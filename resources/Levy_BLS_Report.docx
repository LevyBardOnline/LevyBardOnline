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drawings/drawing1.xml" ContentType="application/vnd.openxmlformats-officedocument.drawingml.chartshapes+xml"/>
  <Override PartName="/word/footer2.xml" ContentType="application/vnd.openxmlformats-officedocument.wordprocessingml.footer+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36.xml" ContentType="application/vnd.openxmlformats-officedocument.drawingml.chart+xml"/>
  <Override PartName="/word/charts/chart37.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AF4D3D" w14:textId="5BF9FC24" w:rsidR="00EA027A" w:rsidRDefault="00EA027A" w:rsidP="00EA027A">
      <w:pPr>
        <w:pStyle w:val="Title"/>
      </w:pPr>
      <w:r>
        <w:t xml:space="preserve">Integrating </w:t>
      </w:r>
      <w:r w:rsidR="00A0551C">
        <w:t xml:space="preserve">Nonmarket Consumption into the </w:t>
      </w:r>
      <w:r w:rsidR="00E354D4">
        <w:t xml:space="preserve">BLS </w:t>
      </w:r>
      <w:r>
        <w:t>Consumer Expenditure Survey</w:t>
      </w:r>
    </w:p>
    <w:p w14:paraId="1C785842" w14:textId="77777777" w:rsidR="00EA027A" w:rsidRPr="00EA027A" w:rsidRDefault="00EA027A" w:rsidP="00EA027A"/>
    <w:p w14:paraId="28ECFE68" w14:textId="164F478C" w:rsidR="00EA027A" w:rsidRPr="001B5934" w:rsidRDefault="00EA027A" w:rsidP="00EA027A">
      <w:pPr>
        <w:pStyle w:val="Subtitle"/>
        <w:rPr>
          <w:sz w:val="28"/>
        </w:rPr>
      </w:pPr>
      <w:r w:rsidRPr="001B5934">
        <w:rPr>
          <w:sz w:val="28"/>
        </w:rPr>
        <w:t>Ajit Zacharias, Fernando Rios-Avila, Nancy Folbre</w:t>
      </w:r>
      <w:r w:rsidR="00CA06C1">
        <w:rPr>
          <w:sz w:val="28"/>
        </w:rPr>
        <w:t>,</w:t>
      </w:r>
      <w:r w:rsidRPr="001B5934">
        <w:rPr>
          <w:sz w:val="28"/>
        </w:rPr>
        <w:t xml:space="preserve"> and Thomas Masterson</w:t>
      </w:r>
    </w:p>
    <w:p w14:paraId="61FFB169" w14:textId="706E6A01" w:rsidR="002346BE" w:rsidRDefault="00EA027A" w:rsidP="00EA027A">
      <w:r>
        <w:t xml:space="preserve">A report for the </w:t>
      </w:r>
      <w:r w:rsidR="0019121A">
        <w:t>Bureau of Labor Statistics, US Department of Labor</w:t>
      </w:r>
    </w:p>
    <w:p w14:paraId="46F0B71E" w14:textId="2C12A2E3" w:rsidR="0019121A" w:rsidRDefault="002346BE" w:rsidP="00EA027A">
      <w:r>
        <w:t>P</w:t>
      </w:r>
      <w:r w:rsidR="0019121A">
        <w:t>repared by the Levy Economics Institute of Bard College</w:t>
      </w:r>
      <w:r w:rsidR="001B5934">
        <w:t xml:space="preserve"> (Order No. 1605C5-21-P-00021)</w:t>
      </w:r>
    </w:p>
    <w:p w14:paraId="536DA748" w14:textId="515A0BC7" w:rsidR="00222D44" w:rsidRDefault="004316F6" w:rsidP="00EA027A">
      <w:del w:id="0" w:author="Ajit Zacharias" w:date="2024-02-05T16:37:00Z">
        <w:r w:rsidDel="00624808">
          <w:delText>September</w:delText>
        </w:r>
        <w:r w:rsidR="002A353E" w:rsidDel="00624808">
          <w:delText xml:space="preserve"> </w:delText>
        </w:r>
        <w:r w:rsidR="00486B35" w:rsidDel="00624808">
          <w:delText>1</w:delText>
        </w:r>
        <w:r w:rsidDel="00624808">
          <w:delText>3</w:delText>
        </w:r>
      </w:del>
      <w:ins w:id="1" w:author="Ajit Zacharias" w:date="2024-02-05T16:37:00Z">
        <w:r w:rsidR="00624808">
          <w:t>February 6</w:t>
        </w:r>
      </w:ins>
      <w:r w:rsidR="0019121A">
        <w:t>, 202</w:t>
      </w:r>
      <w:ins w:id="2" w:author="Ajit Zacharias" w:date="2024-02-05T16:37:00Z">
        <w:r w:rsidR="00624808">
          <w:t>4</w:t>
        </w:r>
      </w:ins>
      <w:del w:id="3" w:author="Ajit Zacharias" w:date="2024-02-05T16:37:00Z">
        <w:r w:rsidR="0019121A" w:rsidDel="00624808">
          <w:delText>3</w:delText>
        </w:r>
      </w:del>
      <w:r w:rsidR="001B5934">
        <w:t xml:space="preserve"> </w:t>
      </w:r>
      <w:r w:rsidR="00E354D4">
        <w:t>(</w:t>
      </w:r>
      <w:r w:rsidR="00973890">
        <w:t>revised draft</w:t>
      </w:r>
      <w:r w:rsidR="00E354D4">
        <w:t>)</w:t>
      </w:r>
    </w:p>
    <w:p w14:paraId="67BDD575" w14:textId="5B5728EA" w:rsidR="00EA027A" w:rsidRDefault="00222D44" w:rsidP="00EA027A">
      <w:pPr>
        <w:rPr>
          <w:color w:val="2F5496" w:themeColor="accent1" w:themeShade="BF"/>
          <w:sz w:val="32"/>
          <w:szCs w:val="32"/>
        </w:rPr>
      </w:pPr>
      <w:r>
        <w:t>Corresponding author: Ajit Zacharias (zacharia@levy.org)</w:t>
      </w:r>
    </w:p>
    <w:sdt>
      <w:sdtPr>
        <w:rPr>
          <w:rFonts w:ascii="Times New Roman" w:eastAsiaTheme="minorHAnsi" w:hAnsi="Times New Roman" w:cstheme="minorBidi"/>
          <w:color w:val="auto"/>
          <w:sz w:val="22"/>
          <w:szCs w:val="22"/>
        </w:rPr>
        <w:id w:val="1795866095"/>
        <w:docPartObj>
          <w:docPartGallery w:val="Table of Contents"/>
          <w:docPartUnique/>
        </w:docPartObj>
      </w:sdtPr>
      <w:sdtEndPr>
        <w:rPr>
          <w:b/>
          <w:bCs/>
          <w:noProof/>
        </w:rPr>
      </w:sdtEndPr>
      <w:sdtContent>
        <w:p w14:paraId="1A46D7E6" w14:textId="77777777" w:rsidR="00995F53" w:rsidRDefault="00995F53">
          <w:pPr>
            <w:pStyle w:val="TOCHeading"/>
            <w:sectPr w:rsidR="00995F53" w:rsidSect="00BC08F7">
              <w:footerReference w:type="default" r:id="rId8"/>
              <w:pgSz w:w="12240" w:h="15840"/>
              <w:pgMar w:top="1440" w:right="1440" w:bottom="1440" w:left="1440" w:header="720" w:footer="720" w:gutter="0"/>
              <w:cols w:space="720"/>
              <w:titlePg/>
              <w:docGrid w:linePitch="360"/>
            </w:sectPr>
          </w:pPr>
        </w:p>
        <w:p w14:paraId="2076DCEA" w14:textId="3666A14D" w:rsidR="007D2594" w:rsidRDefault="007D2594">
          <w:pPr>
            <w:pStyle w:val="TOCHeading"/>
          </w:pPr>
          <w:r>
            <w:lastRenderedPageBreak/>
            <w:t>Contents</w:t>
          </w:r>
        </w:p>
        <w:p w14:paraId="6E41DCCA" w14:textId="4B881D8D" w:rsidR="00D50335" w:rsidRDefault="007D2594">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158095487" w:history="1">
            <w:r w:rsidR="00D50335" w:rsidRPr="00BD60FB">
              <w:rPr>
                <w:rStyle w:val="Hyperlink"/>
                <w:noProof/>
              </w:rPr>
              <w:t>List of Tables</w:t>
            </w:r>
            <w:r w:rsidR="00D50335">
              <w:rPr>
                <w:noProof/>
                <w:webHidden/>
              </w:rPr>
              <w:tab/>
            </w:r>
            <w:r w:rsidR="00D50335">
              <w:rPr>
                <w:noProof/>
                <w:webHidden/>
              </w:rPr>
              <w:fldChar w:fldCharType="begin"/>
            </w:r>
            <w:r w:rsidR="00D50335">
              <w:rPr>
                <w:noProof/>
                <w:webHidden/>
              </w:rPr>
              <w:instrText xml:space="preserve"> PAGEREF _Toc158095487 \h </w:instrText>
            </w:r>
            <w:r w:rsidR="00D50335">
              <w:rPr>
                <w:noProof/>
                <w:webHidden/>
              </w:rPr>
            </w:r>
            <w:r w:rsidR="00D50335">
              <w:rPr>
                <w:noProof/>
                <w:webHidden/>
              </w:rPr>
              <w:fldChar w:fldCharType="separate"/>
            </w:r>
            <w:r w:rsidR="00D50335">
              <w:rPr>
                <w:noProof/>
                <w:webHidden/>
              </w:rPr>
              <w:t>4</w:t>
            </w:r>
            <w:r w:rsidR="00D50335">
              <w:rPr>
                <w:noProof/>
                <w:webHidden/>
              </w:rPr>
              <w:fldChar w:fldCharType="end"/>
            </w:r>
          </w:hyperlink>
        </w:p>
        <w:p w14:paraId="6FC0146F" w14:textId="7987779B" w:rsidR="00D50335" w:rsidRDefault="007818CA">
          <w:pPr>
            <w:pStyle w:val="TOC1"/>
            <w:tabs>
              <w:tab w:val="right" w:leader="dot" w:pos="9350"/>
            </w:tabs>
            <w:rPr>
              <w:rFonts w:asciiTheme="minorHAnsi" w:eastAsiaTheme="minorEastAsia" w:hAnsiTheme="minorHAnsi"/>
              <w:noProof/>
            </w:rPr>
          </w:pPr>
          <w:hyperlink w:anchor="_Toc158095488" w:history="1">
            <w:r w:rsidR="00D50335" w:rsidRPr="00BD60FB">
              <w:rPr>
                <w:rStyle w:val="Hyperlink"/>
                <w:noProof/>
              </w:rPr>
              <w:t>List of Figures</w:t>
            </w:r>
            <w:r w:rsidR="00D50335">
              <w:rPr>
                <w:noProof/>
                <w:webHidden/>
              </w:rPr>
              <w:tab/>
            </w:r>
            <w:r w:rsidR="00D50335">
              <w:rPr>
                <w:noProof/>
                <w:webHidden/>
              </w:rPr>
              <w:fldChar w:fldCharType="begin"/>
            </w:r>
            <w:r w:rsidR="00D50335">
              <w:rPr>
                <w:noProof/>
                <w:webHidden/>
              </w:rPr>
              <w:instrText xml:space="preserve"> PAGEREF _Toc158095488 \h </w:instrText>
            </w:r>
            <w:r w:rsidR="00D50335">
              <w:rPr>
                <w:noProof/>
                <w:webHidden/>
              </w:rPr>
            </w:r>
            <w:r w:rsidR="00D50335">
              <w:rPr>
                <w:noProof/>
                <w:webHidden/>
              </w:rPr>
              <w:fldChar w:fldCharType="separate"/>
            </w:r>
            <w:r w:rsidR="00D50335">
              <w:rPr>
                <w:noProof/>
                <w:webHidden/>
              </w:rPr>
              <w:t>6</w:t>
            </w:r>
            <w:r w:rsidR="00D50335">
              <w:rPr>
                <w:noProof/>
                <w:webHidden/>
              </w:rPr>
              <w:fldChar w:fldCharType="end"/>
            </w:r>
          </w:hyperlink>
        </w:p>
        <w:p w14:paraId="36DCEB9F" w14:textId="529306DB" w:rsidR="00D50335" w:rsidRDefault="007818CA">
          <w:pPr>
            <w:pStyle w:val="TOC1"/>
            <w:tabs>
              <w:tab w:val="right" w:leader="dot" w:pos="9350"/>
            </w:tabs>
            <w:rPr>
              <w:rFonts w:asciiTheme="minorHAnsi" w:eastAsiaTheme="minorEastAsia" w:hAnsiTheme="minorHAnsi"/>
              <w:noProof/>
            </w:rPr>
          </w:pPr>
          <w:hyperlink w:anchor="_Toc158095489" w:history="1">
            <w:r w:rsidR="00D50335" w:rsidRPr="00BD60FB">
              <w:rPr>
                <w:rStyle w:val="Hyperlink"/>
                <w:noProof/>
              </w:rPr>
              <w:t>Executive Summary</w:t>
            </w:r>
            <w:r w:rsidR="00D50335">
              <w:rPr>
                <w:noProof/>
                <w:webHidden/>
              </w:rPr>
              <w:tab/>
            </w:r>
            <w:r w:rsidR="00D50335">
              <w:rPr>
                <w:noProof/>
                <w:webHidden/>
              </w:rPr>
              <w:fldChar w:fldCharType="begin"/>
            </w:r>
            <w:r w:rsidR="00D50335">
              <w:rPr>
                <w:noProof/>
                <w:webHidden/>
              </w:rPr>
              <w:instrText xml:space="preserve"> PAGEREF _Toc158095489 \h </w:instrText>
            </w:r>
            <w:r w:rsidR="00D50335">
              <w:rPr>
                <w:noProof/>
                <w:webHidden/>
              </w:rPr>
            </w:r>
            <w:r w:rsidR="00D50335">
              <w:rPr>
                <w:noProof/>
                <w:webHidden/>
              </w:rPr>
              <w:fldChar w:fldCharType="separate"/>
            </w:r>
            <w:r w:rsidR="00D50335">
              <w:rPr>
                <w:noProof/>
                <w:webHidden/>
              </w:rPr>
              <w:t>8</w:t>
            </w:r>
            <w:r w:rsidR="00D50335">
              <w:rPr>
                <w:noProof/>
                <w:webHidden/>
              </w:rPr>
              <w:fldChar w:fldCharType="end"/>
            </w:r>
          </w:hyperlink>
        </w:p>
        <w:p w14:paraId="544811FF" w14:textId="343A19F9" w:rsidR="00D50335" w:rsidRDefault="007818CA">
          <w:pPr>
            <w:pStyle w:val="TOC1"/>
            <w:tabs>
              <w:tab w:val="left" w:pos="440"/>
              <w:tab w:val="right" w:leader="dot" w:pos="9350"/>
            </w:tabs>
            <w:rPr>
              <w:rFonts w:asciiTheme="minorHAnsi" w:eastAsiaTheme="minorEastAsia" w:hAnsiTheme="minorHAnsi"/>
              <w:noProof/>
            </w:rPr>
          </w:pPr>
          <w:hyperlink w:anchor="_Toc158095490" w:history="1">
            <w:r w:rsidR="00D50335" w:rsidRPr="00BD60FB">
              <w:rPr>
                <w:rStyle w:val="Hyperlink"/>
                <w:noProof/>
              </w:rPr>
              <w:t>1</w:t>
            </w:r>
            <w:r w:rsidR="00D50335">
              <w:rPr>
                <w:rFonts w:asciiTheme="minorHAnsi" w:eastAsiaTheme="minorEastAsia" w:hAnsiTheme="minorHAnsi"/>
                <w:noProof/>
              </w:rPr>
              <w:tab/>
            </w:r>
            <w:r w:rsidR="00D50335" w:rsidRPr="00BD60FB">
              <w:rPr>
                <w:rStyle w:val="Hyperlink"/>
                <w:noProof/>
              </w:rPr>
              <w:t>Introduction</w:t>
            </w:r>
            <w:r w:rsidR="00D50335">
              <w:rPr>
                <w:noProof/>
                <w:webHidden/>
              </w:rPr>
              <w:tab/>
            </w:r>
            <w:r w:rsidR="00D50335">
              <w:rPr>
                <w:noProof/>
                <w:webHidden/>
              </w:rPr>
              <w:fldChar w:fldCharType="begin"/>
            </w:r>
            <w:r w:rsidR="00D50335">
              <w:rPr>
                <w:noProof/>
                <w:webHidden/>
              </w:rPr>
              <w:instrText xml:space="preserve"> PAGEREF _Toc158095490 \h </w:instrText>
            </w:r>
            <w:r w:rsidR="00D50335">
              <w:rPr>
                <w:noProof/>
                <w:webHidden/>
              </w:rPr>
            </w:r>
            <w:r w:rsidR="00D50335">
              <w:rPr>
                <w:noProof/>
                <w:webHidden/>
              </w:rPr>
              <w:fldChar w:fldCharType="separate"/>
            </w:r>
            <w:r w:rsidR="00D50335">
              <w:rPr>
                <w:noProof/>
                <w:webHidden/>
              </w:rPr>
              <w:t>8</w:t>
            </w:r>
            <w:r w:rsidR="00D50335">
              <w:rPr>
                <w:noProof/>
                <w:webHidden/>
              </w:rPr>
              <w:fldChar w:fldCharType="end"/>
            </w:r>
          </w:hyperlink>
        </w:p>
        <w:p w14:paraId="6BE7384E" w14:textId="209505E6" w:rsidR="00D50335" w:rsidRDefault="007818CA">
          <w:pPr>
            <w:pStyle w:val="TOC1"/>
            <w:tabs>
              <w:tab w:val="left" w:pos="440"/>
              <w:tab w:val="right" w:leader="dot" w:pos="9350"/>
            </w:tabs>
            <w:rPr>
              <w:rFonts w:asciiTheme="minorHAnsi" w:eastAsiaTheme="minorEastAsia" w:hAnsiTheme="minorHAnsi"/>
              <w:noProof/>
            </w:rPr>
          </w:pPr>
          <w:hyperlink w:anchor="_Toc158095491" w:history="1">
            <w:r w:rsidR="00D50335" w:rsidRPr="00BD60FB">
              <w:rPr>
                <w:rStyle w:val="Hyperlink"/>
                <w:noProof/>
              </w:rPr>
              <w:t>2</w:t>
            </w:r>
            <w:r w:rsidR="00D50335">
              <w:rPr>
                <w:rFonts w:asciiTheme="minorHAnsi" w:eastAsiaTheme="minorEastAsia" w:hAnsiTheme="minorHAnsi"/>
                <w:noProof/>
              </w:rPr>
              <w:tab/>
            </w:r>
            <w:r w:rsidR="00D50335" w:rsidRPr="00BD60FB">
              <w:rPr>
                <w:rStyle w:val="Hyperlink"/>
                <w:noProof/>
              </w:rPr>
              <w:t>Scope and Valuation of Household Production</w:t>
            </w:r>
            <w:r w:rsidR="00D50335">
              <w:rPr>
                <w:noProof/>
                <w:webHidden/>
              </w:rPr>
              <w:tab/>
            </w:r>
            <w:r w:rsidR="00D50335">
              <w:rPr>
                <w:noProof/>
                <w:webHidden/>
              </w:rPr>
              <w:fldChar w:fldCharType="begin"/>
            </w:r>
            <w:r w:rsidR="00D50335">
              <w:rPr>
                <w:noProof/>
                <w:webHidden/>
              </w:rPr>
              <w:instrText xml:space="preserve"> PAGEREF _Toc158095491 \h </w:instrText>
            </w:r>
            <w:r w:rsidR="00D50335">
              <w:rPr>
                <w:noProof/>
                <w:webHidden/>
              </w:rPr>
            </w:r>
            <w:r w:rsidR="00D50335">
              <w:rPr>
                <w:noProof/>
                <w:webHidden/>
              </w:rPr>
              <w:fldChar w:fldCharType="separate"/>
            </w:r>
            <w:r w:rsidR="00D50335">
              <w:rPr>
                <w:noProof/>
                <w:webHidden/>
              </w:rPr>
              <w:t>11</w:t>
            </w:r>
            <w:r w:rsidR="00D50335">
              <w:rPr>
                <w:noProof/>
                <w:webHidden/>
              </w:rPr>
              <w:fldChar w:fldCharType="end"/>
            </w:r>
          </w:hyperlink>
        </w:p>
        <w:p w14:paraId="2067EBEB" w14:textId="2F617658" w:rsidR="00D50335" w:rsidRDefault="007818CA">
          <w:pPr>
            <w:pStyle w:val="TOC2"/>
            <w:tabs>
              <w:tab w:val="left" w:pos="880"/>
              <w:tab w:val="right" w:leader="dot" w:pos="9350"/>
            </w:tabs>
            <w:rPr>
              <w:rFonts w:asciiTheme="minorHAnsi" w:eastAsiaTheme="minorEastAsia" w:hAnsiTheme="minorHAnsi"/>
              <w:noProof/>
            </w:rPr>
          </w:pPr>
          <w:hyperlink w:anchor="_Toc158095492" w:history="1">
            <w:r w:rsidR="00D50335" w:rsidRPr="00BD60FB">
              <w:rPr>
                <w:rStyle w:val="Hyperlink"/>
                <w:noProof/>
              </w:rPr>
              <w:t>2.1</w:t>
            </w:r>
            <w:r w:rsidR="00D50335">
              <w:rPr>
                <w:rFonts w:asciiTheme="minorHAnsi" w:eastAsiaTheme="minorEastAsia" w:hAnsiTheme="minorHAnsi"/>
                <w:noProof/>
              </w:rPr>
              <w:tab/>
            </w:r>
            <w:r w:rsidR="00D50335" w:rsidRPr="00BD60FB">
              <w:rPr>
                <w:rStyle w:val="Hyperlink"/>
                <w:noProof/>
              </w:rPr>
              <w:t>Introduction</w:t>
            </w:r>
            <w:r w:rsidR="00D50335">
              <w:rPr>
                <w:noProof/>
                <w:webHidden/>
              </w:rPr>
              <w:tab/>
            </w:r>
            <w:r w:rsidR="00D50335">
              <w:rPr>
                <w:noProof/>
                <w:webHidden/>
              </w:rPr>
              <w:fldChar w:fldCharType="begin"/>
            </w:r>
            <w:r w:rsidR="00D50335">
              <w:rPr>
                <w:noProof/>
                <w:webHidden/>
              </w:rPr>
              <w:instrText xml:space="preserve"> PAGEREF _Toc158095492 \h </w:instrText>
            </w:r>
            <w:r w:rsidR="00D50335">
              <w:rPr>
                <w:noProof/>
                <w:webHidden/>
              </w:rPr>
            </w:r>
            <w:r w:rsidR="00D50335">
              <w:rPr>
                <w:noProof/>
                <w:webHidden/>
              </w:rPr>
              <w:fldChar w:fldCharType="separate"/>
            </w:r>
            <w:r w:rsidR="00D50335">
              <w:rPr>
                <w:noProof/>
                <w:webHidden/>
              </w:rPr>
              <w:t>11</w:t>
            </w:r>
            <w:r w:rsidR="00D50335">
              <w:rPr>
                <w:noProof/>
                <w:webHidden/>
              </w:rPr>
              <w:fldChar w:fldCharType="end"/>
            </w:r>
          </w:hyperlink>
        </w:p>
        <w:p w14:paraId="4DD25948" w14:textId="7EEBDA96" w:rsidR="00D50335" w:rsidRDefault="007818CA">
          <w:pPr>
            <w:pStyle w:val="TOC2"/>
            <w:tabs>
              <w:tab w:val="left" w:pos="880"/>
              <w:tab w:val="right" w:leader="dot" w:pos="9350"/>
            </w:tabs>
            <w:rPr>
              <w:rFonts w:asciiTheme="minorHAnsi" w:eastAsiaTheme="minorEastAsia" w:hAnsiTheme="minorHAnsi"/>
              <w:noProof/>
            </w:rPr>
          </w:pPr>
          <w:hyperlink w:anchor="_Toc158095493" w:history="1">
            <w:r w:rsidR="00D50335" w:rsidRPr="00BD60FB">
              <w:rPr>
                <w:rStyle w:val="Hyperlink"/>
                <w:noProof/>
              </w:rPr>
              <w:t>2.2</w:t>
            </w:r>
            <w:r w:rsidR="00D50335">
              <w:rPr>
                <w:rFonts w:asciiTheme="minorHAnsi" w:eastAsiaTheme="minorEastAsia" w:hAnsiTheme="minorHAnsi"/>
                <w:noProof/>
              </w:rPr>
              <w:tab/>
            </w:r>
            <w:r w:rsidR="00D50335" w:rsidRPr="00BD60FB">
              <w:rPr>
                <w:rStyle w:val="Hyperlink"/>
                <w:noProof/>
              </w:rPr>
              <w:t>Definitions</w:t>
            </w:r>
            <w:r w:rsidR="00D50335">
              <w:rPr>
                <w:noProof/>
                <w:webHidden/>
              </w:rPr>
              <w:tab/>
            </w:r>
            <w:r w:rsidR="00D50335">
              <w:rPr>
                <w:noProof/>
                <w:webHidden/>
              </w:rPr>
              <w:fldChar w:fldCharType="begin"/>
            </w:r>
            <w:r w:rsidR="00D50335">
              <w:rPr>
                <w:noProof/>
                <w:webHidden/>
              </w:rPr>
              <w:instrText xml:space="preserve"> PAGEREF _Toc158095493 \h </w:instrText>
            </w:r>
            <w:r w:rsidR="00D50335">
              <w:rPr>
                <w:noProof/>
                <w:webHidden/>
              </w:rPr>
            </w:r>
            <w:r w:rsidR="00D50335">
              <w:rPr>
                <w:noProof/>
                <w:webHidden/>
              </w:rPr>
              <w:fldChar w:fldCharType="separate"/>
            </w:r>
            <w:r w:rsidR="00D50335">
              <w:rPr>
                <w:noProof/>
                <w:webHidden/>
              </w:rPr>
              <w:t>11</w:t>
            </w:r>
            <w:r w:rsidR="00D50335">
              <w:rPr>
                <w:noProof/>
                <w:webHidden/>
              </w:rPr>
              <w:fldChar w:fldCharType="end"/>
            </w:r>
          </w:hyperlink>
        </w:p>
        <w:p w14:paraId="19B800DE" w14:textId="75A5F3F0" w:rsidR="00D50335" w:rsidRDefault="007818CA">
          <w:pPr>
            <w:pStyle w:val="TOC2"/>
            <w:tabs>
              <w:tab w:val="left" w:pos="880"/>
              <w:tab w:val="right" w:leader="dot" w:pos="9350"/>
            </w:tabs>
            <w:rPr>
              <w:rFonts w:asciiTheme="minorHAnsi" w:eastAsiaTheme="minorEastAsia" w:hAnsiTheme="minorHAnsi"/>
              <w:noProof/>
            </w:rPr>
          </w:pPr>
          <w:hyperlink w:anchor="_Toc158095494" w:history="1">
            <w:r w:rsidR="00D50335" w:rsidRPr="00BD60FB">
              <w:rPr>
                <w:rStyle w:val="Hyperlink"/>
                <w:noProof/>
              </w:rPr>
              <w:t>2.3</w:t>
            </w:r>
            <w:r w:rsidR="00D50335">
              <w:rPr>
                <w:rFonts w:asciiTheme="minorHAnsi" w:eastAsiaTheme="minorEastAsia" w:hAnsiTheme="minorHAnsi"/>
                <w:noProof/>
              </w:rPr>
              <w:tab/>
            </w:r>
            <w:r w:rsidR="00D50335" w:rsidRPr="00BD60FB">
              <w:rPr>
                <w:rStyle w:val="Hyperlink"/>
                <w:noProof/>
              </w:rPr>
              <w:t>Valuation</w:t>
            </w:r>
            <w:r w:rsidR="00D50335">
              <w:rPr>
                <w:noProof/>
                <w:webHidden/>
              </w:rPr>
              <w:tab/>
            </w:r>
            <w:r w:rsidR="00D50335">
              <w:rPr>
                <w:noProof/>
                <w:webHidden/>
              </w:rPr>
              <w:fldChar w:fldCharType="begin"/>
            </w:r>
            <w:r w:rsidR="00D50335">
              <w:rPr>
                <w:noProof/>
                <w:webHidden/>
              </w:rPr>
              <w:instrText xml:space="preserve"> PAGEREF _Toc158095494 \h </w:instrText>
            </w:r>
            <w:r w:rsidR="00D50335">
              <w:rPr>
                <w:noProof/>
                <w:webHidden/>
              </w:rPr>
            </w:r>
            <w:r w:rsidR="00D50335">
              <w:rPr>
                <w:noProof/>
                <w:webHidden/>
              </w:rPr>
              <w:fldChar w:fldCharType="separate"/>
            </w:r>
            <w:r w:rsidR="00D50335">
              <w:rPr>
                <w:noProof/>
                <w:webHidden/>
              </w:rPr>
              <w:t>15</w:t>
            </w:r>
            <w:r w:rsidR="00D50335">
              <w:rPr>
                <w:noProof/>
                <w:webHidden/>
              </w:rPr>
              <w:fldChar w:fldCharType="end"/>
            </w:r>
          </w:hyperlink>
        </w:p>
        <w:p w14:paraId="4305F2BB" w14:textId="4FF0823A" w:rsidR="00D50335" w:rsidRDefault="007818CA">
          <w:pPr>
            <w:pStyle w:val="TOC2"/>
            <w:tabs>
              <w:tab w:val="left" w:pos="880"/>
              <w:tab w:val="right" w:leader="dot" w:pos="9350"/>
            </w:tabs>
            <w:rPr>
              <w:rFonts w:asciiTheme="minorHAnsi" w:eastAsiaTheme="minorEastAsia" w:hAnsiTheme="minorHAnsi"/>
              <w:noProof/>
            </w:rPr>
          </w:pPr>
          <w:hyperlink w:anchor="_Toc158095495" w:history="1">
            <w:r w:rsidR="00D50335" w:rsidRPr="00BD60FB">
              <w:rPr>
                <w:rStyle w:val="Hyperlink"/>
                <w:noProof/>
              </w:rPr>
              <w:t>2.4</w:t>
            </w:r>
            <w:r w:rsidR="00D50335">
              <w:rPr>
                <w:rFonts w:asciiTheme="minorHAnsi" w:eastAsiaTheme="minorEastAsia" w:hAnsiTheme="minorHAnsi"/>
                <w:noProof/>
              </w:rPr>
              <w:tab/>
            </w:r>
            <w:r w:rsidR="00D50335" w:rsidRPr="00BD60FB">
              <w:rPr>
                <w:rStyle w:val="Hyperlink"/>
                <w:noProof/>
              </w:rPr>
              <w:t>Conclusion</w:t>
            </w:r>
            <w:r w:rsidR="00D50335">
              <w:rPr>
                <w:noProof/>
                <w:webHidden/>
              </w:rPr>
              <w:tab/>
            </w:r>
            <w:r w:rsidR="00D50335">
              <w:rPr>
                <w:noProof/>
                <w:webHidden/>
              </w:rPr>
              <w:fldChar w:fldCharType="begin"/>
            </w:r>
            <w:r w:rsidR="00D50335">
              <w:rPr>
                <w:noProof/>
                <w:webHidden/>
              </w:rPr>
              <w:instrText xml:space="preserve"> PAGEREF _Toc158095495 \h </w:instrText>
            </w:r>
            <w:r w:rsidR="00D50335">
              <w:rPr>
                <w:noProof/>
                <w:webHidden/>
              </w:rPr>
            </w:r>
            <w:r w:rsidR="00D50335">
              <w:rPr>
                <w:noProof/>
                <w:webHidden/>
              </w:rPr>
              <w:fldChar w:fldCharType="separate"/>
            </w:r>
            <w:r w:rsidR="00D50335">
              <w:rPr>
                <w:noProof/>
                <w:webHidden/>
              </w:rPr>
              <w:t>22</w:t>
            </w:r>
            <w:r w:rsidR="00D50335">
              <w:rPr>
                <w:noProof/>
                <w:webHidden/>
              </w:rPr>
              <w:fldChar w:fldCharType="end"/>
            </w:r>
          </w:hyperlink>
        </w:p>
        <w:p w14:paraId="563DBE9B" w14:textId="75D17FEB" w:rsidR="00D50335" w:rsidRDefault="007818CA">
          <w:pPr>
            <w:pStyle w:val="TOC1"/>
            <w:tabs>
              <w:tab w:val="left" w:pos="440"/>
              <w:tab w:val="right" w:leader="dot" w:pos="9350"/>
            </w:tabs>
            <w:rPr>
              <w:rFonts w:asciiTheme="minorHAnsi" w:eastAsiaTheme="minorEastAsia" w:hAnsiTheme="minorHAnsi"/>
              <w:noProof/>
            </w:rPr>
          </w:pPr>
          <w:hyperlink w:anchor="_Toc158095496" w:history="1">
            <w:r w:rsidR="00D50335" w:rsidRPr="00BD60FB">
              <w:rPr>
                <w:rStyle w:val="Hyperlink"/>
                <w:noProof/>
              </w:rPr>
              <w:t>3</w:t>
            </w:r>
            <w:r w:rsidR="00D50335">
              <w:rPr>
                <w:rFonts w:asciiTheme="minorHAnsi" w:eastAsiaTheme="minorEastAsia" w:hAnsiTheme="minorHAnsi"/>
                <w:noProof/>
              </w:rPr>
              <w:tab/>
            </w:r>
            <w:r w:rsidR="00D50335" w:rsidRPr="00BD60FB">
              <w:rPr>
                <w:rStyle w:val="Hyperlink"/>
                <w:noProof/>
              </w:rPr>
              <w:t>Imputing Home Production by Members of the Consumer Unit</w:t>
            </w:r>
            <w:r w:rsidR="00D50335">
              <w:rPr>
                <w:noProof/>
                <w:webHidden/>
              </w:rPr>
              <w:tab/>
            </w:r>
            <w:r w:rsidR="00D50335">
              <w:rPr>
                <w:noProof/>
                <w:webHidden/>
              </w:rPr>
              <w:fldChar w:fldCharType="begin"/>
            </w:r>
            <w:r w:rsidR="00D50335">
              <w:rPr>
                <w:noProof/>
                <w:webHidden/>
              </w:rPr>
              <w:instrText xml:space="preserve"> PAGEREF _Toc158095496 \h </w:instrText>
            </w:r>
            <w:r w:rsidR="00D50335">
              <w:rPr>
                <w:noProof/>
                <w:webHidden/>
              </w:rPr>
            </w:r>
            <w:r w:rsidR="00D50335">
              <w:rPr>
                <w:noProof/>
                <w:webHidden/>
              </w:rPr>
              <w:fldChar w:fldCharType="separate"/>
            </w:r>
            <w:r w:rsidR="00D50335">
              <w:rPr>
                <w:noProof/>
                <w:webHidden/>
              </w:rPr>
              <w:t>23</w:t>
            </w:r>
            <w:r w:rsidR="00D50335">
              <w:rPr>
                <w:noProof/>
                <w:webHidden/>
              </w:rPr>
              <w:fldChar w:fldCharType="end"/>
            </w:r>
          </w:hyperlink>
        </w:p>
        <w:p w14:paraId="19C635E0" w14:textId="6EC83B61" w:rsidR="00D50335" w:rsidRDefault="007818CA">
          <w:pPr>
            <w:pStyle w:val="TOC2"/>
            <w:tabs>
              <w:tab w:val="left" w:pos="880"/>
              <w:tab w:val="right" w:leader="dot" w:pos="9350"/>
            </w:tabs>
            <w:rPr>
              <w:rFonts w:asciiTheme="minorHAnsi" w:eastAsiaTheme="minorEastAsia" w:hAnsiTheme="minorHAnsi"/>
              <w:noProof/>
            </w:rPr>
          </w:pPr>
          <w:hyperlink w:anchor="_Toc158095497" w:history="1">
            <w:r w:rsidR="00D50335" w:rsidRPr="00BD60FB">
              <w:rPr>
                <w:rStyle w:val="Hyperlink"/>
                <w:noProof/>
              </w:rPr>
              <w:t>3.1</w:t>
            </w:r>
            <w:r w:rsidR="00D50335">
              <w:rPr>
                <w:rFonts w:asciiTheme="minorHAnsi" w:eastAsiaTheme="minorEastAsia" w:hAnsiTheme="minorHAnsi"/>
                <w:noProof/>
              </w:rPr>
              <w:tab/>
            </w:r>
            <w:r w:rsidR="00D50335" w:rsidRPr="00BD60FB">
              <w:rPr>
                <w:rStyle w:val="Hyperlink"/>
                <w:noProof/>
              </w:rPr>
              <w:t>Background</w:t>
            </w:r>
            <w:r w:rsidR="00D50335">
              <w:rPr>
                <w:noProof/>
                <w:webHidden/>
              </w:rPr>
              <w:tab/>
            </w:r>
            <w:r w:rsidR="00D50335">
              <w:rPr>
                <w:noProof/>
                <w:webHidden/>
              </w:rPr>
              <w:fldChar w:fldCharType="begin"/>
            </w:r>
            <w:r w:rsidR="00D50335">
              <w:rPr>
                <w:noProof/>
                <w:webHidden/>
              </w:rPr>
              <w:instrText xml:space="preserve"> PAGEREF _Toc158095497 \h </w:instrText>
            </w:r>
            <w:r w:rsidR="00D50335">
              <w:rPr>
                <w:noProof/>
                <w:webHidden/>
              </w:rPr>
            </w:r>
            <w:r w:rsidR="00D50335">
              <w:rPr>
                <w:noProof/>
                <w:webHidden/>
              </w:rPr>
              <w:fldChar w:fldCharType="separate"/>
            </w:r>
            <w:r w:rsidR="00D50335">
              <w:rPr>
                <w:noProof/>
                <w:webHidden/>
              </w:rPr>
              <w:t>23</w:t>
            </w:r>
            <w:r w:rsidR="00D50335">
              <w:rPr>
                <w:noProof/>
                <w:webHidden/>
              </w:rPr>
              <w:fldChar w:fldCharType="end"/>
            </w:r>
          </w:hyperlink>
        </w:p>
        <w:p w14:paraId="640D85A0" w14:textId="106A26BC" w:rsidR="00D50335" w:rsidRDefault="007818CA">
          <w:pPr>
            <w:pStyle w:val="TOC2"/>
            <w:tabs>
              <w:tab w:val="left" w:pos="880"/>
              <w:tab w:val="right" w:leader="dot" w:pos="9350"/>
            </w:tabs>
            <w:rPr>
              <w:rFonts w:asciiTheme="minorHAnsi" w:eastAsiaTheme="minorEastAsia" w:hAnsiTheme="minorHAnsi"/>
              <w:noProof/>
            </w:rPr>
          </w:pPr>
          <w:hyperlink w:anchor="_Toc158095498" w:history="1">
            <w:r w:rsidR="00D50335" w:rsidRPr="00BD60FB">
              <w:rPr>
                <w:rStyle w:val="Hyperlink"/>
                <w:noProof/>
              </w:rPr>
              <w:t>3.2</w:t>
            </w:r>
            <w:r w:rsidR="00D50335">
              <w:rPr>
                <w:rFonts w:asciiTheme="minorHAnsi" w:eastAsiaTheme="minorEastAsia" w:hAnsiTheme="minorHAnsi"/>
                <w:noProof/>
              </w:rPr>
              <w:tab/>
            </w:r>
            <w:r w:rsidR="00D50335" w:rsidRPr="00BD60FB">
              <w:rPr>
                <w:rStyle w:val="Hyperlink"/>
                <w:noProof/>
              </w:rPr>
              <w:t>Imputation methods</w:t>
            </w:r>
            <w:r w:rsidR="00D50335">
              <w:rPr>
                <w:noProof/>
                <w:webHidden/>
              </w:rPr>
              <w:tab/>
            </w:r>
            <w:r w:rsidR="00D50335">
              <w:rPr>
                <w:noProof/>
                <w:webHidden/>
              </w:rPr>
              <w:fldChar w:fldCharType="begin"/>
            </w:r>
            <w:r w:rsidR="00D50335">
              <w:rPr>
                <w:noProof/>
                <w:webHidden/>
              </w:rPr>
              <w:instrText xml:space="preserve"> PAGEREF _Toc158095498 \h </w:instrText>
            </w:r>
            <w:r w:rsidR="00D50335">
              <w:rPr>
                <w:noProof/>
                <w:webHidden/>
              </w:rPr>
            </w:r>
            <w:r w:rsidR="00D50335">
              <w:rPr>
                <w:noProof/>
                <w:webHidden/>
              </w:rPr>
              <w:fldChar w:fldCharType="separate"/>
            </w:r>
            <w:r w:rsidR="00D50335">
              <w:rPr>
                <w:noProof/>
                <w:webHidden/>
              </w:rPr>
              <w:t>27</w:t>
            </w:r>
            <w:r w:rsidR="00D50335">
              <w:rPr>
                <w:noProof/>
                <w:webHidden/>
              </w:rPr>
              <w:fldChar w:fldCharType="end"/>
            </w:r>
          </w:hyperlink>
        </w:p>
        <w:p w14:paraId="75CC2E41" w14:textId="17D7F403" w:rsidR="00D50335" w:rsidRDefault="007818CA">
          <w:pPr>
            <w:pStyle w:val="TOC2"/>
            <w:tabs>
              <w:tab w:val="left" w:pos="880"/>
              <w:tab w:val="right" w:leader="dot" w:pos="9350"/>
            </w:tabs>
            <w:rPr>
              <w:rFonts w:asciiTheme="minorHAnsi" w:eastAsiaTheme="minorEastAsia" w:hAnsiTheme="minorHAnsi"/>
              <w:noProof/>
            </w:rPr>
          </w:pPr>
          <w:hyperlink w:anchor="_Toc158095499" w:history="1">
            <w:r w:rsidR="00D50335" w:rsidRPr="00BD60FB">
              <w:rPr>
                <w:rStyle w:val="Hyperlink"/>
                <w:noProof/>
              </w:rPr>
              <w:t>3.3</w:t>
            </w:r>
            <w:r w:rsidR="00D50335">
              <w:rPr>
                <w:rFonts w:asciiTheme="minorHAnsi" w:eastAsiaTheme="minorEastAsia" w:hAnsiTheme="minorHAnsi"/>
                <w:noProof/>
              </w:rPr>
              <w:tab/>
            </w:r>
            <w:r w:rsidR="00D50335" w:rsidRPr="00BD60FB">
              <w:rPr>
                <w:rStyle w:val="Hyperlink"/>
                <w:noProof/>
              </w:rPr>
              <w:t>Imputation results</w:t>
            </w:r>
            <w:r w:rsidR="00D50335">
              <w:rPr>
                <w:noProof/>
                <w:webHidden/>
              </w:rPr>
              <w:tab/>
            </w:r>
            <w:r w:rsidR="00D50335">
              <w:rPr>
                <w:noProof/>
                <w:webHidden/>
              </w:rPr>
              <w:fldChar w:fldCharType="begin"/>
            </w:r>
            <w:r w:rsidR="00D50335">
              <w:rPr>
                <w:noProof/>
                <w:webHidden/>
              </w:rPr>
              <w:instrText xml:space="preserve"> PAGEREF _Toc158095499 \h </w:instrText>
            </w:r>
            <w:r w:rsidR="00D50335">
              <w:rPr>
                <w:noProof/>
                <w:webHidden/>
              </w:rPr>
            </w:r>
            <w:r w:rsidR="00D50335">
              <w:rPr>
                <w:noProof/>
                <w:webHidden/>
              </w:rPr>
              <w:fldChar w:fldCharType="separate"/>
            </w:r>
            <w:r w:rsidR="00D50335">
              <w:rPr>
                <w:noProof/>
                <w:webHidden/>
              </w:rPr>
              <w:t>31</w:t>
            </w:r>
            <w:r w:rsidR="00D50335">
              <w:rPr>
                <w:noProof/>
                <w:webHidden/>
              </w:rPr>
              <w:fldChar w:fldCharType="end"/>
            </w:r>
          </w:hyperlink>
        </w:p>
        <w:p w14:paraId="3517595E" w14:textId="23A378FB" w:rsidR="00D50335" w:rsidRDefault="007818CA">
          <w:pPr>
            <w:pStyle w:val="TOC3"/>
            <w:tabs>
              <w:tab w:val="left" w:pos="1320"/>
              <w:tab w:val="right" w:leader="dot" w:pos="9350"/>
            </w:tabs>
            <w:rPr>
              <w:rFonts w:asciiTheme="minorHAnsi" w:eastAsiaTheme="minorEastAsia" w:hAnsiTheme="minorHAnsi"/>
              <w:noProof/>
            </w:rPr>
          </w:pPr>
          <w:hyperlink w:anchor="_Toc158095500" w:history="1">
            <w:r w:rsidR="00D50335" w:rsidRPr="00BD60FB">
              <w:rPr>
                <w:rStyle w:val="Hyperlink"/>
                <w:noProof/>
              </w:rPr>
              <w:t>3.3.1</w:t>
            </w:r>
            <w:r w:rsidR="00D50335">
              <w:rPr>
                <w:rFonts w:asciiTheme="minorHAnsi" w:eastAsiaTheme="minorEastAsia" w:hAnsiTheme="minorHAnsi"/>
                <w:noProof/>
              </w:rPr>
              <w:tab/>
            </w:r>
            <w:r w:rsidR="00D50335" w:rsidRPr="00BD60FB">
              <w:rPr>
                <w:rStyle w:val="Hyperlink"/>
                <w:noProof/>
              </w:rPr>
              <w:t>Household production for members of own household</w:t>
            </w:r>
            <w:r w:rsidR="00D50335">
              <w:rPr>
                <w:noProof/>
                <w:webHidden/>
              </w:rPr>
              <w:tab/>
            </w:r>
            <w:r w:rsidR="00D50335">
              <w:rPr>
                <w:noProof/>
                <w:webHidden/>
              </w:rPr>
              <w:fldChar w:fldCharType="begin"/>
            </w:r>
            <w:r w:rsidR="00D50335">
              <w:rPr>
                <w:noProof/>
                <w:webHidden/>
              </w:rPr>
              <w:instrText xml:space="preserve"> PAGEREF _Toc158095500 \h </w:instrText>
            </w:r>
            <w:r w:rsidR="00D50335">
              <w:rPr>
                <w:noProof/>
                <w:webHidden/>
              </w:rPr>
            </w:r>
            <w:r w:rsidR="00D50335">
              <w:rPr>
                <w:noProof/>
                <w:webHidden/>
              </w:rPr>
              <w:fldChar w:fldCharType="separate"/>
            </w:r>
            <w:r w:rsidR="00D50335">
              <w:rPr>
                <w:noProof/>
                <w:webHidden/>
              </w:rPr>
              <w:t>31</w:t>
            </w:r>
            <w:r w:rsidR="00D50335">
              <w:rPr>
                <w:noProof/>
                <w:webHidden/>
              </w:rPr>
              <w:fldChar w:fldCharType="end"/>
            </w:r>
          </w:hyperlink>
        </w:p>
        <w:p w14:paraId="5BCC3866" w14:textId="680491EB" w:rsidR="00D50335" w:rsidRDefault="007818CA">
          <w:pPr>
            <w:pStyle w:val="TOC2"/>
            <w:tabs>
              <w:tab w:val="left" w:pos="880"/>
              <w:tab w:val="right" w:leader="dot" w:pos="9350"/>
            </w:tabs>
            <w:rPr>
              <w:rFonts w:asciiTheme="minorHAnsi" w:eastAsiaTheme="minorEastAsia" w:hAnsiTheme="minorHAnsi"/>
              <w:noProof/>
            </w:rPr>
          </w:pPr>
          <w:hyperlink w:anchor="_Toc158095501" w:history="1">
            <w:r w:rsidR="00D50335" w:rsidRPr="00BD60FB">
              <w:rPr>
                <w:rStyle w:val="Hyperlink"/>
                <w:noProof/>
              </w:rPr>
              <w:t>3.4</w:t>
            </w:r>
            <w:r w:rsidR="00D50335">
              <w:rPr>
                <w:rFonts w:asciiTheme="minorHAnsi" w:eastAsiaTheme="minorEastAsia" w:hAnsiTheme="minorHAnsi"/>
                <w:noProof/>
              </w:rPr>
              <w:tab/>
            </w:r>
            <w:r w:rsidR="00D50335" w:rsidRPr="00BD60FB">
              <w:rPr>
                <w:rStyle w:val="Hyperlink"/>
                <w:noProof/>
              </w:rPr>
              <w:t>Aggregation to consumer units</w:t>
            </w:r>
            <w:r w:rsidR="00D50335">
              <w:rPr>
                <w:noProof/>
                <w:webHidden/>
              </w:rPr>
              <w:tab/>
            </w:r>
            <w:r w:rsidR="00D50335">
              <w:rPr>
                <w:noProof/>
                <w:webHidden/>
              </w:rPr>
              <w:fldChar w:fldCharType="begin"/>
            </w:r>
            <w:r w:rsidR="00D50335">
              <w:rPr>
                <w:noProof/>
                <w:webHidden/>
              </w:rPr>
              <w:instrText xml:space="preserve"> PAGEREF _Toc158095501 \h </w:instrText>
            </w:r>
            <w:r w:rsidR="00D50335">
              <w:rPr>
                <w:noProof/>
                <w:webHidden/>
              </w:rPr>
            </w:r>
            <w:r w:rsidR="00D50335">
              <w:rPr>
                <w:noProof/>
                <w:webHidden/>
              </w:rPr>
              <w:fldChar w:fldCharType="separate"/>
            </w:r>
            <w:r w:rsidR="00D50335">
              <w:rPr>
                <w:noProof/>
                <w:webHidden/>
              </w:rPr>
              <w:t>66</w:t>
            </w:r>
            <w:r w:rsidR="00D50335">
              <w:rPr>
                <w:noProof/>
                <w:webHidden/>
              </w:rPr>
              <w:fldChar w:fldCharType="end"/>
            </w:r>
          </w:hyperlink>
        </w:p>
        <w:p w14:paraId="449C854F" w14:textId="7A30F60B" w:rsidR="00D50335" w:rsidRDefault="007818CA">
          <w:pPr>
            <w:pStyle w:val="TOC2"/>
            <w:tabs>
              <w:tab w:val="left" w:pos="880"/>
              <w:tab w:val="right" w:leader="dot" w:pos="9350"/>
            </w:tabs>
            <w:rPr>
              <w:rFonts w:asciiTheme="minorHAnsi" w:eastAsiaTheme="minorEastAsia" w:hAnsiTheme="minorHAnsi"/>
              <w:noProof/>
            </w:rPr>
          </w:pPr>
          <w:hyperlink w:anchor="_Toc158095502" w:history="1">
            <w:r w:rsidR="00D50335" w:rsidRPr="00BD60FB">
              <w:rPr>
                <w:rStyle w:val="Hyperlink"/>
                <w:noProof/>
              </w:rPr>
              <w:t>3.5</w:t>
            </w:r>
            <w:r w:rsidR="00D50335">
              <w:rPr>
                <w:rFonts w:asciiTheme="minorHAnsi" w:eastAsiaTheme="minorEastAsia" w:hAnsiTheme="minorHAnsi"/>
                <w:noProof/>
              </w:rPr>
              <w:tab/>
            </w:r>
            <w:r w:rsidR="00D50335" w:rsidRPr="00BD60FB">
              <w:rPr>
                <w:rStyle w:val="Hyperlink"/>
                <w:noProof/>
              </w:rPr>
              <w:t>Conclusion</w:t>
            </w:r>
            <w:r w:rsidR="00D50335">
              <w:rPr>
                <w:noProof/>
                <w:webHidden/>
              </w:rPr>
              <w:tab/>
            </w:r>
            <w:r w:rsidR="00D50335">
              <w:rPr>
                <w:noProof/>
                <w:webHidden/>
              </w:rPr>
              <w:fldChar w:fldCharType="begin"/>
            </w:r>
            <w:r w:rsidR="00D50335">
              <w:rPr>
                <w:noProof/>
                <w:webHidden/>
              </w:rPr>
              <w:instrText xml:space="preserve"> PAGEREF _Toc158095502 \h </w:instrText>
            </w:r>
            <w:r w:rsidR="00D50335">
              <w:rPr>
                <w:noProof/>
                <w:webHidden/>
              </w:rPr>
            </w:r>
            <w:r w:rsidR="00D50335">
              <w:rPr>
                <w:noProof/>
                <w:webHidden/>
              </w:rPr>
              <w:fldChar w:fldCharType="separate"/>
            </w:r>
            <w:r w:rsidR="00D50335">
              <w:rPr>
                <w:noProof/>
                <w:webHidden/>
              </w:rPr>
              <w:t>69</w:t>
            </w:r>
            <w:r w:rsidR="00D50335">
              <w:rPr>
                <w:noProof/>
                <w:webHidden/>
              </w:rPr>
              <w:fldChar w:fldCharType="end"/>
            </w:r>
          </w:hyperlink>
        </w:p>
        <w:p w14:paraId="43B302E3" w14:textId="2F465933" w:rsidR="00D50335" w:rsidRDefault="007818CA">
          <w:pPr>
            <w:pStyle w:val="TOC1"/>
            <w:tabs>
              <w:tab w:val="left" w:pos="440"/>
              <w:tab w:val="right" w:leader="dot" w:pos="9350"/>
            </w:tabs>
            <w:rPr>
              <w:rFonts w:asciiTheme="minorHAnsi" w:eastAsiaTheme="minorEastAsia" w:hAnsiTheme="minorHAnsi"/>
              <w:noProof/>
            </w:rPr>
          </w:pPr>
          <w:hyperlink w:anchor="_Toc158095503" w:history="1">
            <w:r w:rsidR="00D50335" w:rsidRPr="00BD60FB">
              <w:rPr>
                <w:rStyle w:val="Hyperlink"/>
                <w:noProof/>
              </w:rPr>
              <w:t>4</w:t>
            </w:r>
            <w:r w:rsidR="00D50335">
              <w:rPr>
                <w:rFonts w:asciiTheme="minorHAnsi" w:eastAsiaTheme="minorEastAsia" w:hAnsiTheme="minorHAnsi"/>
                <w:noProof/>
              </w:rPr>
              <w:tab/>
            </w:r>
            <w:r w:rsidR="00D50335" w:rsidRPr="00BD60FB">
              <w:rPr>
                <w:rStyle w:val="Hyperlink"/>
                <w:noProof/>
              </w:rPr>
              <w:t>Imputing Care Received</w:t>
            </w:r>
            <w:r w:rsidR="00D50335">
              <w:rPr>
                <w:noProof/>
                <w:webHidden/>
              </w:rPr>
              <w:tab/>
            </w:r>
            <w:r w:rsidR="00D50335">
              <w:rPr>
                <w:noProof/>
                <w:webHidden/>
              </w:rPr>
              <w:fldChar w:fldCharType="begin"/>
            </w:r>
            <w:r w:rsidR="00D50335">
              <w:rPr>
                <w:noProof/>
                <w:webHidden/>
              </w:rPr>
              <w:instrText xml:space="preserve"> PAGEREF _Toc158095503 \h </w:instrText>
            </w:r>
            <w:r w:rsidR="00D50335">
              <w:rPr>
                <w:noProof/>
                <w:webHidden/>
              </w:rPr>
            </w:r>
            <w:r w:rsidR="00D50335">
              <w:rPr>
                <w:noProof/>
                <w:webHidden/>
              </w:rPr>
              <w:fldChar w:fldCharType="separate"/>
            </w:r>
            <w:r w:rsidR="00D50335">
              <w:rPr>
                <w:noProof/>
                <w:webHidden/>
              </w:rPr>
              <w:t>71</w:t>
            </w:r>
            <w:r w:rsidR="00D50335">
              <w:rPr>
                <w:noProof/>
                <w:webHidden/>
              </w:rPr>
              <w:fldChar w:fldCharType="end"/>
            </w:r>
          </w:hyperlink>
        </w:p>
        <w:p w14:paraId="45829A7A" w14:textId="188F41CF" w:rsidR="00D50335" w:rsidRDefault="007818CA">
          <w:pPr>
            <w:pStyle w:val="TOC2"/>
            <w:tabs>
              <w:tab w:val="left" w:pos="880"/>
              <w:tab w:val="right" w:leader="dot" w:pos="9350"/>
            </w:tabs>
            <w:rPr>
              <w:rFonts w:asciiTheme="minorHAnsi" w:eastAsiaTheme="minorEastAsia" w:hAnsiTheme="minorHAnsi"/>
              <w:noProof/>
            </w:rPr>
          </w:pPr>
          <w:hyperlink w:anchor="_Toc158095504" w:history="1">
            <w:r w:rsidR="00D50335" w:rsidRPr="00BD60FB">
              <w:rPr>
                <w:rStyle w:val="Hyperlink"/>
                <w:noProof/>
              </w:rPr>
              <w:t>4.1</w:t>
            </w:r>
            <w:r w:rsidR="00D50335">
              <w:rPr>
                <w:rFonts w:asciiTheme="minorHAnsi" w:eastAsiaTheme="minorEastAsia" w:hAnsiTheme="minorHAnsi"/>
                <w:noProof/>
              </w:rPr>
              <w:tab/>
            </w:r>
            <w:r w:rsidR="00D50335" w:rsidRPr="00BD60FB">
              <w:rPr>
                <w:rStyle w:val="Hyperlink"/>
                <w:noProof/>
              </w:rPr>
              <w:t>Care received by children</w:t>
            </w:r>
            <w:r w:rsidR="00D50335">
              <w:rPr>
                <w:noProof/>
                <w:webHidden/>
              </w:rPr>
              <w:tab/>
            </w:r>
            <w:r w:rsidR="00D50335">
              <w:rPr>
                <w:noProof/>
                <w:webHidden/>
              </w:rPr>
              <w:fldChar w:fldCharType="begin"/>
            </w:r>
            <w:r w:rsidR="00D50335">
              <w:rPr>
                <w:noProof/>
                <w:webHidden/>
              </w:rPr>
              <w:instrText xml:space="preserve"> PAGEREF _Toc158095504 \h </w:instrText>
            </w:r>
            <w:r w:rsidR="00D50335">
              <w:rPr>
                <w:noProof/>
                <w:webHidden/>
              </w:rPr>
            </w:r>
            <w:r w:rsidR="00D50335">
              <w:rPr>
                <w:noProof/>
                <w:webHidden/>
              </w:rPr>
              <w:fldChar w:fldCharType="separate"/>
            </w:r>
            <w:r w:rsidR="00D50335">
              <w:rPr>
                <w:noProof/>
                <w:webHidden/>
              </w:rPr>
              <w:t>71</w:t>
            </w:r>
            <w:r w:rsidR="00D50335">
              <w:rPr>
                <w:noProof/>
                <w:webHidden/>
              </w:rPr>
              <w:fldChar w:fldCharType="end"/>
            </w:r>
          </w:hyperlink>
        </w:p>
        <w:p w14:paraId="3E6D1642" w14:textId="310EF75C" w:rsidR="00D50335" w:rsidRDefault="007818CA">
          <w:pPr>
            <w:pStyle w:val="TOC3"/>
            <w:tabs>
              <w:tab w:val="left" w:pos="1320"/>
              <w:tab w:val="right" w:leader="dot" w:pos="9350"/>
            </w:tabs>
            <w:rPr>
              <w:rFonts w:asciiTheme="minorHAnsi" w:eastAsiaTheme="minorEastAsia" w:hAnsiTheme="minorHAnsi"/>
              <w:noProof/>
            </w:rPr>
          </w:pPr>
          <w:hyperlink w:anchor="_Toc158095505" w:history="1">
            <w:r w:rsidR="00D50335" w:rsidRPr="00BD60FB">
              <w:rPr>
                <w:rStyle w:val="Hyperlink"/>
                <w:noProof/>
              </w:rPr>
              <w:t>4.1.1</w:t>
            </w:r>
            <w:r w:rsidR="00D50335">
              <w:rPr>
                <w:rFonts w:asciiTheme="minorHAnsi" w:eastAsiaTheme="minorEastAsia" w:hAnsiTheme="minorHAnsi"/>
                <w:noProof/>
              </w:rPr>
              <w:tab/>
            </w:r>
            <w:r w:rsidR="00D50335" w:rsidRPr="00BD60FB">
              <w:rPr>
                <w:rStyle w:val="Hyperlink"/>
                <w:noProof/>
              </w:rPr>
              <w:t>Background</w:t>
            </w:r>
            <w:r w:rsidR="00D50335">
              <w:rPr>
                <w:noProof/>
                <w:webHidden/>
              </w:rPr>
              <w:tab/>
            </w:r>
            <w:r w:rsidR="00D50335">
              <w:rPr>
                <w:noProof/>
                <w:webHidden/>
              </w:rPr>
              <w:fldChar w:fldCharType="begin"/>
            </w:r>
            <w:r w:rsidR="00D50335">
              <w:rPr>
                <w:noProof/>
                <w:webHidden/>
              </w:rPr>
              <w:instrText xml:space="preserve"> PAGEREF _Toc158095505 \h </w:instrText>
            </w:r>
            <w:r w:rsidR="00D50335">
              <w:rPr>
                <w:noProof/>
                <w:webHidden/>
              </w:rPr>
            </w:r>
            <w:r w:rsidR="00D50335">
              <w:rPr>
                <w:noProof/>
                <w:webHidden/>
              </w:rPr>
              <w:fldChar w:fldCharType="separate"/>
            </w:r>
            <w:r w:rsidR="00D50335">
              <w:rPr>
                <w:noProof/>
                <w:webHidden/>
              </w:rPr>
              <w:t>71</w:t>
            </w:r>
            <w:r w:rsidR="00D50335">
              <w:rPr>
                <w:noProof/>
                <w:webHidden/>
              </w:rPr>
              <w:fldChar w:fldCharType="end"/>
            </w:r>
          </w:hyperlink>
        </w:p>
        <w:p w14:paraId="79FBB6F1" w14:textId="239F2AB4" w:rsidR="00D50335" w:rsidRDefault="007818CA">
          <w:pPr>
            <w:pStyle w:val="TOC3"/>
            <w:tabs>
              <w:tab w:val="left" w:pos="1320"/>
              <w:tab w:val="right" w:leader="dot" w:pos="9350"/>
            </w:tabs>
            <w:rPr>
              <w:rFonts w:asciiTheme="minorHAnsi" w:eastAsiaTheme="minorEastAsia" w:hAnsiTheme="minorHAnsi"/>
              <w:noProof/>
            </w:rPr>
          </w:pPr>
          <w:hyperlink w:anchor="_Toc158095506" w:history="1">
            <w:r w:rsidR="00D50335" w:rsidRPr="00BD60FB">
              <w:rPr>
                <w:rStyle w:val="Hyperlink"/>
                <w:noProof/>
              </w:rPr>
              <w:t>4.1.2</w:t>
            </w:r>
            <w:r w:rsidR="00D50335">
              <w:rPr>
                <w:rFonts w:asciiTheme="minorHAnsi" w:eastAsiaTheme="minorEastAsia" w:hAnsiTheme="minorHAnsi"/>
                <w:noProof/>
              </w:rPr>
              <w:tab/>
            </w:r>
            <w:r w:rsidR="00D50335" w:rsidRPr="00BD60FB">
              <w:rPr>
                <w:rStyle w:val="Hyperlink"/>
                <w:noProof/>
              </w:rPr>
              <w:t>Comparison of ECPP and CE samples</w:t>
            </w:r>
            <w:r w:rsidR="00D50335">
              <w:rPr>
                <w:noProof/>
                <w:webHidden/>
              </w:rPr>
              <w:tab/>
            </w:r>
            <w:r w:rsidR="00D50335">
              <w:rPr>
                <w:noProof/>
                <w:webHidden/>
              </w:rPr>
              <w:fldChar w:fldCharType="begin"/>
            </w:r>
            <w:r w:rsidR="00D50335">
              <w:rPr>
                <w:noProof/>
                <w:webHidden/>
              </w:rPr>
              <w:instrText xml:space="preserve"> PAGEREF _Toc158095506 \h </w:instrText>
            </w:r>
            <w:r w:rsidR="00D50335">
              <w:rPr>
                <w:noProof/>
                <w:webHidden/>
              </w:rPr>
            </w:r>
            <w:r w:rsidR="00D50335">
              <w:rPr>
                <w:noProof/>
                <w:webHidden/>
              </w:rPr>
              <w:fldChar w:fldCharType="separate"/>
            </w:r>
            <w:r w:rsidR="00D50335">
              <w:rPr>
                <w:noProof/>
                <w:webHidden/>
              </w:rPr>
              <w:t>74</w:t>
            </w:r>
            <w:r w:rsidR="00D50335">
              <w:rPr>
                <w:noProof/>
                <w:webHidden/>
              </w:rPr>
              <w:fldChar w:fldCharType="end"/>
            </w:r>
          </w:hyperlink>
        </w:p>
        <w:p w14:paraId="48A63B01" w14:textId="4E166CD5" w:rsidR="00D50335" w:rsidRDefault="007818CA">
          <w:pPr>
            <w:pStyle w:val="TOC3"/>
            <w:tabs>
              <w:tab w:val="left" w:pos="1320"/>
              <w:tab w:val="right" w:leader="dot" w:pos="9350"/>
            </w:tabs>
            <w:rPr>
              <w:rFonts w:asciiTheme="minorHAnsi" w:eastAsiaTheme="minorEastAsia" w:hAnsiTheme="minorHAnsi"/>
              <w:noProof/>
            </w:rPr>
          </w:pPr>
          <w:hyperlink w:anchor="_Toc158095507" w:history="1">
            <w:r w:rsidR="00D50335" w:rsidRPr="00BD60FB">
              <w:rPr>
                <w:rStyle w:val="Hyperlink"/>
                <w:noProof/>
              </w:rPr>
              <w:t>4.1.3</w:t>
            </w:r>
            <w:r w:rsidR="00D50335">
              <w:rPr>
                <w:rFonts w:asciiTheme="minorHAnsi" w:eastAsiaTheme="minorEastAsia" w:hAnsiTheme="minorHAnsi"/>
                <w:noProof/>
              </w:rPr>
              <w:tab/>
            </w:r>
            <w:r w:rsidR="00D50335" w:rsidRPr="00BD60FB">
              <w:rPr>
                <w:rStyle w:val="Hyperlink"/>
                <w:noProof/>
              </w:rPr>
              <w:t>Models and results</w:t>
            </w:r>
            <w:r w:rsidR="00D50335">
              <w:rPr>
                <w:noProof/>
                <w:webHidden/>
              </w:rPr>
              <w:tab/>
            </w:r>
            <w:r w:rsidR="00D50335">
              <w:rPr>
                <w:noProof/>
                <w:webHidden/>
              </w:rPr>
              <w:fldChar w:fldCharType="begin"/>
            </w:r>
            <w:r w:rsidR="00D50335">
              <w:rPr>
                <w:noProof/>
                <w:webHidden/>
              </w:rPr>
              <w:instrText xml:space="preserve"> PAGEREF _Toc158095507 \h </w:instrText>
            </w:r>
            <w:r w:rsidR="00D50335">
              <w:rPr>
                <w:noProof/>
                <w:webHidden/>
              </w:rPr>
            </w:r>
            <w:r w:rsidR="00D50335">
              <w:rPr>
                <w:noProof/>
                <w:webHidden/>
              </w:rPr>
              <w:fldChar w:fldCharType="separate"/>
            </w:r>
            <w:r w:rsidR="00D50335">
              <w:rPr>
                <w:noProof/>
                <w:webHidden/>
              </w:rPr>
              <w:t>77</w:t>
            </w:r>
            <w:r w:rsidR="00D50335">
              <w:rPr>
                <w:noProof/>
                <w:webHidden/>
              </w:rPr>
              <w:fldChar w:fldCharType="end"/>
            </w:r>
          </w:hyperlink>
        </w:p>
        <w:p w14:paraId="2C326E28" w14:textId="6B3BE21F" w:rsidR="00D50335" w:rsidRDefault="007818CA">
          <w:pPr>
            <w:pStyle w:val="TOC2"/>
            <w:tabs>
              <w:tab w:val="left" w:pos="880"/>
              <w:tab w:val="right" w:leader="dot" w:pos="9350"/>
            </w:tabs>
            <w:rPr>
              <w:rFonts w:asciiTheme="minorHAnsi" w:eastAsiaTheme="minorEastAsia" w:hAnsiTheme="minorHAnsi"/>
              <w:noProof/>
            </w:rPr>
          </w:pPr>
          <w:hyperlink w:anchor="_Toc158095508" w:history="1">
            <w:r w:rsidR="00D50335" w:rsidRPr="00BD60FB">
              <w:rPr>
                <w:rStyle w:val="Hyperlink"/>
                <w:noProof/>
              </w:rPr>
              <w:t>4.2</w:t>
            </w:r>
            <w:r w:rsidR="00D50335">
              <w:rPr>
                <w:rFonts w:asciiTheme="minorHAnsi" w:eastAsiaTheme="minorEastAsia" w:hAnsiTheme="minorHAnsi"/>
                <w:noProof/>
              </w:rPr>
              <w:tab/>
            </w:r>
            <w:r w:rsidR="00D50335" w:rsidRPr="00BD60FB">
              <w:rPr>
                <w:rStyle w:val="Hyperlink"/>
                <w:noProof/>
              </w:rPr>
              <w:t>Care received by older adults</w:t>
            </w:r>
            <w:r w:rsidR="00D50335">
              <w:rPr>
                <w:noProof/>
                <w:webHidden/>
              </w:rPr>
              <w:tab/>
            </w:r>
            <w:r w:rsidR="00D50335">
              <w:rPr>
                <w:noProof/>
                <w:webHidden/>
              </w:rPr>
              <w:fldChar w:fldCharType="begin"/>
            </w:r>
            <w:r w:rsidR="00D50335">
              <w:rPr>
                <w:noProof/>
                <w:webHidden/>
              </w:rPr>
              <w:instrText xml:space="preserve"> PAGEREF _Toc158095508 \h </w:instrText>
            </w:r>
            <w:r w:rsidR="00D50335">
              <w:rPr>
                <w:noProof/>
                <w:webHidden/>
              </w:rPr>
            </w:r>
            <w:r w:rsidR="00D50335">
              <w:rPr>
                <w:noProof/>
                <w:webHidden/>
              </w:rPr>
              <w:fldChar w:fldCharType="separate"/>
            </w:r>
            <w:r w:rsidR="00D50335">
              <w:rPr>
                <w:noProof/>
                <w:webHidden/>
              </w:rPr>
              <w:t>86</w:t>
            </w:r>
            <w:r w:rsidR="00D50335">
              <w:rPr>
                <w:noProof/>
                <w:webHidden/>
              </w:rPr>
              <w:fldChar w:fldCharType="end"/>
            </w:r>
          </w:hyperlink>
        </w:p>
        <w:p w14:paraId="25B8B160" w14:textId="48BB2D3C" w:rsidR="00D50335" w:rsidRDefault="007818CA">
          <w:pPr>
            <w:pStyle w:val="TOC3"/>
            <w:tabs>
              <w:tab w:val="left" w:pos="1320"/>
              <w:tab w:val="right" w:leader="dot" w:pos="9350"/>
            </w:tabs>
            <w:rPr>
              <w:rFonts w:asciiTheme="minorHAnsi" w:eastAsiaTheme="minorEastAsia" w:hAnsiTheme="minorHAnsi"/>
              <w:noProof/>
            </w:rPr>
          </w:pPr>
          <w:hyperlink w:anchor="_Toc158095509" w:history="1">
            <w:r w:rsidR="00D50335" w:rsidRPr="00BD60FB">
              <w:rPr>
                <w:rStyle w:val="Hyperlink"/>
                <w:noProof/>
              </w:rPr>
              <w:t>4.2.1</w:t>
            </w:r>
            <w:r w:rsidR="00D50335">
              <w:rPr>
                <w:rFonts w:asciiTheme="minorHAnsi" w:eastAsiaTheme="minorEastAsia" w:hAnsiTheme="minorHAnsi"/>
                <w:noProof/>
              </w:rPr>
              <w:tab/>
            </w:r>
            <w:r w:rsidR="00D50335" w:rsidRPr="00BD60FB">
              <w:rPr>
                <w:rStyle w:val="Hyperlink"/>
                <w:noProof/>
              </w:rPr>
              <w:t>Background</w:t>
            </w:r>
            <w:r w:rsidR="00D50335">
              <w:rPr>
                <w:noProof/>
                <w:webHidden/>
              </w:rPr>
              <w:tab/>
            </w:r>
            <w:r w:rsidR="00D50335">
              <w:rPr>
                <w:noProof/>
                <w:webHidden/>
              </w:rPr>
              <w:fldChar w:fldCharType="begin"/>
            </w:r>
            <w:r w:rsidR="00D50335">
              <w:rPr>
                <w:noProof/>
                <w:webHidden/>
              </w:rPr>
              <w:instrText xml:space="preserve"> PAGEREF _Toc158095509 \h </w:instrText>
            </w:r>
            <w:r w:rsidR="00D50335">
              <w:rPr>
                <w:noProof/>
                <w:webHidden/>
              </w:rPr>
            </w:r>
            <w:r w:rsidR="00D50335">
              <w:rPr>
                <w:noProof/>
                <w:webHidden/>
              </w:rPr>
              <w:fldChar w:fldCharType="separate"/>
            </w:r>
            <w:r w:rsidR="00D50335">
              <w:rPr>
                <w:noProof/>
                <w:webHidden/>
              </w:rPr>
              <w:t>86</w:t>
            </w:r>
            <w:r w:rsidR="00D50335">
              <w:rPr>
                <w:noProof/>
                <w:webHidden/>
              </w:rPr>
              <w:fldChar w:fldCharType="end"/>
            </w:r>
          </w:hyperlink>
        </w:p>
        <w:p w14:paraId="3979763C" w14:textId="7D849DBF" w:rsidR="00D50335" w:rsidRDefault="007818CA">
          <w:pPr>
            <w:pStyle w:val="TOC3"/>
            <w:tabs>
              <w:tab w:val="left" w:pos="1320"/>
              <w:tab w:val="right" w:leader="dot" w:pos="9350"/>
            </w:tabs>
            <w:rPr>
              <w:rFonts w:asciiTheme="minorHAnsi" w:eastAsiaTheme="minorEastAsia" w:hAnsiTheme="minorHAnsi"/>
              <w:noProof/>
            </w:rPr>
          </w:pPr>
          <w:hyperlink w:anchor="_Toc158095510" w:history="1">
            <w:r w:rsidR="00D50335" w:rsidRPr="00BD60FB">
              <w:rPr>
                <w:rStyle w:val="Hyperlink"/>
                <w:noProof/>
              </w:rPr>
              <w:t>4.2.2</w:t>
            </w:r>
            <w:r w:rsidR="00D50335">
              <w:rPr>
                <w:rFonts w:asciiTheme="minorHAnsi" w:eastAsiaTheme="minorEastAsia" w:hAnsiTheme="minorHAnsi"/>
                <w:noProof/>
              </w:rPr>
              <w:tab/>
            </w:r>
            <w:r w:rsidR="00D50335" w:rsidRPr="00BD60FB">
              <w:rPr>
                <w:rStyle w:val="Hyperlink"/>
                <w:noProof/>
              </w:rPr>
              <w:t>Data</w:t>
            </w:r>
            <w:r w:rsidR="00D50335">
              <w:rPr>
                <w:noProof/>
                <w:webHidden/>
              </w:rPr>
              <w:tab/>
            </w:r>
            <w:r w:rsidR="00D50335">
              <w:rPr>
                <w:noProof/>
                <w:webHidden/>
              </w:rPr>
              <w:fldChar w:fldCharType="begin"/>
            </w:r>
            <w:r w:rsidR="00D50335">
              <w:rPr>
                <w:noProof/>
                <w:webHidden/>
              </w:rPr>
              <w:instrText xml:space="preserve"> PAGEREF _Toc158095510 \h </w:instrText>
            </w:r>
            <w:r w:rsidR="00D50335">
              <w:rPr>
                <w:noProof/>
                <w:webHidden/>
              </w:rPr>
            </w:r>
            <w:r w:rsidR="00D50335">
              <w:rPr>
                <w:noProof/>
                <w:webHidden/>
              </w:rPr>
              <w:fldChar w:fldCharType="separate"/>
            </w:r>
            <w:r w:rsidR="00D50335">
              <w:rPr>
                <w:noProof/>
                <w:webHidden/>
              </w:rPr>
              <w:t>87</w:t>
            </w:r>
            <w:r w:rsidR="00D50335">
              <w:rPr>
                <w:noProof/>
                <w:webHidden/>
              </w:rPr>
              <w:fldChar w:fldCharType="end"/>
            </w:r>
          </w:hyperlink>
        </w:p>
        <w:p w14:paraId="03B9A4C8" w14:textId="07E8473E" w:rsidR="00D50335" w:rsidRDefault="007818CA">
          <w:pPr>
            <w:pStyle w:val="TOC3"/>
            <w:tabs>
              <w:tab w:val="left" w:pos="1320"/>
              <w:tab w:val="right" w:leader="dot" w:pos="9350"/>
            </w:tabs>
            <w:rPr>
              <w:rFonts w:asciiTheme="minorHAnsi" w:eastAsiaTheme="minorEastAsia" w:hAnsiTheme="minorHAnsi"/>
              <w:noProof/>
            </w:rPr>
          </w:pPr>
          <w:hyperlink w:anchor="_Toc158095511" w:history="1">
            <w:r w:rsidR="00D50335" w:rsidRPr="00BD60FB">
              <w:rPr>
                <w:rStyle w:val="Hyperlink"/>
                <w:noProof/>
              </w:rPr>
              <w:t>4.2.3</w:t>
            </w:r>
            <w:r w:rsidR="00D50335">
              <w:rPr>
                <w:rFonts w:asciiTheme="minorHAnsi" w:eastAsiaTheme="minorEastAsia" w:hAnsiTheme="minorHAnsi"/>
                <w:noProof/>
              </w:rPr>
              <w:tab/>
            </w:r>
            <w:r w:rsidR="00D50335" w:rsidRPr="00BD60FB">
              <w:rPr>
                <w:rStyle w:val="Hyperlink"/>
                <w:noProof/>
              </w:rPr>
              <w:t>Models and results</w:t>
            </w:r>
            <w:r w:rsidR="00D50335">
              <w:rPr>
                <w:noProof/>
                <w:webHidden/>
              </w:rPr>
              <w:tab/>
            </w:r>
            <w:r w:rsidR="00D50335">
              <w:rPr>
                <w:noProof/>
                <w:webHidden/>
              </w:rPr>
              <w:fldChar w:fldCharType="begin"/>
            </w:r>
            <w:r w:rsidR="00D50335">
              <w:rPr>
                <w:noProof/>
                <w:webHidden/>
              </w:rPr>
              <w:instrText xml:space="preserve"> PAGEREF _Toc158095511 \h </w:instrText>
            </w:r>
            <w:r w:rsidR="00D50335">
              <w:rPr>
                <w:noProof/>
                <w:webHidden/>
              </w:rPr>
            </w:r>
            <w:r w:rsidR="00D50335">
              <w:rPr>
                <w:noProof/>
                <w:webHidden/>
              </w:rPr>
              <w:fldChar w:fldCharType="separate"/>
            </w:r>
            <w:r w:rsidR="00D50335">
              <w:rPr>
                <w:noProof/>
                <w:webHidden/>
              </w:rPr>
              <w:t>90</w:t>
            </w:r>
            <w:r w:rsidR="00D50335">
              <w:rPr>
                <w:noProof/>
                <w:webHidden/>
              </w:rPr>
              <w:fldChar w:fldCharType="end"/>
            </w:r>
          </w:hyperlink>
        </w:p>
        <w:p w14:paraId="03F33CFD" w14:textId="72095C60" w:rsidR="00D50335" w:rsidRDefault="007818CA">
          <w:pPr>
            <w:pStyle w:val="TOC2"/>
            <w:tabs>
              <w:tab w:val="left" w:pos="880"/>
              <w:tab w:val="right" w:leader="dot" w:pos="9350"/>
            </w:tabs>
            <w:rPr>
              <w:rFonts w:asciiTheme="minorHAnsi" w:eastAsiaTheme="minorEastAsia" w:hAnsiTheme="minorHAnsi"/>
              <w:noProof/>
            </w:rPr>
          </w:pPr>
          <w:hyperlink w:anchor="_Toc158095512" w:history="1">
            <w:r w:rsidR="00D50335" w:rsidRPr="00BD60FB">
              <w:rPr>
                <w:rStyle w:val="Hyperlink"/>
                <w:noProof/>
              </w:rPr>
              <w:t>4.3</w:t>
            </w:r>
            <w:r w:rsidR="00D50335">
              <w:rPr>
                <w:rFonts w:asciiTheme="minorHAnsi" w:eastAsiaTheme="minorEastAsia" w:hAnsiTheme="minorHAnsi"/>
                <w:noProof/>
              </w:rPr>
              <w:tab/>
            </w:r>
            <w:r w:rsidR="00D50335" w:rsidRPr="00BD60FB">
              <w:rPr>
                <w:rStyle w:val="Hyperlink"/>
                <w:noProof/>
              </w:rPr>
              <w:t>Conclusion</w:t>
            </w:r>
            <w:r w:rsidR="00D50335">
              <w:rPr>
                <w:noProof/>
                <w:webHidden/>
              </w:rPr>
              <w:tab/>
            </w:r>
            <w:r w:rsidR="00D50335">
              <w:rPr>
                <w:noProof/>
                <w:webHidden/>
              </w:rPr>
              <w:fldChar w:fldCharType="begin"/>
            </w:r>
            <w:r w:rsidR="00D50335">
              <w:rPr>
                <w:noProof/>
                <w:webHidden/>
              </w:rPr>
              <w:instrText xml:space="preserve"> PAGEREF _Toc158095512 \h </w:instrText>
            </w:r>
            <w:r w:rsidR="00D50335">
              <w:rPr>
                <w:noProof/>
                <w:webHidden/>
              </w:rPr>
            </w:r>
            <w:r w:rsidR="00D50335">
              <w:rPr>
                <w:noProof/>
                <w:webHidden/>
              </w:rPr>
              <w:fldChar w:fldCharType="separate"/>
            </w:r>
            <w:r w:rsidR="00D50335">
              <w:rPr>
                <w:noProof/>
                <w:webHidden/>
              </w:rPr>
              <w:t>98</w:t>
            </w:r>
            <w:r w:rsidR="00D50335">
              <w:rPr>
                <w:noProof/>
                <w:webHidden/>
              </w:rPr>
              <w:fldChar w:fldCharType="end"/>
            </w:r>
          </w:hyperlink>
        </w:p>
        <w:p w14:paraId="25776F75" w14:textId="52844486" w:rsidR="00D50335" w:rsidRDefault="007818CA">
          <w:pPr>
            <w:pStyle w:val="TOC1"/>
            <w:tabs>
              <w:tab w:val="left" w:pos="440"/>
              <w:tab w:val="right" w:leader="dot" w:pos="9350"/>
            </w:tabs>
            <w:rPr>
              <w:rFonts w:asciiTheme="minorHAnsi" w:eastAsiaTheme="minorEastAsia" w:hAnsiTheme="minorHAnsi"/>
              <w:noProof/>
            </w:rPr>
          </w:pPr>
          <w:hyperlink w:anchor="_Toc158095513" w:history="1">
            <w:r w:rsidR="00D50335" w:rsidRPr="00BD60FB">
              <w:rPr>
                <w:rStyle w:val="Hyperlink"/>
                <w:noProof/>
              </w:rPr>
              <w:t>5</w:t>
            </w:r>
            <w:r w:rsidR="00D50335">
              <w:rPr>
                <w:rFonts w:asciiTheme="minorHAnsi" w:eastAsiaTheme="minorEastAsia" w:hAnsiTheme="minorHAnsi"/>
                <w:noProof/>
              </w:rPr>
              <w:tab/>
            </w:r>
            <w:r w:rsidR="00D50335" w:rsidRPr="00BD60FB">
              <w:rPr>
                <w:rStyle w:val="Hyperlink"/>
                <w:noProof/>
              </w:rPr>
              <w:t>Consumption Expenditures and Household Production</w:t>
            </w:r>
            <w:r w:rsidR="00D50335">
              <w:rPr>
                <w:noProof/>
                <w:webHidden/>
              </w:rPr>
              <w:tab/>
            </w:r>
            <w:r w:rsidR="00D50335">
              <w:rPr>
                <w:noProof/>
                <w:webHidden/>
              </w:rPr>
              <w:fldChar w:fldCharType="begin"/>
            </w:r>
            <w:r w:rsidR="00D50335">
              <w:rPr>
                <w:noProof/>
                <w:webHidden/>
              </w:rPr>
              <w:instrText xml:space="preserve"> PAGEREF _Toc158095513 \h </w:instrText>
            </w:r>
            <w:r w:rsidR="00D50335">
              <w:rPr>
                <w:noProof/>
                <w:webHidden/>
              </w:rPr>
            </w:r>
            <w:r w:rsidR="00D50335">
              <w:rPr>
                <w:noProof/>
                <w:webHidden/>
              </w:rPr>
              <w:fldChar w:fldCharType="separate"/>
            </w:r>
            <w:r w:rsidR="00D50335">
              <w:rPr>
                <w:noProof/>
                <w:webHidden/>
              </w:rPr>
              <w:t>100</w:t>
            </w:r>
            <w:r w:rsidR="00D50335">
              <w:rPr>
                <w:noProof/>
                <w:webHidden/>
              </w:rPr>
              <w:fldChar w:fldCharType="end"/>
            </w:r>
          </w:hyperlink>
        </w:p>
        <w:p w14:paraId="71FBA229" w14:textId="39721FCE" w:rsidR="00D50335" w:rsidRDefault="007818CA">
          <w:pPr>
            <w:pStyle w:val="TOC2"/>
            <w:tabs>
              <w:tab w:val="left" w:pos="880"/>
              <w:tab w:val="right" w:leader="dot" w:pos="9350"/>
            </w:tabs>
            <w:rPr>
              <w:rFonts w:asciiTheme="minorHAnsi" w:eastAsiaTheme="minorEastAsia" w:hAnsiTheme="minorHAnsi"/>
              <w:noProof/>
            </w:rPr>
          </w:pPr>
          <w:hyperlink w:anchor="_Toc158095514" w:history="1">
            <w:r w:rsidR="00D50335" w:rsidRPr="00BD60FB">
              <w:rPr>
                <w:rStyle w:val="Hyperlink"/>
                <w:noProof/>
              </w:rPr>
              <w:t>5.1</w:t>
            </w:r>
            <w:r w:rsidR="00D50335">
              <w:rPr>
                <w:rFonts w:asciiTheme="minorHAnsi" w:eastAsiaTheme="minorEastAsia" w:hAnsiTheme="minorHAnsi"/>
                <w:noProof/>
              </w:rPr>
              <w:tab/>
            </w:r>
            <w:r w:rsidR="00D50335" w:rsidRPr="00BD60FB">
              <w:rPr>
                <w:rStyle w:val="Hyperlink"/>
                <w:noProof/>
              </w:rPr>
              <w:t>Introduction</w:t>
            </w:r>
            <w:r w:rsidR="00D50335">
              <w:rPr>
                <w:noProof/>
                <w:webHidden/>
              </w:rPr>
              <w:tab/>
            </w:r>
            <w:r w:rsidR="00D50335">
              <w:rPr>
                <w:noProof/>
                <w:webHidden/>
              </w:rPr>
              <w:fldChar w:fldCharType="begin"/>
            </w:r>
            <w:r w:rsidR="00D50335">
              <w:rPr>
                <w:noProof/>
                <w:webHidden/>
              </w:rPr>
              <w:instrText xml:space="preserve"> PAGEREF _Toc158095514 \h </w:instrText>
            </w:r>
            <w:r w:rsidR="00D50335">
              <w:rPr>
                <w:noProof/>
                <w:webHidden/>
              </w:rPr>
            </w:r>
            <w:r w:rsidR="00D50335">
              <w:rPr>
                <w:noProof/>
                <w:webHidden/>
              </w:rPr>
              <w:fldChar w:fldCharType="separate"/>
            </w:r>
            <w:r w:rsidR="00D50335">
              <w:rPr>
                <w:noProof/>
                <w:webHidden/>
              </w:rPr>
              <w:t>100</w:t>
            </w:r>
            <w:r w:rsidR="00D50335">
              <w:rPr>
                <w:noProof/>
                <w:webHidden/>
              </w:rPr>
              <w:fldChar w:fldCharType="end"/>
            </w:r>
          </w:hyperlink>
        </w:p>
        <w:p w14:paraId="5D88E3BF" w14:textId="5FD8E812" w:rsidR="00D50335" w:rsidRDefault="007818CA">
          <w:pPr>
            <w:pStyle w:val="TOC2"/>
            <w:tabs>
              <w:tab w:val="left" w:pos="880"/>
              <w:tab w:val="right" w:leader="dot" w:pos="9350"/>
            </w:tabs>
            <w:rPr>
              <w:rFonts w:asciiTheme="minorHAnsi" w:eastAsiaTheme="minorEastAsia" w:hAnsiTheme="minorHAnsi"/>
              <w:noProof/>
            </w:rPr>
          </w:pPr>
          <w:hyperlink w:anchor="_Toc158095515" w:history="1">
            <w:r w:rsidR="00D50335" w:rsidRPr="00BD60FB">
              <w:rPr>
                <w:rStyle w:val="Hyperlink"/>
                <w:noProof/>
              </w:rPr>
              <w:t>5.2</w:t>
            </w:r>
            <w:r w:rsidR="00D50335">
              <w:rPr>
                <w:rFonts w:asciiTheme="minorHAnsi" w:eastAsiaTheme="minorEastAsia" w:hAnsiTheme="minorHAnsi"/>
                <w:noProof/>
              </w:rPr>
              <w:tab/>
            </w:r>
            <w:r w:rsidR="00D50335" w:rsidRPr="00BD60FB">
              <w:rPr>
                <w:rStyle w:val="Hyperlink"/>
                <w:noProof/>
              </w:rPr>
              <w:t>The overall impact of the inclusion of household production</w:t>
            </w:r>
            <w:r w:rsidR="00D50335">
              <w:rPr>
                <w:noProof/>
                <w:webHidden/>
              </w:rPr>
              <w:tab/>
            </w:r>
            <w:r w:rsidR="00D50335">
              <w:rPr>
                <w:noProof/>
                <w:webHidden/>
              </w:rPr>
              <w:fldChar w:fldCharType="begin"/>
            </w:r>
            <w:r w:rsidR="00D50335">
              <w:rPr>
                <w:noProof/>
                <w:webHidden/>
              </w:rPr>
              <w:instrText xml:space="preserve"> PAGEREF _Toc158095515 \h </w:instrText>
            </w:r>
            <w:r w:rsidR="00D50335">
              <w:rPr>
                <w:noProof/>
                <w:webHidden/>
              </w:rPr>
            </w:r>
            <w:r w:rsidR="00D50335">
              <w:rPr>
                <w:noProof/>
                <w:webHidden/>
              </w:rPr>
              <w:fldChar w:fldCharType="separate"/>
            </w:r>
            <w:r w:rsidR="00D50335">
              <w:rPr>
                <w:noProof/>
                <w:webHidden/>
              </w:rPr>
              <w:t>100</w:t>
            </w:r>
            <w:r w:rsidR="00D50335">
              <w:rPr>
                <w:noProof/>
                <w:webHidden/>
              </w:rPr>
              <w:fldChar w:fldCharType="end"/>
            </w:r>
          </w:hyperlink>
        </w:p>
        <w:p w14:paraId="6796031B" w14:textId="2608AE28" w:rsidR="00D50335" w:rsidRDefault="007818CA">
          <w:pPr>
            <w:pStyle w:val="TOC2"/>
            <w:tabs>
              <w:tab w:val="left" w:pos="880"/>
              <w:tab w:val="right" w:leader="dot" w:pos="9350"/>
            </w:tabs>
            <w:rPr>
              <w:rFonts w:asciiTheme="minorHAnsi" w:eastAsiaTheme="minorEastAsia" w:hAnsiTheme="minorHAnsi"/>
              <w:noProof/>
            </w:rPr>
          </w:pPr>
          <w:hyperlink w:anchor="_Toc158095516" w:history="1">
            <w:r w:rsidR="00D50335" w:rsidRPr="00BD60FB">
              <w:rPr>
                <w:rStyle w:val="Hyperlink"/>
                <w:noProof/>
              </w:rPr>
              <w:t>5.3</w:t>
            </w:r>
            <w:r w:rsidR="00D50335">
              <w:rPr>
                <w:rFonts w:asciiTheme="minorHAnsi" w:eastAsiaTheme="minorEastAsia" w:hAnsiTheme="minorHAnsi"/>
                <w:noProof/>
              </w:rPr>
              <w:tab/>
            </w:r>
            <w:r w:rsidR="00D50335" w:rsidRPr="00BD60FB">
              <w:rPr>
                <w:rStyle w:val="Hyperlink"/>
                <w:noProof/>
              </w:rPr>
              <w:t>Subgroup disparities</w:t>
            </w:r>
            <w:r w:rsidR="00D50335">
              <w:rPr>
                <w:noProof/>
                <w:webHidden/>
              </w:rPr>
              <w:tab/>
            </w:r>
            <w:r w:rsidR="00D50335">
              <w:rPr>
                <w:noProof/>
                <w:webHidden/>
              </w:rPr>
              <w:fldChar w:fldCharType="begin"/>
            </w:r>
            <w:r w:rsidR="00D50335">
              <w:rPr>
                <w:noProof/>
                <w:webHidden/>
              </w:rPr>
              <w:instrText xml:space="preserve"> PAGEREF _Toc158095516 \h </w:instrText>
            </w:r>
            <w:r w:rsidR="00D50335">
              <w:rPr>
                <w:noProof/>
                <w:webHidden/>
              </w:rPr>
            </w:r>
            <w:r w:rsidR="00D50335">
              <w:rPr>
                <w:noProof/>
                <w:webHidden/>
              </w:rPr>
              <w:fldChar w:fldCharType="separate"/>
            </w:r>
            <w:r w:rsidR="00D50335">
              <w:rPr>
                <w:noProof/>
                <w:webHidden/>
              </w:rPr>
              <w:t>105</w:t>
            </w:r>
            <w:r w:rsidR="00D50335">
              <w:rPr>
                <w:noProof/>
                <w:webHidden/>
              </w:rPr>
              <w:fldChar w:fldCharType="end"/>
            </w:r>
          </w:hyperlink>
        </w:p>
        <w:p w14:paraId="01021228" w14:textId="198EC0E5" w:rsidR="00D50335" w:rsidRDefault="007818CA">
          <w:pPr>
            <w:pStyle w:val="TOC3"/>
            <w:tabs>
              <w:tab w:val="left" w:pos="1320"/>
              <w:tab w:val="right" w:leader="dot" w:pos="9350"/>
            </w:tabs>
            <w:rPr>
              <w:rFonts w:asciiTheme="minorHAnsi" w:eastAsiaTheme="minorEastAsia" w:hAnsiTheme="minorHAnsi"/>
              <w:noProof/>
            </w:rPr>
          </w:pPr>
          <w:hyperlink w:anchor="_Toc158095517" w:history="1">
            <w:r w:rsidR="00D50335" w:rsidRPr="00BD60FB">
              <w:rPr>
                <w:rStyle w:val="Hyperlink"/>
                <w:noProof/>
              </w:rPr>
              <w:t>5.3.1</w:t>
            </w:r>
            <w:r w:rsidR="00D50335">
              <w:rPr>
                <w:rFonts w:asciiTheme="minorHAnsi" w:eastAsiaTheme="minorEastAsia" w:hAnsiTheme="minorHAnsi"/>
                <w:noProof/>
              </w:rPr>
              <w:tab/>
            </w:r>
            <w:r w:rsidR="00D50335" w:rsidRPr="00BD60FB">
              <w:rPr>
                <w:rStyle w:val="Hyperlink"/>
                <w:noProof/>
              </w:rPr>
              <w:t>Gender</w:t>
            </w:r>
            <w:r w:rsidR="00D50335">
              <w:rPr>
                <w:noProof/>
                <w:webHidden/>
              </w:rPr>
              <w:tab/>
            </w:r>
            <w:r w:rsidR="00D50335">
              <w:rPr>
                <w:noProof/>
                <w:webHidden/>
              </w:rPr>
              <w:fldChar w:fldCharType="begin"/>
            </w:r>
            <w:r w:rsidR="00D50335">
              <w:rPr>
                <w:noProof/>
                <w:webHidden/>
              </w:rPr>
              <w:instrText xml:space="preserve"> PAGEREF _Toc158095517 \h </w:instrText>
            </w:r>
            <w:r w:rsidR="00D50335">
              <w:rPr>
                <w:noProof/>
                <w:webHidden/>
              </w:rPr>
            </w:r>
            <w:r w:rsidR="00D50335">
              <w:rPr>
                <w:noProof/>
                <w:webHidden/>
              </w:rPr>
              <w:fldChar w:fldCharType="separate"/>
            </w:r>
            <w:r w:rsidR="00D50335">
              <w:rPr>
                <w:noProof/>
                <w:webHidden/>
              </w:rPr>
              <w:t>105</w:t>
            </w:r>
            <w:r w:rsidR="00D50335">
              <w:rPr>
                <w:noProof/>
                <w:webHidden/>
              </w:rPr>
              <w:fldChar w:fldCharType="end"/>
            </w:r>
          </w:hyperlink>
        </w:p>
        <w:p w14:paraId="477F38DC" w14:textId="0FDDDCA8" w:rsidR="00D50335" w:rsidRDefault="007818CA">
          <w:pPr>
            <w:pStyle w:val="TOC3"/>
            <w:tabs>
              <w:tab w:val="left" w:pos="1320"/>
              <w:tab w:val="right" w:leader="dot" w:pos="9350"/>
            </w:tabs>
            <w:rPr>
              <w:rFonts w:asciiTheme="minorHAnsi" w:eastAsiaTheme="minorEastAsia" w:hAnsiTheme="minorHAnsi"/>
              <w:noProof/>
            </w:rPr>
          </w:pPr>
          <w:hyperlink w:anchor="_Toc158095518" w:history="1">
            <w:r w:rsidR="00D50335" w:rsidRPr="00BD60FB">
              <w:rPr>
                <w:rStyle w:val="Hyperlink"/>
                <w:noProof/>
              </w:rPr>
              <w:t>5.3.2</w:t>
            </w:r>
            <w:r w:rsidR="00D50335">
              <w:rPr>
                <w:rFonts w:asciiTheme="minorHAnsi" w:eastAsiaTheme="minorEastAsia" w:hAnsiTheme="minorHAnsi"/>
                <w:noProof/>
              </w:rPr>
              <w:tab/>
            </w:r>
            <w:r w:rsidR="00D50335" w:rsidRPr="00BD60FB">
              <w:rPr>
                <w:rStyle w:val="Hyperlink"/>
                <w:noProof/>
              </w:rPr>
              <w:t>Size and composition of consumer units</w:t>
            </w:r>
            <w:r w:rsidR="00D50335">
              <w:rPr>
                <w:noProof/>
                <w:webHidden/>
              </w:rPr>
              <w:tab/>
            </w:r>
            <w:r w:rsidR="00D50335">
              <w:rPr>
                <w:noProof/>
                <w:webHidden/>
              </w:rPr>
              <w:fldChar w:fldCharType="begin"/>
            </w:r>
            <w:r w:rsidR="00D50335">
              <w:rPr>
                <w:noProof/>
                <w:webHidden/>
              </w:rPr>
              <w:instrText xml:space="preserve"> PAGEREF _Toc158095518 \h </w:instrText>
            </w:r>
            <w:r w:rsidR="00D50335">
              <w:rPr>
                <w:noProof/>
                <w:webHidden/>
              </w:rPr>
            </w:r>
            <w:r w:rsidR="00D50335">
              <w:rPr>
                <w:noProof/>
                <w:webHidden/>
              </w:rPr>
              <w:fldChar w:fldCharType="separate"/>
            </w:r>
            <w:r w:rsidR="00D50335">
              <w:rPr>
                <w:noProof/>
                <w:webHidden/>
              </w:rPr>
              <w:t>106</w:t>
            </w:r>
            <w:r w:rsidR="00D50335">
              <w:rPr>
                <w:noProof/>
                <w:webHidden/>
              </w:rPr>
              <w:fldChar w:fldCharType="end"/>
            </w:r>
          </w:hyperlink>
        </w:p>
        <w:p w14:paraId="76B52FD4" w14:textId="240E733A" w:rsidR="00D50335" w:rsidRDefault="007818CA">
          <w:pPr>
            <w:pStyle w:val="TOC3"/>
            <w:tabs>
              <w:tab w:val="left" w:pos="1320"/>
              <w:tab w:val="right" w:leader="dot" w:pos="9350"/>
            </w:tabs>
            <w:rPr>
              <w:rFonts w:asciiTheme="minorHAnsi" w:eastAsiaTheme="minorEastAsia" w:hAnsiTheme="minorHAnsi"/>
              <w:noProof/>
            </w:rPr>
          </w:pPr>
          <w:hyperlink w:anchor="_Toc158095519" w:history="1">
            <w:r w:rsidR="00D50335" w:rsidRPr="00BD60FB">
              <w:rPr>
                <w:rStyle w:val="Hyperlink"/>
                <w:noProof/>
              </w:rPr>
              <w:t>5.3.3</w:t>
            </w:r>
            <w:r w:rsidR="00D50335">
              <w:rPr>
                <w:rFonts w:asciiTheme="minorHAnsi" w:eastAsiaTheme="minorEastAsia" w:hAnsiTheme="minorHAnsi"/>
                <w:noProof/>
              </w:rPr>
              <w:tab/>
            </w:r>
            <w:r w:rsidR="00D50335" w:rsidRPr="00BD60FB">
              <w:rPr>
                <w:rStyle w:val="Hyperlink"/>
                <w:noProof/>
              </w:rPr>
              <w:t>Race and ethnicity</w:t>
            </w:r>
            <w:r w:rsidR="00D50335">
              <w:rPr>
                <w:noProof/>
                <w:webHidden/>
              </w:rPr>
              <w:tab/>
            </w:r>
            <w:r w:rsidR="00D50335">
              <w:rPr>
                <w:noProof/>
                <w:webHidden/>
              </w:rPr>
              <w:fldChar w:fldCharType="begin"/>
            </w:r>
            <w:r w:rsidR="00D50335">
              <w:rPr>
                <w:noProof/>
                <w:webHidden/>
              </w:rPr>
              <w:instrText xml:space="preserve"> PAGEREF _Toc158095519 \h </w:instrText>
            </w:r>
            <w:r w:rsidR="00D50335">
              <w:rPr>
                <w:noProof/>
                <w:webHidden/>
              </w:rPr>
            </w:r>
            <w:r w:rsidR="00D50335">
              <w:rPr>
                <w:noProof/>
                <w:webHidden/>
              </w:rPr>
              <w:fldChar w:fldCharType="separate"/>
            </w:r>
            <w:r w:rsidR="00D50335">
              <w:rPr>
                <w:noProof/>
                <w:webHidden/>
              </w:rPr>
              <w:t>109</w:t>
            </w:r>
            <w:r w:rsidR="00D50335">
              <w:rPr>
                <w:noProof/>
                <w:webHidden/>
              </w:rPr>
              <w:fldChar w:fldCharType="end"/>
            </w:r>
          </w:hyperlink>
        </w:p>
        <w:p w14:paraId="1FF8D081" w14:textId="44C16E0D" w:rsidR="00D50335" w:rsidRDefault="007818CA">
          <w:pPr>
            <w:pStyle w:val="TOC2"/>
            <w:tabs>
              <w:tab w:val="left" w:pos="880"/>
              <w:tab w:val="right" w:leader="dot" w:pos="9350"/>
            </w:tabs>
            <w:rPr>
              <w:rFonts w:asciiTheme="minorHAnsi" w:eastAsiaTheme="minorEastAsia" w:hAnsiTheme="minorHAnsi"/>
              <w:noProof/>
            </w:rPr>
          </w:pPr>
          <w:hyperlink w:anchor="_Toc158095520" w:history="1">
            <w:r w:rsidR="00D50335" w:rsidRPr="00BD60FB">
              <w:rPr>
                <w:rStyle w:val="Hyperlink"/>
                <w:noProof/>
              </w:rPr>
              <w:t>5.4</w:t>
            </w:r>
            <w:r w:rsidR="00D50335">
              <w:rPr>
                <w:rFonts w:asciiTheme="minorHAnsi" w:eastAsiaTheme="minorEastAsia" w:hAnsiTheme="minorHAnsi"/>
                <w:noProof/>
              </w:rPr>
              <w:tab/>
            </w:r>
            <w:r w:rsidR="00D50335" w:rsidRPr="00BD60FB">
              <w:rPr>
                <w:rStyle w:val="Hyperlink"/>
                <w:noProof/>
              </w:rPr>
              <w:t>Distribution of household production</w:t>
            </w:r>
            <w:r w:rsidR="00D50335">
              <w:rPr>
                <w:noProof/>
                <w:webHidden/>
              </w:rPr>
              <w:tab/>
            </w:r>
            <w:r w:rsidR="00D50335">
              <w:rPr>
                <w:noProof/>
                <w:webHidden/>
              </w:rPr>
              <w:fldChar w:fldCharType="begin"/>
            </w:r>
            <w:r w:rsidR="00D50335">
              <w:rPr>
                <w:noProof/>
                <w:webHidden/>
              </w:rPr>
              <w:instrText xml:space="preserve"> PAGEREF _Toc158095520 \h </w:instrText>
            </w:r>
            <w:r w:rsidR="00D50335">
              <w:rPr>
                <w:noProof/>
                <w:webHidden/>
              </w:rPr>
            </w:r>
            <w:r w:rsidR="00D50335">
              <w:rPr>
                <w:noProof/>
                <w:webHidden/>
              </w:rPr>
              <w:fldChar w:fldCharType="separate"/>
            </w:r>
            <w:r w:rsidR="00D50335">
              <w:rPr>
                <w:noProof/>
                <w:webHidden/>
              </w:rPr>
              <w:t>113</w:t>
            </w:r>
            <w:r w:rsidR="00D50335">
              <w:rPr>
                <w:noProof/>
                <w:webHidden/>
              </w:rPr>
              <w:fldChar w:fldCharType="end"/>
            </w:r>
          </w:hyperlink>
        </w:p>
        <w:p w14:paraId="27639B57" w14:textId="4B82B5D8" w:rsidR="00D50335" w:rsidRDefault="007818CA">
          <w:pPr>
            <w:pStyle w:val="TOC2"/>
            <w:tabs>
              <w:tab w:val="left" w:pos="880"/>
              <w:tab w:val="right" w:leader="dot" w:pos="9350"/>
            </w:tabs>
            <w:rPr>
              <w:rFonts w:asciiTheme="minorHAnsi" w:eastAsiaTheme="minorEastAsia" w:hAnsiTheme="minorHAnsi"/>
              <w:noProof/>
            </w:rPr>
          </w:pPr>
          <w:hyperlink w:anchor="_Toc158095521" w:history="1">
            <w:r w:rsidR="00D50335" w:rsidRPr="00BD60FB">
              <w:rPr>
                <w:rStyle w:val="Hyperlink"/>
                <w:noProof/>
              </w:rPr>
              <w:t>5.5</w:t>
            </w:r>
            <w:r w:rsidR="00D50335">
              <w:rPr>
                <w:rFonts w:asciiTheme="minorHAnsi" w:eastAsiaTheme="minorEastAsia" w:hAnsiTheme="minorHAnsi"/>
                <w:noProof/>
              </w:rPr>
              <w:tab/>
            </w:r>
            <w:r w:rsidR="00D50335" w:rsidRPr="00BD60FB">
              <w:rPr>
                <w:rStyle w:val="Hyperlink"/>
                <w:noProof/>
              </w:rPr>
              <w:t>Applications to food preparation and childcare</w:t>
            </w:r>
            <w:r w:rsidR="00D50335">
              <w:rPr>
                <w:noProof/>
                <w:webHidden/>
              </w:rPr>
              <w:tab/>
            </w:r>
            <w:r w:rsidR="00D50335">
              <w:rPr>
                <w:noProof/>
                <w:webHidden/>
              </w:rPr>
              <w:fldChar w:fldCharType="begin"/>
            </w:r>
            <w:r w:rsidR="00D50335">
              <w:rPr>
                <w:noProof/>
                <w:webHidden/>
              </w:rPr>
              <w:instrText xml:space="preserve"> PAGEREF _Toc158095521 \h </w:instrText>
            </w:r>
            <w:r w:rsidR="00D50335">
              <w:rPr>
                <w:noProof/>
                <w:webHidden/>
              </w:rPr>
            </w:r>
            <w:r w:rsidR="00D50335">
              <w:rPr>
                <w:noProof/>
                <w:webHidden/>
              </w:rPr>
              <w:fldChar w:fldCharType="separate"/>
            </w:r>
            <w:r w:rsidR="00D50335">
              <w:rPr>
                <w:noProof/>
                <w:webHidden/>
              </w:rPr>
              <w:t>118</w:t>
            </w:r>
            <w:r w:rsidR="00D50335">
              <w:rPr>
                <w:noProof/>
                <w:webHidden/>
              </w:rPr>
              <w:fldChar w:fldCharType="end"/>
            </w:r>
          </w:hyperlink>
        </w:p>
        <w:p w14:paraId="334B0E1B" w14:textId="0051829E" w:rsidR="00D50335" w:rsidRDefault="007818CA">
          <w:pPr>
            <w:pStyle w:val="TOC3"/>
            <w:tabs>
              <w:tab w:val="left" w:pos="1320"/>
              <w:tab w:val="right" w:leader="dot" w:pos="9350"/>
            </w:tabs>
            <w:rPr>
              <w:rFonts w:asciiTheme="minorHAnsi" w:eastAsiaTheme="minorEastAsia" w:hAnsiTheme="minorHAnsi"/>
              <w:noProof/>
            </w:rPr>
          </w:pPr>
          <w:hyperlink w:anchor="_Toc158095522" w:history="1">
            <w:r w:rsidR="00D50335" w:rsidRPr="00BD60FB">
              <w:rPr>
                <w:rStyle w:val="Hyperlink"/>
                <w:noProof/>
              </w:rPr>
              <w:t>5.5.1</w:t>
            </w:r>
            <w:r w:rsidR="00D50335">
              <w:rPr>
                <w:rFonts w:asciiTheme="minorHAnsi" w:eastAsiaTheme="minorEastAsia" w:hAnsiTheme="minorHAnsi"/>
                <w:noProof/>
              </w:rPr>
              <w:tab/>
            </w:r>
            <w:r w:rsidR="00D50335" w:rsidRPr="00BD60FB">
              <w:rPr>
                <w:rStyle w:val="Hyperlink"/>
                <w:noProof/>
              </w:rPr>
              <w:t>Food preparation</w:t>
            </w:r>
            <w:r w:rsidR="00D50335">
              <w:rPr>
                <w:noProof/>
                <w:webHidden/>
              </w:rPr>
              <w:tab/>
            </w:r>
            <w:r w:rsidR="00D50335">
              <w:rPr>
                <w:noProof/>
                <w:webHidden/>
              </w:rPr>
              <w:fldChar w:fldCharType="begin"/>
            </w:r>
            <w:r w:rsidR="00D50335">
              <w:rPr>
                <w:noProof/>
                <w:webHidden/>
              </w:rPr>
              <w:instrText xml:space="preserve"> PAGEREF _Toc158095522 \h </w:instrText>
            </w:r>
            <w:r w:rsidR="00D50335">
              <w:rPr>
                <w:noProof/>
                <w:webHidden/>
              </w:rPr>
            </w:r>
            <w:r w:rsidR="00D50335">
              <w:rPr>
                <w:noProof/>
                <w:webHidden/>
              </w:rPr>
              <w:fldChar w:fldCharType="separate"/>
            </w:r>
            <w:r w:rsidR="00D50335">
              <w:rPr>
                <w:noProof/>
                <w:webHidden/>
              </w:rPr>
              <w:t>119</w:t>
            </w:r>
            <w:r w:rsidR="00D50335">
              <w:rPr>
                <w:noProof/>
                <w:webHidden/>
              </w:rPr>
              <w:fldChar w:fldCharType="end"/>
            </w:r>
          </w:hyperlink>
        </w:p>
        <w:p w14:paraId="6168EFCF" w14:textId="6792AB4E" w:rsidR="00D50335" w:rsidRDefault="007818CA">
          <w:pPr>
            <w:pStyle w:val="TOC3"/>
            <w:tabs>
              <w:tab w:val="left" w:pos="1320"/>
              <w:tab w:val="right" w:leader="dot" w:pos="9350"/>
            </w:tabs>
            <w:rPr>
              <w:rFonts w:asciiTheme="minorHAnsi" w:eastAsiaTheme="minorEastAsia" w:hAnsiTheme="minorHAnsi"/>
              <w:noProof/>
            </w:rPr>
          </w:pPr>
          <w:hyperlink w:anchor="_Toc158095523" w:history="1">
            <w:r w:rsidR="00D50335" w:rsidRPr="00BD60FB">
              <w:rPr>
                <w:rStyle w:val="Hyperlink"/>
                <w:noProof/>
              </w:rPr>
              <w:t>5.5.2</w:t>
            </w:r>
            <w:r w:rsidR="00D50335">
              <w:rPr>
                <w:rFonts w:asciiTheme="minorHAnsi" w:eastAsiaTheme="minorEastAsia" w:hAnsiTheme="minorHAnsi"/>
                <w:noProof/>
              </w:rPr>
              <w:tab/>
            </w:r>
            <w:r w:rsidR="00D50335" w:rsidRPr="00BD60FB">
              <w:rPr>
                <w:rStyle w:val="Hyperlink"/>
                <w:noProof/>
              </w:rPr>
              <w:t>Childcare</w:t>
            </w:r>
            <w:r w:rsidR="00D50335">
              <w:rPr>
                <w:noProof/>
                <w:webHidden/>
              </w:rPr>
              <w:tab/>
            </w:r>
            <w:r w:rsidR="00D50335">
              <w:rPr>
                <w:noProof/>
                <w:webHidden/>
              </w:rPr>
              <w:fldChar w:fldCharType="begin"/>
            </w:r>
            <w:r w:rsidR="00D50335">
              <w:rPr>
                <w:noProof/>
                <w:webHidden/>
              </w:rPr>
              <w:instrText xml:space="preserve"> PAGEREF _Toc158095523 \h </w:instrText>
            </w:r>
            <w:r w:rsidR="00D50335">
              <w:rPr>
                <w:noProof/>
                <w:webHidden/>
              </w:rPr>
            </w:r>
            <w:r w:rsidR="00D50335">
              <w:rPr>
                <w:noProof/>
                <w:webHidden/>
              </w:rPr>
              <w:fldChar w:fldCharType="separate"/>
            </w:r>
            <w:r w:rsidR="00D50335">
              <w:rPr>
                <w:noProof/>
                <w:webHidden/>
              </w:rPr>
              <w:t>123</w:t>
            </w:r>
            <w:r w:rsidR="00D50335">
              <w:rPr>
                <w:noProof/>
                <w:webHidden/>
              </w:rPr>
              <w:fldChar w:fldCharType="end"/>
            </w:r>
          </w:hyperlink>
        </w:p>
        <w:p w14:paraId="11C4B56A" w14:textId="242D8085" w:rsidR="00D50335" w:rsidRDefault="007818CA">
          <w:pPr>
            <w:pStyle w:val="TOC2"/>
            <w:tabs>
              <w:tab w:val="left" w:pos="880"/>
              <w:tab w:val="right" w:leader="dot" w:pos="9350"/>
            </w:tabs>
            <w:rPr>
              <w:rFonts w:asciiTheme="minorHAnsi" w:eastAsiaTheme="minorEastAsia" w:hAnsiTheme="minorHAnsi"/>
              <w:noProof/>
            </w:rPr>
          </w:pPr>
          <w:hyperlink w:anchor="_Toc158095524" w:history="1">
            <w:r w:rsidR="00D50335" w:rsidRPr="00BD60FB">
              <w:rPr>
                <w:rStyle w:val="Hyperlink"/>
                <w:noProof/>
              </w:rPr>
              <w:t>5.6</w:t>
            </w:r>
            <w:r w:rsidR="00D50335">
              <w:rPr>
                <w:rFonts w:asciiTheme="minorHAnsi" w:eastAsiaTheme="minorEastAsia" w:hAnsiTheme="minorHAnsi"/>
                <w:noProof/>
              </w:rPr>
              <w:tab/>
            </w:r>
            <w:r w:rsidR="00D50335" w:rsidRPr="00BD60FB">
              <w:rPr>
                <w:rStyle w:val="Hyperlink"/>
                <w:noProof/>
              </w:rPr>
              <w:t>Conclusion</w:t>
            </w:r>
            <w:r w:rsidR="00D50335">
              <w:rPr>
                <w:noProof/>
                <w:webHidden/>
              </w:rPr>
              <w:tab/>
            </w:r>
            <w:r w:rsidR="00D50335">
              <w:rPr>
                <w:noProof/>
                <w:webHidden/>
              </w:rPr>
              <w:fldChar w:fldCharType="begin"/>
            </w:r>
            <w:r w:rsidR="00D50335">
              <w:rPr>
                <w:noProof/>
                <w:webHidden/>
              </w:rPr>
              <w:instrText xml:space="preserve"> PAGEREF _Toc158095524 \h </w:instrText>
            </w:r>
            <w:r w:rsidR="00D50335">
              <w:rPr>
                <w:noProof/>
                <w:webHidden/>
              </w:rPr>
            </w:r>
            <w:r w:rsidR="00D50335">
              <w:rPr>
                <w:noProof/>
                <w:webHidden/>
              </w:rPr>
              <w:fldChar w:fldCharType="separate"/>
            </w:r>
            <w:r w:rsidR="00D50335">
              <w:rPr>
                <w:noProof/>
                <w:webHidden/>
              </w:rPr>
              <w:t>126</w:t>
            </w:r>
            <w:r w:rsidR="00D50335">
              <w:rPr>
                <w:noProof/>
                <w:webHidden/>
              </w:rPr>
              <w:fldChar w:fldCharType="end"/>
            </w:r>
          </w:hyperlink>
        </w:p>
        <w:p w14:paraId="4270557C" w14:textId="6456A3EF" w:rsidR="00D50335" w:rsidRDefault="007818CA">
          <w:pPr>
            <w:pStyle w:val="TOC1"/>
            <w:tabs>
              <w:tab w:val="left" w:pos="440"/>
              <w:tab w:val="right" w:leader="dot" w:pos="9350"/>
            </w:tabs>
            <w:rPr>
              <w:rFonts w:asciiTheme="minorHAnsi" w:eastAsiaTheme="minorEastAsia" w:hAnsiTheme="minorHAnsi"/>
              <w:noProof/>
            </w:rPr>
          </w:pPr>
          <w:hyperlink w:anchor="_Toc158095525" w:history="1">
            <w:r w:rsidR="00D50335" w:rsidRPr="00BD60FB">
              <w:rPr>
                <w:rStyle w:val="Hyperlink"/>
                <w:noProof/>
              </w:rPr>
              <w:t>6</w:t>
            </w:r>
            <w:r w:rsidR="00D50335">
              <w:rPr>
                <w:rFonts w:asciiTheme="minorHAnsi" w:eastAsiaTheme="minorEastAsia" w:hAnsiTheme="minorHAnsi"/>
                <w:noProof/>
              </w:rPr>
              <w:tab/>
            </w:r>
            <w:r w:rsidR="00D50335" w:rsidRPr="00BD60FB">
              <w:rPr>
                <w:rStyle w:val="Hyperlink"/>
                <w:noProof/>
              </w:rPr>
              <w:t>Conclusion and Recommendations</w:t>
            </w:r>
            <w:r w:rsidR="00D50335">
              <w:rPr>
                <w:noProof/>
                <w:webHidden/>
              </w:rPr>
              <w:tab/>
            </w:r>
            <w:r w:rsidR="00D50335">
              <w:rPr>
                <w:noProof/>
                <w:webHidden/>
              </w:rPr>
              <w:fldChar w:fldCharType="begin"/>
            </w:r>
            <w:r w:rsidR="00D50335">
              <w:rPr>
                <w:noProof/>
                <w:webHidden/>
              </w:rPr>
              <w:instrText xml:space="preserve"> PAGEREF _Toc158095525 \h </w:instrText>
            </w:r>
            <w:r w:rsidR="00D50335">
              <w:rPr>
                <w:noProof/>
                <w:webHidden/>
              </w:rPr>
            </w:r>
            <w:r w:rsidR="00D50335">
              <w:rPr>
                <w:noProof/>
                <w:webHidden/>
              </w:rPr>
              <w:fldChar w:fldCharType="separate"/>
            </w:r>
            <w:r w:rsidR="00D50335">
              <w:rPr>
                <w:noProof/>
                <w:webHidden/>
              </w:rPr>
              <w:t>129</w:t>
            </w:r>
            <w:r w:rsidR="00D50335">
              <w:rPr>
                <w:noProof/>
                <w:webHidden/>
              </w:rPr>
              <w:fldChar w:fldCharType="end"/>
            </w:r>
          </w:hyperlink>
        </w:p>
        <w:p w14:paraId="6A8C55CE" w14:textId="05268C79" w:rsidR="00D50335" w:rsidRDefault="007818CA">
          <w:pPr>
            <w:pStyle w:val="TOC2"/>
            <w:tabs>
              <w:tab w:val="left" w:pos="880"/>
              <w:tab w:val="right" w:leader="dot" w:pos="9350"/>
            </w:tabs>
            <w:rPr>
              <w:rFonts w:asciiTheme="minorHAnsi" w:eastAsiaTheme="minorEastAsia" w:hAnsiTheme="minorHAnsi"/>
              <w:noProof/>
            </w:rPr>
          </w:pPr>
          <w:hyperlink w:anchor="_Toc158095526" w:history="1">
            <w:r w:rsidR="00D50335" w:rsidRPr="00BD60FB">
              <w:rPr>
                <w:rStyle w:val="Hyperlink"/>
                <w:noProof/>
              </w:rPr>
              <w:t>6.1</w:t>
            </w:r>
            <w:r w:rsidR="00D50335">
              <w:rPr>
                <w:rFonts w:asciiTheme="minorHAnsi" w:eastAsiaTheme="minorEastAsia" w:hAnsiTheme="minorHAnsi"/>
                <w:noProof/>
              </w:rPr>
              <w:tab/>
            </w:r>
            <w:r w:rsidR="00D50335" w:rsidRPr="00BD60FB">
              <w:rPr>
                <w:rStyle w:val="Hyperlink"/>
                <w:noProof/>
              </w:rPr>
              <w:t>Scope of home production</w:t>
            </w:r>
            <w:r w:rsidR="00D50335">
              <w:rPr>
                <w:noProof/>
                <w:webHidden/>
              </w:rPr>
              <w:tab/>
            </w:r>
            <w:r w:rsidR="00D50335">
              <w:rPr>
                <w:noProof/>
                <w:webHidden/>
              </w:rPr>
              <w:fldChar w:fldCharType="begin"/>
            </w:r>
            <w:r w:rsidR="00D50335">
              <w:rPr>
                <w:noProof/>
                <w:webHidden/>
              </w:rPr>
              <w:instrText xml:space="preserve"> PAGEREF _Toc158095526 \h </w:instrText>
            </w:r>
            <w:r w:rsidR="00D50335">
              <w:rPr>
                <w:noProof/>
                <w:webHidden/>
              </w:rPr>
            </w:r>
            <w:r w:rsidR="00D50335">
              <w:rPr>
                <w:noProof/>
                <w:webHidden/>
              </w:rPr>
              <w:fldChar w:fldCharType="separate"/>
            </w:r>
            <w:r w:rsidR="00D50335">
              <w:rPr>
                <w:noProof/>
                <w:webHidden/>
              </w:rPr>
              <w:t>129</w:t>
            </w:r>
            <w:r w:rsidR="00D50335">
              <w:rPr>
                <w:noProof/>
                <w:webHidden/>
              </w:rPr>
              <w:fldChar w:fldCharType="end"/>
            </w:r>
          </w:hyperlink>
        </w:p>
        <w:p w14:paraId="24C49EEC" w14:textId="7C65E6C4" w:rsidR="00D50335" w:rsidRDefault="007818CA">
          <w:pPr>
            <w:pStyle w:val="TOC2"/>
            <w:tabs>
              <w:tab w:val="left" w:pos="880"/>
              <w:tab w:val="right" w:leader="dot" w:pos="9350"/>
            </w:tabs>
            <w:rPr>
              <w:rFonts w:asciiTheme="minorHAnsi" w:eastAsiaTheme="minorEastAsia" w:hAnsiTheme="minorHAnsi"/>
              <w:noProof/>
            </w:rPr>
          </w:pPr>
          <w:hyperlink w:anchor="_Toc158095527" w:history="1">
            <w:r w:rsidR="00D50335" w:rsidRPr="00BD60FB">
              <w:rPr>
                <w:rStyle w:val="Hyperlink"/>
                <w:noProof/>
              </w:rPr>
              <w:t>6.2</w:t>
            </w:r>
            <w:r w:rsidR="00D50335">
              <w:rPr>
                <w:rFonts w:asciiTheme="minorHAnsi" w:eastAsiaTheme="minorEastAsia" w:hAnsiTheme="minorHAnsi"/>
                <w:noProof/>
              </w:rPr>
              <w:tab/>
            </w:r>
            <w:r w:rsidR="00D50335" w:rsidRPr="00BD60FB">
              <w:rPr>
                <w:rStyle w:val="Hyperlink"/>
                <w:noProof/>
              </w:rPr>
              <w:t>Valuation of home production</w:t>
            </w:r>
            <w:r w:rsidR="00D50335">
              <w:rPr>
                <w:noProof/>
                <w:webHidden/>
              </w:rPr>
              <w:tab/>
            </w:r>
            <w:r w:rsidR="00D50335">
              <w:rPr>
                <w:noProof/>
                <w:webHidden/>
              </w:rPr>
              <w:fldChar w:fldCharType="begin"/>
            </w:r>
            <w:r w:rsidR="00D50335">
              <w:rPr>
                <w:noProof/>
                <w:webHidden/>
              </w:rPr>
              <w:instrText xml:space="preserve"> PAGEREF _Toc158095527 \h </w:instrText>
            </w:r>
            <w:r w:rsidR="00D50335">
              <w:rPr>
                <w:noProof/>
                <w:webHidden/>
              </w:rPr>
            </w:r>
            <w:r w:rsidR="00D50335">
              <w:rPr>
                <w:noProof/>
                <w:webHidden/>
              </w:rPr>
              <w:fldChar w:fldCharType="separate"/>
            </w:r>
            <w:r w:rsidR="00D50335">
              <w:rPr>
                <w:noProof/>
                <w:webHidden/>
              </w:rPr>
              <w:t>130</w:t>
            </w:r>
            <w:r w:rsidR="00D50335">
              <w:rPr>
                <w:noProof/>
                <w:webHidden/>
              </w:rPr>
              <w:fldChar w:fldCharType="end"/>
            </w:r>
          </w:hyperlink>
        </w:p>
        <w:p w14:paraId="26118A78" w14:textId="0EB3C3A5" w:rsidR="00D50335" w:rsidRDefault="007818CA">
          <w:pPr>
            <w:pStyle w:val="TOC2"/>
            <w:tabs>
              <w:tab w:val="left" w:pos="880"/>
              <w:tab w:val="right" w:leader="dot" w:pos="9350"/>
            </w:tabs>
            <w:rPr>
              <w:rFonts w:asciiTheme="minorHAnsi" w:eastAsiaTheme="minorEastAsia" w:hAnsiTheme="minorHAnsi"/>
              <w:noProof/>
            </w:rPr>
          </w:pPr>
          <w:hyperlink w:anchor="_Toc158095528" w:history="1">
            <w:r w:rsidR="00D50335" w:rsidRPr="00BD60FB">
              <w:rPr>
                <w:rStyle w:val="Hyperlink"/>
                <w:noProof/>
              </w:rPr>
              <w:t>6.3</w:t>
            </w:r>
            <w:r w:rsidR="00D50335">
              <w:rPr>
                <w:rFonts w:asciiTheme="minorHAnsi" w:eastAsiaTheme="minorEastAsia" w:hAnsiTheme="minorHAnsi"/>
                <w:noProof/>
              </w:rPr>
              <w:tab/>
            </w:r>
            <w:r w:rsidR="00D50335" w:rsidRPr="00BD60FB">
              <w:rPr>
                <w:rStyle w:val="Hyperlink"/>
                <w:noProof/>
              </w:rPr>
              <w:t>Imputations from the ATUS</w:t>
            </w:r>
            <w:r w:rsidR="00D50335">
              <w:rPr>
                <w:noProof/>
                <w:webHidden/>
              </w:rPr>
              <w:tab/>
            </w:r>
            <w:r w:rsidR="00D50335">
              <w:rPr>
                <w:noProof/>
                <w:webHidden/>
              </w:rPr>
              <w:fldChar w:fldCharType="begin"/>
            </w:r>
            <w:r w:rsidR="00D50335">
              <w:rPr>
                <w:noProof/>
                <w:webHidden/>
              </w:rPr>
              <w:instrText xml:space="preserve"> PAGEREF _Toc158095528 \h </w:instrText>
            </w:r>
            <w:r w:rsidR="00D50335">
              <w:rPr>
                <w:noProof/>
                <w:webHidden/>
              </w:rPr>
            </w:r>
            <w:r w:rsidR="00D50335">
              <w:rPr>
                <w:noProof/>
                <w:webHidden/>
              </w:rPr>
              <w:fldChar w:fldCharType="separate"/>
            </w:r>
            <w:r w:rsidR="00D50335">
              <w:rPr>
                <w:noProof/>
                <w:webHidden/>
              </w:rPr>
              <w:t>130</w:t>
            </w:r>
            <w:r w:rsidR="00D50335">
              <w:rPr>
                <w:noProof/>
                <w:webHidden/>
              </w:rPr>
              <w:fldChar w:fldCharType="end"/>
            </w:r>
          </w:hyperlink>
        </w:p>
        <w:p w14:paraId="09F9E30E" w14:textId="4A33FE5E" w:rsidR="00D50335" w:rsidRDefault="007818CA">
          <w:pPr>
            <w:pStyle w:val="TOC2"/>
            <w:tabs>
              <w:tab w:val="left" w:pos="880"/>
              <w:tab w:val="right" w:leader="dot" w:pos="9350"/>
            </w:tabs>
            <w:rPr>
              <w:rFonts w:asciiTheme="minorHAnsi" w:eastAsiaTheme="minorEastAsia" w:hAnsiTheme="minorHAnsi"/>
              <w:noProof/>
            </w:rPr>
          </w:pPr>
          <w:hyperlink w:anchor="_Toc158095529" w:history="1">
            <w:r w:rsidR="00D50335" w:rsidRPr="00BD60FB">
              <w:rPr>
                <w:rStyle w:val="Hyperlink"/>
                <w:noProof/>
              </w:rPr>
              <w:t>6.4</w:t>
            </w:r>
            <w:r w:rsidR="00D50335">
              <w:rPr>
                <w:rFonts w:asciiTheme="minorHAnsi" w:eastAsiaTheme="minorEastAsia" w:hAnsiTheme="minorHAnsi"/>
                <w:noProof/>
              </w:rPr>
              <w:tab/>
            </w:r>
            <w:r w:rsidR="00D50335" w:rsidRPr="00BD60FB">
              <w:rPr>
                <w:rStyle w:val="Hyperlink"/>
                <w:noProof/>
              </w:rPr>
              <w:t>Imputations of care received from outside the consumer unit</w:t>
            </w:r>
            <w:r w:rsidR="00D50335">
              <w:rPr>
                <w:noProof/>
                <w:webHidden/>
              </w:rPr>
              <w:tab/>
            </w:r>
            <w:r w:rsidR="00D50335">
              <w:rPr>
                <w:noProof/>
                <w:webHidden/>
              </w:rPr>
              <w:fldChar w:fldCharType="begin"/>
            </w:r>
            <w:r w:rsidR="00D50335">
              <w:rPr>
                <w:noProof/>
                <w:webHidden/>
              </w:rPr>
              <w:instrText xml:space="preserve"> PAGEREF _Toc158095529 \h </w:instrText>
            </w:r>
            <w:r w:rsidR="00D50335">
              <w:rPr>
                <w:noProof/>
                <w:webHidden/>
              </w:rPr>
            </w:r>
            <w:r w:rsidR="00D50335">
              <w:rPr>
                <w:noProof/>
                <w:webHidden/>
              </w:rPr>
              <w:fldChar w:fldCharType="separate"/>
            </w:r>
            <w:r w:rsidR="00D50335">
              <w:rPr>
                <w:noProof/>
                <w:webHidden/>
              </w:rPr>
              <w:t>132</w:t>
            </w:r>
            <w:r w:rsidR="00D50335">
              <w:rPr>
                <w:noProof/>
                <w:webHidden/>
              </w:rPr>
              <w:fldChar w:fldCharType="end"/>
            </w:r>
          </w:hyperlink>
        </w:p>
        <w:p w14:paraId="5288522C" w14:textId="37DAF964" w:rsidR="00D50335" w:rsidRDefault="007818CA">
          <w:pPr>
            <w:pStyle w:val="TOC2"/>
            <w:tabs>
              <w:tab w:val="left" w:pos="880"/>
              <w:tab w:val="right" w:leader="dot" w:pos="9350"/>
            </w:tabs>
            <w:rPr>
              <w:rFonts w:asciiTheme="minorHAnsi" w:eastAsiaTheme="minorEastAsia" w:hAnsiTheme="minorHAnsi"/>
              <w:noProof/>
            </w:rPr>
          </w:pPr>
          <w:hyperlink w:anchor="_Toc158095530" w:history="1">
            <w:r w:rsidR="00D50335" w:rsidRPr="00BD60FB">
              <w:rPr>
                <w:rStyle w:val="Hyperlink"/>
                <w:noProof/>
              </w:rPr>
              <w:t>6.5</w:t>
            </w:r>
            <w:r w:rsidR="00D50335">
              <w:rPr>
                <w:rFonts w:asciiTheme="minorHAnsi" w:eastAsiaTheme="minorEastAsia" w:hAnsiTheme="minorHAnsi"/>
                <w:noProof/>
              </w:rPr>
              <w:tab/>
            </w:r>
            <w:r w:rsidR="00D50335" w:rsidRPr="00BD60FB">
              <w:rPr>
                <w:rStyle w:val="Hyperlink"/>
                <w:noProof/>
              </w:rPr>
              <w:t>Recommendations for the use of synthetic CE public-use files</w:t>
            </w:r>
            <w:r w:rsidR="00D50335">
              <w:rPr>
                <w:noProof/>
                <w:webHidden/>
              </w:rPr>
              <w:tab/>
            </w:r>
            <w:r w:rsidR="00D50335">
              <w:rPr>
                <w:noProof/>
                <w:webHidden/>
              </w:rPr>
              <w:fldChar w:fldCharType="begin"/>
            </w:r>
            <w:r w:rsidR="00D50335">
              <w:rPr>
                <w:noProof/>
                <w:webHidden/>
              </w:rPr>
              <w:instrText xml:space="preserve"> PAGEREF _Toc158095530 \h </w:instrText>
            </w:r>
            <w:r w:rsidR="00D50335">
              <w:rPr>
                <w:noProof/>
                <w:webHidden/>
              </w:rPr>
            </w:r>
            <w:r w:rsidR="00D50335">
              <w:rPr>
                <w:noProof/>
                <w:webHidden/>
              </w:rPr>
              <w:fldChar w:fldCharType="separate"/>
            </w:r>
            <w:r w:rsidR="00D50335">
              <w:rPr>
                <w:noProof/>
                <w:webHidden/>
              </w:rPr>
              <w:t>132</w:t>
            </w:r>
            <w:r w:rsidR="00D50335">
              <w:rPr>
                <w:noProof/>
                <w:webHidden/>
              </w:rPr>
              <w:fldChar w:fldCharType="end"/>
            </w:r>
          </w:hyperlink>
        </w:p>
        <w:p w14:paraId="52C543C4" w14:textId="367E21A9" w:rsidR="00D50335" w:rsidRDefault="007818CA">
          <w:pPr>
            <w:pStyle w:val="TOC1"/>
            <w:tabs>
              <w:tab w:val="right" w:leader="dot" w:pos="9350"/>
            </w:tabs>
            <w:rPr>
              <w:rFonts w:asciiTheme="minorHAnsi" w:eastAsiaTheme="minorEastAsia" w:hAnsiTheme="minorHAnsi"/>
              <w:noProof/>
            </w:rPr>
          </w:pPr>
          <w:hyperlink w:anchor="_Toc158095531" w:history="1">
            <w:r w:rsidR="00D50335" w:rsidRPr="00BD60FB">
              <w:rPr>
                <w:rStyle w:val="Hyperlink"/>
                <w:noProof/>
              </w:rPr>
              <w:t>Appendix A: Validation exercise using the PSID</w:t>
            </w:r>
            <w:r w:rsidR="00D50335">
              <w:rPr>
                <w:noProof/>
                <w:webHidden/>
              </w:rPr>
              <w:tab/>
            </w:r>
            <w:r w:rsidR="00D50335">
              <w:rPr>
                <w:noProof/>
                <w:webHidden/>
              </w:rPr>
              <w:fldChar w:fldCharType="begin"/>
            </w:r>
            <w:r w:rsidR="00D50335">
              <w:rPr>
                <w:noProof/>
                <w:webHidden/>
              </w:rPr>
              <w:instrText xml:space="preserve"> PAGEREF _Toc158095531 \h </w:instrText>
            </w:r>
            <w:r w:rsidR="00D50335">
              <w:rPr>
                <w:noProof/>
                <w:webHidden/>
              </w:rPr>
            </w:r>
            <w:r w:rsidR="00D50335">
              <w:rPr>
                <w:noProof/>
                <w:webHidden/>
              </w:rPr>
              <w:fldChar w:fldCharType="separate"/>
            </w:r>
            <w:r w:rsidR="00D50335">
              <w:rPr>
                <w:noProof/>
                <w:webHidden/>
              </w:rPr>
              <w:t>134</w:t>
            </w:r>
            <w:r w:rsidR="00D50335">
              <w:rPr>
                <w:noProof/>
                <w:webHidden/>
              </w:rPr>
              <w:fldChar w:fldCharType="end"/>
            </w:r>
          </w:hyperlink>
        </w:p>
        <w:p w14:paraId="74C5919D" w14:textId="0DA3B916" w:rsidR="00D50335" w:rsidRDefault="007818CA">
          <w:pPr>
            <w:pStyle w:val="TOC2"/>
            <w:tabs>
              <w:tab w:val="right" w:leader="dot" w:pos="9350"/>
            </w:tabs>
            <w:rPr>
              <w:rFonts w:asciiTheme="minorHAnsi" w:eastAsiaTheme="minorEastAsia" w:hAnsiTheme="minorHAnsi"/>
              <w:noProof/>
            </w:rPr>
          </w:pPr>
          <w:hyperlink w:anchor="_Toc158095532" w:history="1">
            <w:r w:rsidR="00D50335" w:rsidRPr="00BD60FB">
              <w:rPr>
                <w:rStyle w:val="Hyperlink"/>
                <w:noProof/>
              </w:rPr>
              <w:t>Background</w:t>
            </w:r>
            <w:r w:rsidR="00D50335">
              <w:rPr>
                <w:noProof/>
                <w:webHidden/>
              </w:rPr>
              <w:tab/>
            </w:r>
            <w:r w:rsidR="00D50335">
              <w:rPr>
                <w:noProof/>
                <w:webHidden/>
              </w:rPr>
              <w:fldChar w:fldCharType="begin"/>
            </w:r>
            <w:r w:rsidR="00D50335">
              <w:rPr>
                <w:noProof/>
                <w:webHidden/>
              </w:rPr>
              <w:instrText xml:space="preserve"> PAGEREF _Toc158095532 \h </w:instrText>
            </w:r>
            <w:r w:rsidR="00D50335">
              <w:rPr>
                <w:noProof/>
                <w:webHidden/>
              </w:rPr>
            </w:r>
            <w:r w:rsidR="00D50335">
              <w:rPr>
                <w:noProof/>
                <w:webHidden/>
              </w:rPr>
              <w:fldChar w:fldCharType="separate"/>
            </w:r>
            <w:r w:rsidR="00D50335">
              <w:rPr>
                <w:noProof/>
                <w:webHidden/>
              </w:rPr>
              <w:t>134</w:t>
            </w:r>
            <w:r w:rsidR="00D50335">
              <w:rPr>
                <w:noProof/>
                <w:webHidden/>
              </w:rPr>
              <w:fldChar w:fldCharType="end"/>
            </w:r>
          </w:hyperlink>
        </w:p>
        <w:p w14:paraId="5A7024F3" w14:textId="2012A74A" w:rsidR="00D50335" w:rsidRDefault="007818CA">
          <w:pPr>
            <w:pStyle w:val="TOC2"/>
            <w:tabs>
              <w:tab w:val="right" w:leader="dot" w:pos="9350"/>
            </w:tabs>
            <w:rPr>
              <w:rFonts w:asciiTheme="minorHAnsi" w:eastAsiaTheme="minorEastAsia" w:hAnsiTheme="minorHAnsi"/>
              <w:noProof/>
            </w:rPr>
          </w:pPr>
          <w:hyperlink w:anchor="_Toc158095533" w:history="1">
            <w:r w:rsidR="00D50335" w:rsidRPr="00BD60FB">
              <w:rPr>
                <w:rStyle w:val="Hyperlink"/>
                <w:noProof/>
              </w:rPr>
              <w:t>Data</w:t>
            </w:r>
            <w:r w:rsidR="00D50335">
              <w:rPr>
                <w:noProof/>
                <w:webHidden/>
              </w:rPr>
              <w:tab/>
            </w:r>
            <w:r w:rsidR="00D50335">
              <w:rPr>
                <w:noProof/>
                <w:webHidden/>
              </w:rPr>
              <w:fldChar w:fldCharType="begin"/>
            </w:r>
            <w:r w:rsidR="00D50335">
              <w:rPr>
                <w:noProof/>
                <w:webHidden/>
              </w:rPr>
              <w:instrText xml:space="preserve"> PAGEREF _Toc158095533 \h </w:instrText>
            </w:r>
            <w:r w:rsidR="00D50335">
              <w:rPr>
                <w:noProof/>
                <w:webHidden/>
              </w:rPr>
            </w:r>
            <w:r w:rsidR="00D50335">
              <w:rPr>
                <w:noProof/>
                <w:webHidden/>
              </w:rPr>
              <w:fldChar w:fldCharType="separate"/>
            </w:r>
            <w:r w:rsidR="00D50335">
              <w:rPr>
                <w:noProof/>
                <w:webHidden/>
              </w:rPr>
              <w:t>135</w:t>
            </w:r>
            <w:r w:rsidR="00D50335">
              <w:rPr>
                <w:noProof/>
                <w:webHidden/>
              </w:rPr>
              <w:fldChar w:fldCharType="end"/>
            </w:r>
          </w:hyperlink>
        </w:p>
        <w:p w14:paraId="1B46744B" w14:textId="607A95F4" w:rsidR="00D50335" w:rsidRDefault="007818CA">
          <w:pPr>
            <w:pStyle w:val="TOC2"/>
            <w:tabs>
              <w:tab w:val="right" w:leader="dot" w:pos="9350"/>
            </w:tabs>
            <w:rPr>
              <w:rFonts w:asciiTheme="minorHAnsi" w:eastAsiaTheme="minorEastAsia" w:hAnsiTheme="minorHAnsi"/>
              <w:noProof/>
            </w:rPr>
          </w:pPr>
          <w:hyperlink w:anchor="_Toc158095534" w:history="1">
            <w:r w:rsidR="00D50335" w:rsidRPr="00BD60FB">
              <w:rPr>
                <w:rStyle w:val="Hyperlink"/>
                <w:noProof/>
              </w:rPr>
              <w:t>Methodology</w:t>
            </w:r>
            <w:r w:rsidR="00D50335">
              <w:rPr>
                <w:noProof/>
                <w:webHidden/>
              </w:rPr>
              <w:tab/>
            </w:r>
            <w:r w:rsidR="00D50335">
              <w:rPr>
                <w:noProof/>
                <w:webHidden/>
              </w:rPr>
              <w:fldChar w:fldCharType="begin"/>
            </w:r>
            <w:r w:rsidR="00D50335">
              <w:rPr>
                <w:noProof/>
                <w:webHidden/>
              </w:rPr>
              <w:instrText xml:space="preserve"> PAGEREF _Toc158095534 \h </w:instrText>
            </w:r>
            <w:r w:rsidR="00D50335">
              <w:rPr>
                <w:noProof/>
                <w:webHidden/>
              </w:rPr>
            </w:r>
            <w:r w:rsidR="00D50335">
              <w:rPr>
                <w:noProof/>
                <w:webHidden/>
              </w:rPr>
              <w:fldChar w:fldCharType="separate"/>
            </w:r>
            <w:r w:rsidR="00D50335">
              <w:rPr>
                <w:noProof/>
                <w:webHidden/>
              </w:rPr>
              <w:t>135</w:t>
            </w:r>
            <w:r w:rsidR="00D50335">
              <w:rPr>
                <w:noProof/>
                <w:webHidden/>
              </w:rPr>
              <w:fldChar w:fldCharType="end"/>
            </w:r>
          </w:hyperlink>
        </w:p>
        <w:p w14:paraId="78E817F1" w14:textId="0683D112" w:rsidR="00D50335" w:rsidRDefault="007818CA">
          <w:pPr>
            <w:pStyle w:val="TOC2"/>
            <w:tabs>
              <w:tab w:val="right" w:leader="dot" w:pos="9350"/>
            </w:tabs>
            <w:rPr>
              <w:rFonts w:asciiTheme="minorHAnsi" w:eastAsiaTheme="minorEastAsia" w:hAnsiTheme="minorHAnsi"/>
              <w:noProof/>
            </w:rPr>
          </w:pPr>
          <w:hyperlink w:anchor="_Toc158095535" w:history="1">
            <w:r w:rsidR="00D50335" w:rsidRPr="00BD60FB">
              <w:rPr>
                <w:rStyle w:val="Hyperlink"/>
                <w:noProof/>
              </w:rPr>
              <w:t>Results</w:t>
            </w:r>
            <w:r w:rsidR="00D50335">
              <w:rPr>
                <w:noProof/>
                <w:webHidden/>
              </w:rPr>
              <w:tab/>
            </w:r>
            <w:r w:rsidR="00D50335">
              <w:rPr>
                <w:noProof/>
                <w:webHidden/>
              </w:rPr>
              <w:fldChar w:fldCharType="begin"/>
            </w:r>
            <w:r w:rsidR="00D50335">
              <w:rPr>
                <w:noProof/>
                <w:webHidden/>
              </w:rPr>
              <w:instrText xml:space="preserve"> PAGEREF _Toc158095535 \h </w:instrText>
            </w:r>
            <w:r w:rsidR="00D50335">
              <w:rPr>
                <w:noProof/>
                <w:webHidden/>
              </w:rPr>
            </w:r>
            <w:r w:rsidR="00D50335">
              <w:rPr>
                <w:noProof/>
                <w:webHidden/>
              </w:rPr>
              <w:fldChar w:fldCharType="separate"/>
            </w:r>
            <w:r w:rsidR="00D50335">
              <w:rPr>
                <w:noProof/>
                <w:webHidden/>
              </w:rPr>
              <w:t>138</w:t>
            </w:r>
            <w:r w:rsidR="00D50335">
              <w:rPr>
                <w:noProof/>
                <w:webHidden/>
              </w:rPr>
              <w:fldChar w:fldCharType="end"/>
            </w:r>
          </w:hyperlink>
        </w:p>
        <w:p w14:paraId="7AEB6951" w14:textId="4AF86DB3" w:rsidR="00D50335" w:rsidRDefault="007818CA">
          <w:pPr>
            <w:pStyle w:val="TOC1"/>
            <w:tabs>
              <w:tab w:val="right" w:leader="dot" w:pos="9350"/>
            </w:tabs>
            <w:rPr>
              <w:rFonts w:asciiTheme="minorHAnsi" w:eastAsiaTheme="minorEastAsia" w:hAnsiTheme="minorHAnsi"/>
              <w:noProof/>
            </w:rPr>
          </w:pPr>
          <w:hyperlink w:anchor="_Toc158095536" w:history="1">
            <w:r w:rsidR="00D50335" w:rsidRPr="00BD60FB">
              <w:rPr>
                <w:rStyle w:val="Hyperlink"/>
                <w:noProof/>
              </w:rPr>
              <w:t>Appendix B: Comparison of the results from two algorithms of multiple imputation</w:t>
            </w:r>
            <w:r w:rsidR="00D50335">
              <w:rPr>
                <w:noProof/>
                <w:webHidden/>
              </w:rPr>
              <w:tab/>
            </w:r>
            <w:r w:rsidR="00D50335">
              <w:rPr>
                <w:noProof/>
                <w:webHidden/>
              </w:rPr>
              <w:fldChar w:fldCharType="begin"/>
            </w:r>
            <w:r w:rsidR="00D50335">
              <w:rPr>
                <w:noProof/>
                <w:webHidden/>
              </w:rPr>
              <w:instrText xml:space="preserve"> PAGEREF _Toc158095536 \h </w:instrText>
            </w:r>
            <w:r w:rsidR="00D50335">
              <w:rPr>
                <w:noProof/>
                <w:webHidden/>
              </w:rPr>
            </w:r>
            <w:r w:rsidR="00D50335">
              <w:rPr>
                <w:noProof/>
                <w:webHidden/>
              </w:rPr>
              <w:fldChar w:fldCharType="separate"/>
            </w:r>
            <w:r w:rsidR="00D50335">
              <w:rPr>
                <w:noProof/>
                <w:webHidden/>
              </w:rPr>
              <w:t>143</w:t>
            </w:r>
            <w:r w:rsidR="00D50335">
              <w:rPr>
                <w:noProof/>
                <w:webHidden/>
              </w:rPr>
              <w:fldChar w:fldCharType="end"/>
            </w:r>
          </w:hyperlink>
        </w:p>
        <w:p w14:paraId="34343081" w14:textId="658077AE" w:rsidR="00D50335" w:rsidRDefault="007818CA">
          <w:pPr>
            <w:pStyle w:val="TOC1"/>
            <w:tabs>
              <w:tab w:val="right" w:leader="dot" w:pos="9350"/>
            </w:tabs>
            <w:rPr>
              <w:rFonts w:asciiTheme="minorHAnsi" w:eastAsiaTheme="minorEastAsia" w:hAnsiTheme="minorHAnsi"/>
              <w:noProof/>
            </w:rPr>
          </w:pPr>
          <w:hyperlink w:anchor="_Toc158095537" w:history="1">
            <w:r w:rsidR="00D50335" w:rsidRPr="00BD60FB">
              <w:rPr>
                <w:rStyle w:val="Hyperlink"/>
                <w:noProof/>
              </w:rPr>
              <w:t>References</w:t>
            </w:r>
            <w:r w:rsidR="00D50335">
              <w:rPr>
                <w:noProof/>
                <w:webHidden/>
              </w:rPr>
              <w:tab/>
            </w:r>
            <w:r w:rsidR="00D50335">
              <w:rPr>
                <w:noProof/>
                <w:webHidden/>
              </w:rPr>
              <w:fldChar w:fldCharType="begin"/>
            </w:r>
            <w:r w:rsidR="00D50335">
              <w:rPr>
                <w:noProof/>
                <w:webHidden/>
              </w:rPr>
              <w:instrText xml:space="preserve"> PAGEREF _Toc158095537 \h </w:instrText>
            </w:r>
            <w:r w:rsidR="00D50335">
              <w:rPr>
                <w:noProof/>
                <w:webHidden/>
              </w:rPr>
            </w:r>
            <w:r w:rsidR="00D50335">
              <w:rPr>
                <w:noProof/>
                <w:webHidden/>
              </w:rPr>
              <w:fldChar w:fldCharType="separate"/>
            </w:r>
            <w:r w:rsidR="00D50335">
              <w:rPr>
                <w:noProof/>
                <w:webHidden/>
              </w:rPr>
              <w:t>145</w:t>
            </w:r>
            <w:r w:rsidR="00D50335">
              <w:rPr>
                <w:noProof/>
                <w:webHidden/>
              </w:rPr>
              <w:fldChar w:fldCharType="end"/>
            </w:r>
          </w:hyperlink>
        </w:p>
        <w:p w14:paraId="0B05C40B" w14:textId="23DCF223" w:rsidR="007D2594" w:rsidRDefault="007D2594">
          <w:r>
            <w:rPr>
              <w:b/>
              <w:bCs/>
              <w:noProof/>
            </w:rPr>
            <w:fldChar w:fldCharType="end"/>
          </w:r>
        </w:p>
      </w:sdtContent>
    </w:sdt>
    <w:p w14:paraId="79D0B4A1" w14:textId="77777777" w:rsidR="007D2594" w:rsidRDefault="007D2594">
      <w:pPr>
        <w:spacing w:after="0" w:line="240" w:lineRule="auto"/>
        <w:rPr>
          <w:rFonts w:asciiTheme="majorHAnsi" w:eastAsiaTheme="majorEastAsia" w:hAnsiTheme="majorHAnsi" w:cstheme="majorBidi"/>
          <w:color w:val="2F5496" w:themeColor="accent1" w:themeShade="BF"/>
          <w:sz w:val="32"/>
          <w:szCs w:val="32"/>
        </w:rPr>
      </w:pPr>
      <w:r>
        <w:br w:type="page"/>
      </w:r>
    </w:p>
    <w:p w14:paraId="18D1BEE3" w14:textId="77777777" w:rsidR="007D2594" w:rsidRDefault="007D2594" w:rsidP="007D2594">
      <w:pPr>
        <w:pStyle w:val="Heading1"/>
        <w:numPr>
          <w:ilvl w:val="0"/>
          <w:numId w:val="0"/>
        </w:numPr>
        <w:ind w:left="432"/>
      </w:pPr>
      <w:bookmarkStart w:id="4" w:name="_Toc158095487"/>
      <w:r>
        <w:lastRenderedPageBreak/>
        <w:t>List of Tables</w:t>
      </w:r>
      <w:bookmarkEnd w:id="4"/>
    </w:p>
    <w:p w14:paraId="57B62AEB" w14:textId="518F389C" w:rsidR="00D50335" w:rsidRDefault="007D2594">
      <w:pPr>
        <w:pStyle w:val="TableofFigures"/>
        <w:tabs>
          <w:tab w:val="right" w:leader="dot" w:pos="9350"/>
        </w:tabs>
        <w:rPr>
          <w:rFonts w:asciiTheme="minorHAnsi" w:eastAsiaTheme="minorEastAsia" w:hAnsiTheme="minorHAnsi"/>
          <w:noProof/>
        </w:rPr>
      </w:pPr>
      <w:r>
        <w:fldChar w:fldCharType="begin"/>
      </w:r>
      <w:r>
        <w:instrText xml:space="preserve"> TOC \h \z \c "Table" </w:instrText>
      </w:r>
      <w:r>
        <w:fldChar w:fldCharType="separate"/>
      </w:r>
      <w:hyperlink w:anchor="_Toc158095538" w:history="1">
        <w:r w:rsidR="00D50335" w:rsidRPr="000E5822">
          <w:rPr>
            <w:rStyle w:val="Hyperlink"/>
            <w:noProof/>
          </w:rPr>
          <w:t>Table 2</w:t>
        </w:r>
        <w:r w:rsidR="00D50335" w:rsidRPr="000E5822">
          <w:rPr>
            <w:rStyle w:val="Hyperlink"/>
            <w:noProof/>
          </w:rPr>
          <w:noBreakHyphen/>
          <w:t>1 Categories of household production included in the study</w:t>
        </w:r>
        <w:r w:rsidR="00D50335">
          <w:rPr>
            <w:noProof/>
            <w:webHidden/>
          </w:rPr>
          <w:tab/>
        </w:r>
        <w:r w:rsidR="00D50335">
          <w:rPr>
            <w:noProof/>
            <w:webHidden/>
          </w:rPr>
          <w:fldChar w:fldCharType="begin"/>
        </w:r>
        <w:r w:rsidR="00D50335">
          <w:rPr>
            <w:noProof/>
            <w:webHidden/>
          </w:rPr>
          <w:instrText xml:space="preserve"> PAGEREF _Toc158095538 \h </w:instrText>
        </w:r>
        <w:r w:rsidR="00D50335">
          <w:rPr>
            <w:noProof/>
            <w:webHidden/>
          </w:rPr>
        </w:r>
        <w:r w:rsidR="00D50335">
          <w:rPr>
            <w:noProof/>
            <w:webHidden/>
          </w:rPr>
          <w:fldChar w:fldCharType="separate"/>
        </w:r>
        <w:r w:rsidR="00D50335">
          <w:rPr>
            <w:noProof/>
            <w:webHidden/>
          </w:rPr>
          <w:t>13</w:t>
        </w:r>
        <w:r w:rsidR="00D50335">
          <w:rPr>
            <w:noProof/>
            <w:webHidden/>
          </w:rPr>
          <w:fldChar w:fldCharType="end"/>
        </w:r>
      </w:hyperlink>
    </w:p>
    <w:p w14:paraId="02995011" w14:textId="7464EADE" w:rsidR="00D50335" w:rsidRDefault="007818CA">
      <w:pPr>
        <w:pStyle w:val="TableofFigures"/>
        <w:tabs>
          <w:tab w:val="right" w:leader="dot" w:pos="9350"/>
        </w:tabs>
        <w:rPr>
          <w:rFonts w:asciiTheme="minorHAnsi" w:eastAsiaTheme="minorEastAsia" w:hAnsiTheme="minorHAnsi"/>
          <w:noProof/>
        </w:rPr>
      </w:pPr>
      <w:hyperlink w:anchor="_Toc158095539" w:history="1">
        <w:r w:rsidR="00D50335" w:rsidRPr="000E5822">
          <w:rPr>
            <w:rStyle w:val="Hyperlink"/>
            <w:noProof/>
          </w:rPr>
          <w:t>Table 2</w:t>
        </w:r>
        <w:r w:rsidR="00D50335" w:rsidRPr="000E5822">
          <w:rPr>
            <w:rStyle w:val="Hyperlink"/>
            <w:noProof/>
          </w:rPr>
          <w:noBreakHyphen/>
          <w:t>2 Percent of parental supervisory (in-your-care) time overlaps with leisure and unpaid housework and procurement activities in households with children, no other adults present (ATUS 2004-2019)</w:t>
        </w:r>
        <w:r w:rsidR="00D50335">
          <w:rPr>
            <w:noProof/>
            <w:webHidden/>
          </w:rPr>
          <w:tab/>
        </w:r>
        <w:r w:rsidR="00D50335">
          <w:rPr>
            <w:noProof/>
            <w:webHidden/>
          </w:rPr>
          <w:fldChar w:fldCharType="begin"/>
        </w:r>
        <w:r w:rsidR="00D50335">
          <w:rPr>
            <w:noProof/>
            <w:webHidden/>
          </w:rPr>
          <w:instrText xml:space="preserve"> PAGEREF _Toc158095539 \h </w:instrText>
        </w:r>
        <w:r w:rsidR="00D50335">
          <w:rPr>
            <w:noProof/>
            <w:webHidden/>
          </w:rPr>
        </w:r>
        <w:r w:rsidR="00D50335">
          <w:rPr>
            <w:noProof/>
            <w:webHidden/>
          </w:rPr>
          <w:fldChar w:fldCharType="separate"/>
        </w:r>
        <w:r w:rsidR="00D50335">
          <w:rPr>
            <w:noProof/>
            <w:webHidden/>
          </w:rPr>
          <w:t>19</w:t>
        </w:r>
        <w:r w:rsidR="00D50335">
          <w:rPr>
            <w:noProof/>
            <w:webHidden/>
          </w:rPr>
          <w:fldChar w:fldCharType="end"/>
        </w:r>
      </w:hyperlink>
    </w:p>
    <w:p w14:paraId="4EA155B8" w14:textId="1794AE43" w:rsidR="00D50335" w:rsidRDefault="007818CA">
      <w:pPr>
        <w:pStyle w:val="TableofFigures"/>
        <w:tabs>
          <w:tab w:val="right" w:leader="dot" w:pos="9350"/>
        </w:tabs>
        <w:rPr>
          <w:rFonts w:asciiTheme="minorHAnsi" w:eastAsiaTheme="minorEastAsia" w:hAnsiTheme="minorHAnsi"/>
          <w:noProof/>
        </w:rPr>
      </w:pPr>
      <w:hyperlink w:anchor="_Toc158095540" w:history="1">
        <w:r w:rsidR="00D50335" w:rsidRPr="000E5822">
          <w:rPr>
            <w:rStyle w:val="Hyperlink"/>
            <w:noProof/>
          </w:rPr>
          <w:t>Table 3</w:t>
        </w:r>
        <w:r w:rsidR="00D50335" w:rsidRPr="000E5822">
          <w:rPr>
            <w:rStyle w:val="Hyperlink"/>
            <w:noProof/>
          </w:rPr>
          <w:noBreakHyphen/>
          <w:t>1 Imputation methods used by the component of household production</w:t>
        </w:r>
        <w:r w:rsidR="00D50335">
          <w:rPr>
            <w:noProof/>
            <w:webHidden/>
          </w:rPr>
          <w:tab/>
        </w:r>
        <w:r w:rsidR="00D50335">
          <w:rPr>
            <w:noProof/>
            <w:webHidden/>
          </w:rPr>
          <w:fldChar w:fldCharType="begin"/>
        </w:r>
        <w:r w:rsidR="00D50335">
          <w:rPr>
            <w:noProof/>
            <w:webHidden/>
          </w:rPr>
          <w:instrText xml:space="preserve"> PAGEREF _Toc158095540 \h </w:instrText>
        </w:r>
        <w:r w:rsidR="00D50335">
          <w:rPr>
            <w:noProof/>
            <w:webHidden/>
          </w:rPr>
        </w:r>
        <w:r w:rsidR="00D50335">
          <w:rPr>
            <w:noProof/>
            <w:webHidden/>
          </w:rPr>
          <w:fldChar w:fldCharType="separate"/>
        </w:r>
        <w:r w:rsidR="00D50335">
          <w:rPr>
            <w:noProof/>
            <w:webHidden/>
          </w:rPr>
          <w:t>28</w:t>
        </w:r>
        <w:r w:rsidR="00D50335">
          <w:rPr>
            <w:noProof/>
            <w:webHidden/>
          </w:rPr>
          <w:fldChar w:fldCharType="end"/>
        </w:r>
      </w:hyperlink>
    </w:p>
    <w:p w14:paraId="1E6260DE" w14:textId="2FCFA8BA" w:rsidR="00D50335" w:rsidRDefault="007818CA">
      <w:pPr>
        <w:pStyle w:val="TableofFigures"/>
        <w:tabs>
          <w:tab w:val="right" w:leader="dot" w:pos="9350"/>
        </w:tabs>
        <w:rPr>
          <w:rFonts w:asciiTheme="minorHAnsi" w:eastAsiaTheme="minorEastAsia" w:hAnsiTheme="minorHAnsi"/>
          <w:noProof/>
        </w:rPr>
      </w:pPr>
      <w:hyperlink w:anchor="_Toc158095541" w:history="1">
        <w:r w:rsidR="00D50335" w:rsidRPr="000E5822">
          <w:rPr>
            <w:rStyle w:val="Hyperlink"/>
            <w:noProof/>
          </w:rPr>
          <w:t>Table 3</w:t>
        </w:r>
        <w:r w:rsidR="00D50335" w:rsidRPr="000E5822">
          <w:rPr>
            <w:rStyle w:val="Hyperlink"/>
            <w:noProof/>
          </w:rPr>
          <w:noBreakHyphen/>
          <w:t>2 Weighted vs. actual observations across surveys (individuals aged 15 years and older)</w:t>
        </w:r>
        <w:r w:rsidR="00D50335">
          <w:rPr>
            <w:noProof/>
            <w:webHidden/>
          </w:rPr>
          <w:tab/>
        </w:r>
        <w:r w:rsidR="00D50335">
          <w:rPr>
            <w:noProof/>
            <w:webHidden/>
          </w:rPr>
          <w:fldChar w:fldCharType="begin"/>
        </w:r>
        <w:r w:rsidR="00D50335">
          <w:rPr>
            <w:noProof/>
            <w:webHidden/>
          </w:rPr>
          <w:instrText xml:space="preserve"> PAGEREF _Toc158095541 \h </w:instrText>
        </w:r>
        <w:r w:rsidR="00D50335">
          <w:rPr>
            <w:noProof/>
            <w:webHidden/>
          </w:rPr>
        </w:r>
        <w:r w:rsidR="00D50335">
          <w:rPr>
            <w:noProof/>
            <w:webHidden/>
          </w:rPr>
          <w:fldChar w:fldCharType="separate"/>
        </w:r>
        <w:r w:rsidR="00D50335">
          <w:rPr>
            <w:noProof/>
            <w:webHidden/>
          </w:rPr>
          <w:t>34</w:t>
        </w:r>
        <w:r w:rsidR="00D50335">
          <w:rPr>
            <w:noProof/>
            <w:webHidden/>
          </w:rPr>
          <w:fldChar w:fldCharType="end"/>
        </w:r>
      </w:hyperlink>
    </w:p>
    <w:p w14:paraId="3F2AFA24" w14:textId="749C6FB0" w:rsidR="00D50335" w:rsidRDefault="007818CA">
      <w:pPr>
        <w:pStyle w:val="TableofFigures"/>
        <w:tabs>
          <w:tab w:val="right" w:leader="dot" w:pos="9350"/>
        </w:tabs>
        <w:rPr>
          <w:rFonts w:asciiTheme="minorHAnsi" w:eastAsiaTheme="minorEastAsia" w:hAnsiTheme="minorHAnsi"/>
          <w:noProof/>
        </w:rPr>
      </w:pPr>
      <w:hyperlink w:anchor="_Toc158095542" w:history="1">
        <w:r w:rsidR="00D50335" w:rsidRPr="000E5822">
          <w:rPr>
            <w:rStyle w:val="Hyperlink"/>
            <w:noProof/>
          </w:rPr>
          <w:t>Table 3</w:t>
        </w:r>
        <w:r w:rsidR="00D50335" w:rsidRPr="000E5822">
          <w:rPr>
            <w:rStyle w:val="Hyperlink"/>
            <w:noProof/>
          </w:rPr>
          <w:noBreakHyphen/>
          <w:t>3 Composition of the sample by sex, employment status, and presence of children in the household (percent)</w:t>
        </w:r>
        <w:r w:rsidR="00D50335">
          <w:rPr>
            <w:noProof/>
            <w:webHidden/>
          </w:rPr>
          <w:tab/>
        </w:r>
        <w:r w:rsidR="00D50335">
          <w:rPr>
            <w:noProof/>
            <w:webHidden/>
          </w:rPr>
          <w:fldChar w:fldCharType="begin"/>
        </w:r>
        <w:r w:rsidR="00D50335">
          <w:rPr>
            <w:noProof/>
            <w:webHidden/>
          </w:rPr>
          <w:instrText xml:space="preserve"> PAGEREF _Toc158095542 \h </w:instrText>
        </w:r>
        <w:r w:rsidR="00D50335">
          <w:rPr>
            <w:noProof/>
            <w:webHidden/>
          </w:rPr>
        </w:r>
        <w:r w:rsidR="00D50335">
          <w:rPr>
            <w:noProof/>
            <w:webHidden/>
          </w:rPr>
          <w:fldChar w:fldCharType="separate"/>
        </w:r>
        <w:r w:rsidR="00D50335">
          <w:rPr>
            <w:noProof/>
            <w:webHidden/>
          </w:rPr>
          <w:t>35</w:t>
        </w:r>
        <w:r w:rsidR="00D50335">
          <w:rPr>
            <w:noProof/>
            <w:webHidden/>
          </w:rPr>
          <w:fldChar w:fldCharType="end"/>
        </w:r>
      </w:hyperlink>
    </w:p>
    <w:p w14:paraId="6ECB1A95" w14:textId="2F085421" w:rsidR="00D50335" w:rsidRDefault="007818CA">
      <w:pPr>
        <w:pStyle w:val="TableofFigures"/>
        <w:tabs>
          <w:tab w:val="right" w:leader="dot" w:pos="9350"/>
        </w:tabs>
        <w:rPr>
          <w:rFonts w:asciiTheme="minorHAnsi" w:eastAsiaTheme="minorEastAsia" w:hAnsiTheme="minorHAnsi"/>
          <w:noProof/>
        </w:rPr>
      </w:pPr>
      <w:hyperlink w:anchor="_Toc158095543" w:history="1">
        <w:r w:rsidR="00D50335" w:rsidRPr="000E5822">
          <w:rPr>
            <w:rStyle w:val="Hyperlink"/>
            <w:noProof/>
          </w:rPr>
          <w:t>Table 3</w:t>
        </w:r>
        <w:r w:rsidR="00D50335" w:rsidRPr="000E5822">
          <w:rPr>
            <w:rStyle w:val="Hyperlink"/>
            <w:noProof/>
          </w:rPr>
          <w:noBreakHyphen/>
          <w:t>4 Variables used in matching and propensity score estimation</w:t>
        </w:r>
        <w:r w:rsidR="00D50335">
          <w:rPr>
            <w:noProof/>
            <w:webHidden/>
          </w:rPr>
          <w:tab/>
        </w:r>
        <w:r w:rsidR="00D50335">
          <w:rPr>
            <w:noProof/>
            <w:webHidden/>
          </w:rPr>
          <w:fldChar w:fldCharType="begin"/>
        </w:r>
        <w:r w:rsidR="00D50335">
          <w:rPr>
            <w:noProof/>
            <w:webHidden/>
          </w:rPr>
          <w:instrText xml:space="preserve"> PAGEREF _Toc158095543 \h </w:instrText>
        </w:r>
        <w:r w:rsidR="00D50335">
          <w:rPr>
            <w:noProof/>
            <w:webHidden/>
          </w:rPr>
        </w:r>
        <w:r w:rsidR="00D50335">
          <w:rPr>
            <w:noProof/>
            <w:webHidden/>
          </w:rPr>
          <w:fldChar w:fldCharType="separate"/>
        </w:r>
        <w:r w:rsidR="00D50335">
          <w:rPr>
            <w:noProof/>
            <w:webHidden/>
          </w:rPr>
          <w:t>37</w:t>
        </w:r>
        <w:r w:rsidR="00D50335">
          <w:rPr>
            <w:noProof/>
            <w:webHidden/>
          </w:rPr>
          <w:fldChar w:fldCharType="end"/>
        </w:r>
      </w:hyperlink>
    </w:p>
    <w:p w14:paraId="00C7A85D" w14:textId="647A4C97" w:rsidR="00D50335" w:rsidRDefault="007818CA">
      <w:pPr>
        <w:pStyle w:val="TableofFigures"/>
        <w:tabs>
          <w:tab w:val="right" w:leader="dot" w:pos="9350"/>
        </w:tabs>
        <w:rPr>
          <w:rFonts w:asciiTheme="minorHAnsi" w:eastAsiaTheme="minorEastAsia" w:hAnsiTheme="minorHAnsi"/>
          <w:noProof/>
        </w:rPr>
      </w:pPr>
      <w:hyperlink w:anchor="_Toc158095544" w:history="1">
        <w:r w:rsidR="00D50335" w:rsidRPr="000E5822">
          <w:rPr>
            <w:rStyle w:val="Hyperlink"/>
            <w:noProof/>
          </w:rPr>
          <w:t>Table 3</w:t>
        </w:r>
        <w:r w:rsidR="00D50335" w:rsidRPr="000E5822">
          <w:rPr>
            <w:rStyle w:val="Hyperlink"/>
            <w:noProof/>
          </w:rPr>
          <w:noBreakHyphen/>
          <w:t>5 Share of the total number of observations matched in each round (percent) in the matching of the CE Interview sample with ATUS</w:t>
        </w:r>
        <w:r w:rsidR="00D50335">
          <w:rPr>
            <w:noProof/>
            <w:webHidden/>
          </w:rPr>
          <w:tab/>
        </w:r>
        <w:r w:rsidR="00D50335">
          <w:rPr>
            <w:noProof/>
            <w:webHidden/>
          </w:rPr>
          <w:fldChar w:fldCharType="begin"/>
        </w:r>
        <w:r w:rsidR="00D50335">
          <w:rPr>
            <w:noProof/>
            <w:webHidden/>
          </w:rPr>
          <w:instrText xml:space="preserve"> PAGEREF _Toc158095544 \h </w:instrText>
        </w:r>
        <w:r w:rsidR="00D50335">
          <w:rPr>
            <w:noProof/>
            <w:webHidden/>
          </w:rPr>
        </w:r>
        <w:r w:rsidR="00D50335">
          <w:rPr>
            <w:noProof/>
            <w:webHidden/>
          </w:rPr>
          <w:fldChar w:fldCharType="separate"/>
        </w:r>
        <w:r w:rsidR="00D50335">
          <w:rPr>
            <w:noProof/>
            <w:webHidden/>
          </w:rPr>
          <w:t>39</w:t>
        </w:r>
        <w:r w:rsidR="00D50335">
          <w:rPr>
            <w:noProof/>
            <w:webHidden/>
          </w:rPr>
          <w:fldChar w:fldCharType="end"/>
        </w:r>
      </w:hyperlink>
    </w:p>
    <w:p w14:paraId="0692B05C" w14:textId="07F5A0E4" w:rsidR="00D50335" w:rsidRDefault="007818CA">
      <w:pPr>
        <w:pStyle w:val="TableofFigures"/>
        <w:tabs>
          <w:tab w:val="right" w:leader="dot" w:pos="9350"/>
        </w:tabs>
        <w:rPr>
          <w:rFonts w:asciiTheme="minorHAnsi" w:eastAsiaTheme="minorEastAsia" w:hAnsiTheme="minorHAnsi"/>
          <w:noProof/>
        </w:rPr>
      </w:pPr>
      <w:hyperlink w:anchor="_Toc158095545" w:history="1">
        <w:r w:rsidR="00D50335" w:rsidRPr="000E5822">
          <w:rPr>
            <w:rStyle w:val="Hyperlink"/>
            <w:noProof/>
          </w:rPr>
          <w:t>Table 3</w:t>
        </w:r>
        <w:r w:rsidR="00D50335" w:rsidRPr="000E5822">
          <w:rPr>
            <w:rStyle w:val="Hyperlink"/>
            <w:noProof/>
          </w:rPr>
          <w:noBreakHyphen/>
          <w:t>6 Classification of characteristics based on whether the relationship between the characteristic and time is reflected in the matching imputation (“Yes”) or not (“No”), by type of statistic, sample, and sex</w:t>
        </w:r>
        <w:r w:rsidR="00D50335">
          <w:rPr>
            <w:noProof/>
            <w:webHidden/>
          </w:rPr>
          <w:tab/>
        </w:r>
        <w:r w:rsidR="00D50335">
          <w:rPr>
            <w:noProof/>
            <w:webHidden/>
          </w:rPr>
          <w:fldChar w:fldCharType="begin"/>
        </w:r>
        <w:r w:rsidR="00D50335">
          <w:rPr>
            <w:noProof/>
            <w:webHidden/>
          </w:rPr>
          <w:instrText xml:space="preserve"> PAGEREF _Toc158095545 \h </w:instrText>
        </w:r>
        <w:r w:rsidR="00D50335">
          <w:rPr>
            <w:noProof/>
            <w:webHidden/>
          </w:rPr>
        </w:r>
        <w:r w:rsidR="00D50335">
          <w:rPr>
            <w:noProof/>
            <w:webHidden/>
          </w:rPr>
          <w:fldChar w:fldCharType="separate"/>
        </w:r>
        <w:r w:rsidR="00D50335">
          <w:rPr>
            <w:noProof/>
            <w:webHidden/>
          </w:rPr>
          <w:t>48</w:t>
        </w:r>
        <w:r w:rsidR="00D50335">
          <w:rPr>
            <w:noProof/>
            <w:webHidden/>
          </w:rPr>
          <w:fldChar w:fldCharType="end"/>
        </w:r>
      </w:hyperlink>
    </w:p>
    <w:p w14:paraId="44847238" w14:textId="5EA97208" w:rsidR="00D50335" w:rsidRDefault="007818CA">
      <w:pPr>
        <w:pStyle w:val="TableofFigures"/>
        <w:tabs>
          <w:tab w:val="right" w:leader="dot" w:pos="9350"/>
        </w:tabs>
        <w:rPr>
          <w:rFonts w:asciiTheme="minorHAnsi" w:eastAsiaTheme="minorEastAsia" w:hAnsiTheme="minorHAnsi"/>
          <w:noProof/>
        </w:rPr>
      </w:pPr>
      <w:hyperlink w:anchor="_Toc158095546" w:history="1">
        <w:r w:rsidR="00D50335" w:rsidRPr="000E5822">
          <w:rPr>
            <w:rStyle w:val="Hyperlink"/>
            <w:noProof/>
          </w:rPr>
          <w:t>Table 3</w:t>
        </w:r>
        <w:r w:rsidR="00D50335" w:rsidRPr="000E5822">
          <w:rPr>
            <w:rStyle w:val="Hyperlink"/>
            <w:noProof/>
          </w:rPr>
          <w:noBreakHyphen/>
          <w:t>7 Average shares of daily supervisory childcare time spent alone (solo) by gender and number of caregivers (percent)</w:t>
        </w:r>
        <w:r w:rsidR="00D50335">
          <w:rPr>
            <w:noProof/>
            <w:webHidden/>
          </w:rPr>
          <w:tab/>
        </w:r>
        <w:r w:rsidR="00D50335">
          <w:rPr>
            <w:noProof/>
            <w:webHidden/>
          </w:rPr>
          <w:fldChar w:fldCharType="begin"/>
        </w:r>
        <w:r w:rsidR="00D50335">
          <w:rPr>
            <w:noProof/>
            <w:webHidden/>
          </w:rPr>
          <w:instrText xml:space="preserve"> PAGEREF _Toc158095546 \h </w:instrText>
        </w:r>
        <w:r w:rsidR="00D50335">
          <w:rPr>
            <w:noProof/>
            <w:webHidden/>
          </w:rPr>
        </w:r>
        <w:r w:rsidR="00D50335">
          <w:rPr>
            <w:noProof/>
            <w:webHidden/>
          </w:rPr>
          <w:fldChar w:fldCharType="separate"/>
        </w:r>
        <w:r w:rsidR="00D50335">
          <w:rPr>
            <w:noProof/>
            <w:webHidden/>
          </w:rPr>
          <w:t>69</w:t>
        </w:r>
        <w:r w:rsidR="00D50335">
          <w:rPr>
            <w:noProof/>
            <w:webHidden/>
          </w:rPr>
          <w:fldChar w:fldCharType="end"/>
        </w:r>
      </w:hyperlink>
    </w:p>
    <w:p w14:paraId="281EA78B" w14:textId="118EF522" w:rsidR="00D50335" w:rsidRDefault="007818CA">
      <w:pPr>
        <w:pStyle w:val="TableofFigures"/>
        <w:tabs>
          <w:tab w:val="right" w:leader="dot" w:pos="9350"/>
        </w:tabs>
        <w:rPr>
          <w:rFonts w:asciiTheme="minorHAnsi" w:eastAsiaTheme="minorEastAsia" w:hAnsiTheme="minorHAnsi"/>
          <w:noProof/>
        </w:rPr>
      </w:pPr>
      <w:hyperlink w:anchor="_Toc158095547" w:history="1">
        <w:r w:rsidR="00D50335" w:rsidRPr="000E5822">
          <w:rPr>
            <w:rStyle w:val="Hyperlink"/>
            <w:noProof/>
          </w:rPr>
          <w:t>Table 4</w:t>
        </w:r>
        <w:r w:rsidR="00D50335" w:rsidRPr="000E5822">
          <w:rPr>
            <w:rStyle w:val="Hyperlink"/>
            <w:noProof/>
          </w:rPr>
          <w:noBreakHyphen/>
          <w:t>1 Demographic composition of the population under six years of age by survey, 2019</w:t>
        </w:r>
        <w:r w:rsidR="00D50335">
          <w:rPr>
            <w:noProof/>
            <w:webHidden/>
          </w:rPr>
          <w:tab/>
        </w:r>
        <w:r w:rsidR="00D50335">
          <w:rPr>
            <w:noProof/>
            <w:webHidden/>
          </w:rPr>
          <w:fldChar w:fldCharType="begin"/>
        </w:r>
        <w:r w:rsidR="00D50335">
          <w:rPr>
            <w:noProof/>
            <w:webHidden/>
          </w:rPr>
          <w:instrText xml:space="preserve"> PAGEREF _Toc158095547 \h </w:instrText>
        </w:r>
        <w:r w:rsidR="00D50335">
          <w:rPr>
            <w:noProof/>
            <w:webHidden/>
          </w:rPr>
        </w:r>
        <w:r w:rsidR="00D50335">
          <w:rPr>
            <w:noProof/>
            <w:webHidden/>
          </w:rPr>
          <w:fldChar w:fldCharType="separate"/>
        </w:r>
        <w:r w:rsidR="00D50335">
          <w:rPr>
            <w:noProof/>
            <w:webHidden/>
          </w:rPr>
          <w:t>75</w:t>
        </w:r>
        <w:r w:rsidR="00D50335">
          <w:rPr>
            <w:noProof/>
            <w:webHidden/>
          </w:rPr>
          <w:fldChar w:fldCharType="end"/>
        </w:r>
      </w:hyperlink>
    </w:p>
    <w:p w14:paraId="3B0E47E1" w14:textId="2B4C04E1" w:rsidR="00D50335" w:rsidRDefault="007818CA">
      <w:pPr>
        <w:pStyle w:val="TableofFigures"/>
        <w:tabs>
          <w:tab w:val="right" w:leader="dot" w:pos="9350"/>
        </w:tabs>
        <w:rPr>
          <w:rFonts w:asciiTheme="minorHAnsi" w:eastAsiaTheme="minorEastAsia" w:hAnsiTheme="minorHAnsi"/>
          <w:noProof/>
        </w:rPr>
      </w:pPr>
      <w:hyperlink w:anchor="_Toc158095548" w:history="1">
        <w:r w:rsidR="00D50335" w:rsidRPr="000E5822">
          <w:rPr>
            <w:rStyle w:val="Hyperlink"/>
            <w:noProof/>
          </w:rPr>
          <w:t>Table 4</w:t>
        </w:r>
        <w:r w:rsidR="00D50335" w:rsidRPr="000E5822">
          <w:rPr>
            <w:rStyle w:val="Hyperlink"/>
            <w:noProof/>
          </w:rPr>
          <w:noBreakHyphen/>
          <w:t>2 Estimates of the binary logit model (dependent variable is the recipiency of care by a child under six years)</w:t>
        </w:r>
        <w:r w:rsidR="00D50335">
          <w:rPr>
            <w:noProof/>
            <w:webHidden/>
          </w:rPr>
          <w:tab/>
        </w:r>
        <w:r w:rsidR="00D50335">
          <w:rPr>
            <w:noProof/>
            <w:webHidden/>
          </w:rPr>
          <w:fldChar w:fldCharType="begin"/>
        </w:r>
        <w:r w:rsidR="00D50335">
          <w:rPr>
            <w:noProof/>
            <w:webHidden/>
          </w:rPr>
          <w:instrText xml:space="preserve"> PAGEREF _Toc158095548 \h </w:instrText>
        </w:r>
        <w:r w:rsidR="00D50335">
          <w:rPr>
            <w:noProof/>
            <w:webHidden/>
          </w:rPr>
        </w:r>
        <w:r w:rsidR="00D50335">
          <w:rPr>
            <w:noProof/>
            <w:webHidden/>
          </w:rPr>
          <w:fldChar w:fldCharType="separate"/>
        </w:r>
        <w:r w:rsidR="00D50335">
          <w:rPr>
            <w:noProof/>
            <w:webHidden/>
          </w:rPr>
          <w:t>79</w:t>
        </w:r>
        <w:r w:rsidR="00D50335">
          <w:rPr>
            <w:noProof/>
            <w:webHidden/>
          </w:rPr>
          <w:fldChar w:fldCharType="end"/>
        </w:r>
      </w:hyperlink>
    </w:p>
    <w:p w14:paraId="2DE8480C" w14:textId="59D7956C" w:rsidR="00D50335" w:rsidRDefault="007818CA">
      <w:pPr>
        <w:pStyle w:val="TableofFigures"/>
        <w:tabs>
          <w:tab w:val="right" w:leader="dot" w:pos="9350"/>
        </w:tabs>
        <w:rPr>
          <w:rFonts w:asciiTheme="minorHAnsi" w:eastAsiaTheme="minorEastAsia" w:hAnsiTheme="minorHAnsi"/>
          <w:noProof/>
        </w:rPr>
      </w:pPr>
      <w:hyperlink w:anchor="_Toc158095549" w:history="1">
        <w:r w:rsidR="00D50335" w:rsidRPr="000E5822">
          <w:rPr>
            <w:rStyle w:val="Hyperlink"/>
            <w:noProof/>
          </w:rPr>
          <w:t>Table 4</w:t>
        </w:r>
        <w:r w:rsidR="00D50335" w:rsidRPr="000E5822">
          <w:rPr>
            <w:rStyle w:val="Hyperlink"/>
            <w:noProof/>
          </w:rPr>
          <w:noBreakHyphen/>
          <w:t>3 Observed and imputed recipiency of care (percent) among children under six years</w:t>
        </w:r>
        <w:r w:rsidR="00D50335">
          <w:rPr>
            <w:noProof/>
            <w:webHidden/>
          </w:rPr>
          <w:tab/>
        </w:r>
        <w:r w:rsidR="00D50335">
          <w:rPr>
            <w:noProof/>
            <w:webHidden/>
          </w:rPr>
          <w:fldChar w:fldCharType="begin"/>
        </w:r>
        <w:r w:rsidR="00D50335">
          <w:rPr>
            <w:noProof/>
            <w:webHidden/>
          </w:rPr>
          <w:instrText xml:space="preserve"> PAGEREF _Toc158095549 \h </w:instrText>
        </w:r>
        <w:r w:rsidR="00D50335">
          <w:rPr>
            <w:noProof/>
            <w:webHidden/>
          </w:rPr>
        </w:r>
        <w:r w:rsidR="00D50335">
          <w:rPr>
            <w:noProof/>
            <w:webHidden/>
          </w:rPr>
          <w:fldChar w:fldCharType="separate"/>
        </w:r>
        <w:r w:rsidR="00D50335">
          <w:rPr>
            <w:noProof/>
            <w:webHidden/>
          </w:rPr>
          <w:t>81</w:t>
        </w:r>
        <w:r w:rsidR="00D50335">
          <w:rPr>
            <w:noProof/>
            <w:webHidden/>
          </w:rPr>
          <w:fldChar w:fldCharType="end"/>
        </w:r>
      </w:hyperlink>
    </w:p>
    <w:p w14:paraId="4320CEDF" w14:textId="5236F03A" w:rsidR="00D50335" w:rsidRDefault="007818CA">
      <w:pPr>
        <w:pStyle w:val="TableofFigures"/>
        <w:tabs>
          <w:tab w:val="right" w:leader="dot" w:pos="9350"/>
        </w:tabs>
        <w:rPr>
          <w:rFonts w:asciiTheme="minorHAnsi" w:eastAsiaTheme="minorEastAsia" w:hAnsiTheme="minorHAnsi"/>
          <w:noProof/>
        </w:rPr>
      </w:pPr>
      <w:hyperlink w:anchor="_Toc158095550" w:history="1">
        <w:r w:rsidR="00D50335" w:rsidRPr="000E5822">
          <w:rPr>
            <w:rStyle w:val="Hyperlink"/>
            <w:noProof/>
          </w:rPr>
          <w:t>Table 4</w:t>
        </w:r>
        <w:r w:rsidR="00D50335" w:rsidRPr="000E5822">
          <w:rPr>
            <w:rStyle w:val="Hyperlink"/>
            <w:noProof/>
          </w:rPr>
          <w:noBreakHyphen/>
          <w:t>4 Estimates of the Poisson model (dependent variable is the weekly hours of care received by a child under six years)</w:t>
        </w:r>
        <w:r w:rsidR="00D50335">
          <w:rPr>
            <w:noProof/>
            <w:webHidden/>
          </w:rPr>
          <w:tab/>
        </w:r>
        <w:r w:rsidR="00D50335">
          <w:rPr>
            <w:noProof/>
            <w:webHidden/>
          </w:rPr>
          <w:fldChar w:fldCharType="begin"/>
        </w:r>
        <w:r w:rsidR="00D50335">
          <w:rPr>
            <w:noProof/>
            <w:webHidden/>
          </w:rPr>
          <w:instrText xml:space="preserve"> PAGEREF _Toc158095550 \h </w:instrText>
        </w:r>
        <w:r w:rsidR="00D50335">
          <w:rPr>
            <w:noProof/>
            <w:webHidden/>
          </w:rPr>
        </w:r>
        <w:r w:rsidR="00D50335">
          <w:rPr>
            <w:noProof/>
            <w:webHidden/>
          </w:rPr>
          <w:fldChar w:fldCharType="separate"/>
        </w:r>
        <w:r w:rsidR="00D50335">
          <w:rPr>
            <w:noProof/>
            <w:webHidden/>
          </w:rPr>
          <w:t>83</w:t>
        </w:r>
        <w:r w:rsidR="00D50335">
          <w:rPr>
            <w:noProof/>
            <w:webHidden/>
          </w:rPr>
          <w:fldChar w:fldCharType="end"/>
        </w:r>
      </w:hyperlink>
    </w:p>
    <w:p w14:paraId="5CAD2B09" w14:textId="205A99F5" w:rsidR="00D50335" w:rsidRDefault="007818CA">
      <w:pPr>
        <w:pStyle w:val="TableofFigures"/>
        <w:tabs>
          <w:tab w:val="right" w:leader="dot" w:pos="9350"/>
        </w:tabs>
        <w:rPr>
          <w:rFonts w:asciiTheme="minorHAnsi" w:eastAsiaTheme="minorEastAsia" w:hAnsiTheme="minorHAnsi"/>
          <w:noProof/>
        </w:rPr>
      </w:pPr>
      <w:hyperlink w:anchor="_Toc158095551" w:history="1">
        <w:r w:rsidR="00D50335" w:rsidRPr="000E5822">
          <w:rPr>
            <w:rStyle w:val="Hyperlink"/>
            <w:noProof/>
          </w:rPr>
          <w:t>Table 4</w:t>
        </w:r>
        <w:r w:rsidR="00D50335" w:rsidRPr="000E5822">
          <w:rPr>
            <w:rStyle w:val="Hyperlink"/>
            <w:noProof/>
          </w:rPr>
          <w:noBreakHyphen/>
          <w:t>5 Observed and imputed weekly hours of care received by children under six years</w:t>
        </w:r>
        <w:r w:rsidR="00D50335">
          <w:rPr>
            <w:noProof/>
            <w:webHidden/>
          </w:rPr>
          <w:tab/>
        </w:r>
        <w:r w:rsidR="00D50335">
          <w:rPr>
            <w:noProof/>
            <w:webHidden/>
          </w:rPr>
          <w:fldChar w:fldCharType="begin"/>
        </w:r>
        <w:r w:rsidR="00D50335">
          <w:rPr>
            <w:noProof/>
            <w:webHidden/>
          </w:rPr>
          <w:instrText xml:space="preserve"> PAGEREF _Toc158095551 \h </w:instrText>
        </w:r>
        <w:r w:rsidR="00D50335">
          <w:rPr>
            <w:noProof/>
            <w:webHidden/>
          </w:rPr>
        </w:r>
        <w:r w:rsidR="00D50335">
          <w:rPr>
            <w:noProof/>
            <w:webHidden/>
          </w:rPr>
          <w:fldChar w:fldCharType="separate"/>
        </w:r>
        <w:r w:rsidR="00D50335">
          <w:rPr>
            <w:noProof/>
            <w:webHidden/>
          </w:rPr>
          <w:t>85</w:t>
        </w:r>
        <w:r w:rsidR="00D50335">
          <w:rPr>
            <w:noProof/>
            <w:webHidden/>
          </w:rPr>
          <w:fldChar w:fldCharType="end"/>
        </w:r>
      </w:hyperlink>
    </w:p>
    <w:p w14:paraId="7A58D2EE" w14:textId="1429778C" w:rsidR="00D50335" w:rsidRDefault="007818CA">
      <w:pPr>
        <w:pStyle w:val="TableofFigures"/>
        <w:tabs>
          <w:tab w:val="right" w:leader="dot" w:pos="9350"/>
        </w:tabs>
        <w:rPr>
          <w:rFonts w:asciiTheme="minorHAnsi" w:eastAsiaTheme="minorEastAsia" w:hAnsiTheme="minorHAnsi"/>
          <w:noProof/>
        </w:rPr>
      </w:pPr>
      <w:hyperlink w:anchor="_Toc158095552" w:history="1">
        <w:r w:rsidR="00D50335" w:rsidRPr="000E5822">
          <w:rPr>
            <w:rStyle w:val="Hyperlink"/>
            <w:noProof/>
          </w:rPr>
          <w:t>Table 4</w:t>
        </w:r>
        <w:r w:rsidR="00D50335" w:rsidRPr="000E5822">
          <w:rPr>
            <w:rStyle w:val="Hyperlink"/>
            <w:noProof/>
          </w:rPr>
          <w:noBreakHyphen/>
          <w:t>6 Demographic composition of the population over 50 years of age by survey</w:t>
        </w:r>
        <w:r w:rsidR="00D50335">
          <w:rPr>
            <w:noProof/>
            <w:webHidden/>
          </w:rPr>
          <w:tab/>
        </w:r>
        <w:r w:rsidR="00D50335">
          <w:rPr>
            <w:noProof/>
            <w:webHidden/>
          </w:rPr>
          <w:fldChar w:fldCharType="begin"/>
        </w:r>
        <w:r w:rsidR="00D50335">
          <w:rPr>
            <w:noProof/>
            <w:webHidden/>
          </w:rPr>
          <w:instrText xml:space="preserve"> PAGEREF _Toc158095552 \h </w:instrText>
        </w:r>
        <w:r w:rsidR="00D50335">
          <w:rPr>
            <w:noProof/>
            <w:webHidden/>
          </w:rPr>
        </w:r>
        <w:r w:rsidR="00D50335">
          <w:rPr>
            <w:noProof/>
            <w:webHidden/>
          </w:rPr>
          <w:fldChar w:fldCharType="separate"/>
        </w:r>
        <w:r w:rsidR="00D50335">
          <w:rPr>
            <w:noProof/>
            <w:webHidden/>
          </w:rPr>
          <w:t>89</w:t>
        </w:r>
        <w:r w:rsidR="00D50335">
          <w:rPr>
            <w:noProof/>
            <w:webHidden/>
          </w:rPr>
          <w:fldChar w:fldCharType="end"/>
        </w:r>
      </w:hyperlink>
    </w:p>
    <w:p w14:paraId="3CA0EC6C" w14:textId="69B2B170" w:rsidR="00D50335" w:rsidRDefault="007818CA">
      <w:pPr>
        <w:pStyle w:val="TableofFigures"/>
        <w:tabs>
          <w:tab w:val="right" w:leader="dot" w:pos="9350"/>
        </w:tabs>
        <w:rPr>
          <w:rFonts w:asciiTheme="minorHAnsi" w:eastAsiaTheme="minorEastAsia" w:hAnsiTheme="minorHAnsi"/>
          <w:noProof/>
        </w:rPr>
      </w:pPr>
      <w:hyperlink w:anchor="_Toc158095553" w:history="1">
        <w:r w:rsidR="00D50335" w:rsidRPr="000E5822">
          <w:rPr>
            <w:rStyle w:val="Hyperlink"/>
            <w:noProof/>
          </w:rPr>
          <w:t>Table 4</w:t>
        </w:r>
        <w:r w:rsidR="00D50335" w:rsidRPr="000E5822">
          <w:rPr>
            <w:rStyle w:val="Hyperlink"/>
            <w:noProof/>
          </w:rPr>
          <w:noBreakHyphen/>
          <w:t>7 Estimates of the binary logit model (dependent variable is the recipiency of care by persons over 50 years of age)</w:t>
        </w:r>
        <w:r w:rsidR="00D50335">
          <w:rPr>
            <w:noProof/>
            <w:webHidden/>
          </w:rPr>
          <w:tab/>
        </w:r>
        <w:r w:rsidR="00D50335">
          <w:rPr>
            <w:noProof/>
            <w:webHidden/>
          </w:rPr>
          <w:fldChar w:fldCharType="begin"/>
        </w:r>
        <w:r w:rsidR="00D50335">
          <w:rPr>
            <w:noProof/>
            <w:webHidden/>
          </w:rPr>
          <w:instrText xml:space="preserve"> PAGEREF _Toc158095553 \h </w:instrText>
        </w:r>
        <w:r w:rsidR="00D50335">
          <w:rPr>
            <w:noProof/>
            <w:webHidden/>
          </w:rPr>
        </w:r>
        <w:r w:rsidR="00D50335">
          <w:rPr>
            <w:noProof/>
            <w:webHidden/>
          </w:rPr>
          <w:fldChar w:fldCharType="separate"/>
        </w:r>
        <w:r w:rsidR="00D50335">
          <w:rPr>
            <w:noProof/>
            <w:webHidden/>
          </w:rPr>
          <w:t>91</w:t>
        </w:r>
        <w:r w:rsidR="00D50335">
          <w:rPr>
            <w:noProof/>
            <w:webHidden/>
          </w:rPr>
          <w:fldChar w:fldCharType="end"/>
        </w:r>
      </w:hyperlink>
    </w:p>
    <w:p w14:paraId="049ABDBC" w14:textId="783C66E1" w:rsidR="00D50335" w:rsidRDefault="007818CA">
      <w:pPr>
        <w:pStyle w:val="TableofFigures"/>
        <w:tabs>
          <w:tab w:val="right" w:leader="dot" w:pos="9350"/>
        </w:tabs>
        <w:rPr>
          <w:rFonts w:asciiTheme="minorHAnsi" w:eastAsiaTheme="minorEastAsia" w:hAnsiTheme="minorHAnsi"/>
          <w:noProof/>
        </w:rPr>
      </w:pPr>
      <w:hyperlink w:anchor="_Toc158095554" w:history="1">
        <w:r w:rsidR="00D50335" w:rsidRPr="000E5822">
          <w:rPr>
            <w:rStyle w:val="Hyperlink"/>
            <w:noProof/>
          </w:rPr>
          <w:t>Table 4</w:t>
        </w:r>
        <w:r w:rsidR="00D50335" w:rsidRPr="000E5822">
          <w:rPr>
            <w:rStyle w:val="Hyperlink"/>
            <w:noProof/>
          </w:rPr>
          <w:noBreakHyphen/>
          <w:t>8 Observed and imputed recipiency of care (percent) among persons over 50 years of age</w:t>
        </w:r>
        <w:r w:rsidR="00D50335">
          <w:rPr>
            <w:noProof/>
            <w:webHidden/>
          </w:rPr>
          <w:tab/>
        </w:r>
        <w:r w:rsidR="00D50335">
          <w:rPr>
            <w:noProof/>
            <w:webHidden/>
          </w:rPr>
          <w:fldChar w:fldCharType="begin"/>
        </w:r>
        <w:r w:rsidR="00D50335">
          <w:rPr>
            <w:noProof/>
            <w:webHidden/>
          </w:rPr>
          <w:instrText xml:space="preserve"> PAGEREF _Toc158095554 \h </w:instrText>
        </w:r>
        <w:r w:rsidR="00D50335">
          <w:rPr>
            <w:noProof/>
            <w:webHidden/>
          </w:rPr>
        </w:r>
        <w:r w:rsidR="00D50335">
          <w:rPr>
            <w:noProof/>
            <w:webHidden/>
          </w:rPr>
          <w:fldChar w:fldCharType="separate"/>
        </w:r>
        <w:r w:rsidR="00D50335">
          <w:rPr>
            <w:noProof/>
            <w:webHidden/>
          </w:rPr>
          <w:t>93</w:t>
        </w:r>
        <w:r w:rsidR="00D50335">
          <w:rPr>
            <w:noProof/>
            <w:webHidden/>
          </w:rPr>
          <w:fldChar w:fldCharType="end"/>
        </w:r>
      </w:hyperlink>
    </w:p>
    <w:p w14:paraId="3F6D8840" w14:textId="722EB0F5" w:rsidR="00D50335" w:rsidRDefault="007818CA">
      <w:pPr>
        <w:pStyle w:val="TableofFigures"/>
        <w:tabs>
          <w:tab w:val="right" w:leader="dot" w:pos="9350"/>
        </w:tabs>
        <w:rPr>
          <w:rFonts w:asciiTheme="minorHAnsi" w:eastAsiaTheme="minorEastAsia" w:hAnsiTheme="minorHAnsi"/>
          <w:noProof/>
        </w:rPr>
      </w:pPr>
      <w:hyperlink w:anchor="_Toc158095555" w:history="1">
        <w:r w:rsidR="00D50335" w:rsidRPr="000E5822">
          <w:rPr>
            <w:rStyle w:val="Hyperlink"/>
            <w:noProof/>
          </w:rPr>
          <w:t>Table 4</w:t>
        </w:r>
        <w:r w:rsidR="00D50335" w:rsidRPr="000E5822">
          <w:rPr>
            <w:rStyle w:val="Hyperlink"/>
            <w:noProof/>
          </w:rPr>
          <w:noBreakHyphen/>
          <w:t>9 Estimates of the Poisson model (dependent variable is the weekly hours of care received by a person over 50 years of age)</w:t>
        </w:r>
        <w:r w:rsidR="00D50335">
          <w:rPr>
            <w:noProof/>
            <w:webHidden/>
          </w:rPr>
          <w:tab/>
        </w:r>
        <w:r w:rsidR="00D50335">
          <w:rPr>
            <w:noProof/>
            <w:webHidden/>
          </w:rPr>
          <w:fldChar w:fldCharType="begin"/>
        </w:r>
        <w:r w:rsidR="00D50335">
          <w:rPr>
            <w:noProof/>
            <w:webHidden/>
          </w:rPr>
          <w:instrText xml:space="preserve"> PAGEREF _Toc158095555 \h </w:instrText>
        </w:r>
        <w:r w:rsidR="00D50335">
          <w:rPr>
            <w:noProof/>
            <w:webHidden/>
          </w:rPr>
        </w:r>
        <w:r w:rsidR="00D50335">
          <w:rPr>
            <w:noProof/>
            <w:webHidden/>
          </w:rPr>
          <w:fldChar w:fldCharType="separate"/>
        </w:r>
        <w:r w:rsidR="00D50335">
          <w:rPr>
            <w:noProof/>
            <w:webHidden/>
          </w:rPr>
          <w:t>95</w:t>
        </w:r>
        <w:r w:rsidR="00D50335">
          <w:rPr>
            <w:noProof/>
            <w:webHidden/>
          </w:rPr>
          <w:fldChar w:fldCharType="end"/>
        </w:r>
      </w:hyperlink>
    </w:p>
    <w:p w14:paraId="6810C681" w14:textId="4F90AC83" w:rsidR="00D50335" w:rsidRDefault="007818CA">
      <w:pPr>
        <w:pStyle w:val="TableofFigures"/>
        <w:tabs>
          <w:tab w:val="right" w:leader="dot" w:pos="9350"/>
        </w:tabs>
        <w:rPr>
          <w:rFonts w:asciiTheme="minorHAnsi" w:eastAsiaTheme="minorEastAsia" w:hAnsiTheme="minorHAnsi"/>
          <w:noProof/>
        </w:rPr>
      </w:pPr>
      <w:hyperlink w:anchor="_Toc158095556" w:history="1">
        <w:r w:rsidR="00D50335" w:rsidRPr="000E5822">
          <w:rPr>
            <w:rStyle w:val="Hyperlink"/>
            <w:noProof/>
          </w:rPr>
          <w:t>Table 4</w:t>
        </w:r>
        <w:r w:rsidR="00D50335" w:rsidRPr="000E5822">
          <w:rPr>
            <w:rStyle w:val="Hyperlink"/>
            <w:noProof/>
          </w:rPr>
          <w:noBreakHyphen/>
          <w:t>10 Observed and imputed weekly hours of care received by adults 50 years and older</w:t>
        </w:r>
        <w:r w:rsidR="00D50335">
          <w:rPr>
            <w:noProof/>
            <w:webHidden/>
          </w:rPr>
          <w:tab/>
        </w:r>
        <w:r w:rsidR="00D50335">
          <w:rPr>
            <w:noProof/>
            <w:webHidden/>
          </w:rPr>
          <w:fldChar w:fldCharType="begin"/>
        </w:r>
        <w:r w:rsidR="00D50335">
          <w:rPr>
            <w:noProof/>
            <w:webHidden/>
          </w:rPr>
          <w:instrText xml:space="preserve"> PAGEREF _Toc158095556 \h </w:instrText>
        </w:r>
        <w:r w:rsidR="00D50335">
          <w:rPr>
            <w:noProof/>
            <w:webHidden/>
          </w:rPr>
        </w:r>
        <w:r w:rsidR="00D50335">
          <w:rPr>
            <w:noProof/>
            <w:webHidden/>
          </w:rPr>
          <w:fldChar w:fldCharType="separate"/>
        </w:r>
        <w:r w:rsidR="00D50335">
          <w:rPr>
            <w:noProof/>
            <w:webHidden/>
          </w:rPr>
          <w:t>97</w:t>
        </w:r>
        <w:r w:rsidR="00D50335">
          <w:rPr>
            <w:noProof/>
            <w:webHidden/>
          </w:rPr>
          <w:fldChar w:fldCharType="end"/>
        </w:r>
      </w:hyperlink>
    </w:p>
    <w:p w14:paraId="669C3919" w14:textId="0D1F5894" w:rsidR="00D50335" w:rsidRDefault="007818CA">
      <w:pPr>
        <w:pStyle w:val="TableofFigures"/>
        <w:tabs>
          <w:tab w:val="right" w:leader="dot" w:pos="9350"/>
        </w:tabs>
        <w:rPr>
          <w:rFonts w:asciiTheme="minorHAnsi" w:eastAsiaTheme="minorEastAsia" w:hAnsiTheme="minorHAnsi"/>
          <w:noProof/>
        </w:rPr>
      </w:pPr>
      <w:hyperlink w:anchor="_Toc158095557" w:history="1">
        <w:r w:rsidR="00D50335" w:rsidRPr="000E5822">
          <w:rPr>
            <w:rStyle w:val="Hyperlink"/>
            <w:noProof/>
          </w:rPr>
          <w:t>Table 5</w:t>
        </w:r>
        <w:r w:rsidR="00D50335" w:rsidRPr="000E5822">
          <w:rPr>
            <w:rStyle w:val="Hyperlink"/>
            <w:noProof/>
          </w:rPr>
          <w:noBreakHyphen/>
          <w:t>1 Average monthly values of expenditures and household production per consumer unit, 2019 (third quarter)</w:t>
        </w:r>
        <w:r w:rsidR="00D50335">
          <w:rPr>
            <w:noProof/>
            <w:webHidden/>
          </w:rPr>
          <w:tab/>
        </w:r>
        <w:r w:rsidR="00D50335">
          <w:rPr>
            <w:noProof/>
            <w:webHidden/>
          </w:rPr>
          <w:fldChar w:fldCharType="begin"/>
        </w:r>
        <w:r w:rsidR="00D50335">
          <w:rPr>
            <w:noProof/>
            <w:webHidden/>
          </w:rPr>
          <w:instrText xml:space="preserve"> PAGEREF _Toc158095557 \h </w:instrText>
        </w:r>
        <w:r w:rsidR="00D50335">
          <w:rPr>
            <w:noProof/>
            <w:webHidden/>
          </w:rPr>
        </w:r>
        <w:r w:rsidR="00D50335">
          <w:rPr>
            <w:noProof/>
            <w:webHidden/>
          </w:rPr>
          <w:fldChar w:fldCharType="separate"/>
        </w:r>
        <w:r w:rsidR="00D50335">
          <w:rPr>
            <w:noProof/>
            <w:webHidden/>
          </w:rPr>
          <w:t>103</w:t>
        </w:r>
        <w:r w:rsidR="00D50335">
          <w:rPr>
            <w:noProof/>
            <w:webHidden/>
          </w:rPr>
          <w:fldChar w:fldCharType="end"/>
        </w:r>
      </w:hyperlink>
    </w:p>
    <w:p w14:paraId="1247660D" w14:textId="42E2607B" w:rsidR="00D50335" w:rsidRDefault="007818CA">
      <w:pPr>
        <w:pStyle w:val="TableofFigures"/>
        <w:tabs>
          <w:tab w:val="right" w:leader="dot" w:pos="9350"/>
        </w:tabs>
        <w:rPr>
          <w:rFonts w:asciiTheme="minorHAnsi" w:eastAsiaTheme="minorEastAsia" w:hAnsiTheme="minorHAnsi"/>
          <w:noProof/>
        </w:rPr>
      </w:pPr>
      <w:hyperlink w:anchor="_Toc158095558" w:history="1">
        <w:r w:rsidR="00D50335" w:rsidRPr="000E5822">
          <w:rPr>
            <w:rStyle w:val="Hyperlink"/>
            <w:noProof/>
          </w:rPr>
          <w:t>Table 5</w:t>
        </w:r>
        <w:r w:rsidR="00D50335" w:rsidRPr="000E5822">
          <w:rPr>
            <w:rStyle w:val="Hyperlink"/>
            <w:noProof/>
          </w:rPr>
          <w:noBreakHyphen/>
          <w:t>2 Racial differences in monthly average values of household production and their potential determinants</w:t>
        </w:r>
        <w:r w:rsidR="00D50335">
          <w:rPr>
            <w:noProof/>
            <w:webHidden/>
          </w:rPr>
          <w:tab/>
        </w:r>
        <w:r w:rsidR="00D50335">
          <w:rPr>
            <w:noProof/>
            <w:webHidden/>
          </w:rPr>
          <w:fldChar w:fldCharType="begin"/>
        </w:r>
        <w:r w:rsidR="00D50335">
          <w:rPr>
            <w:noProof/>
            <w:webHidden/>
          </w:rPr>
          <w:instrText xml:space="preserve"> PAGEREF _Toc158095558 \h </w:instrText>
        </w:r>
        <w:r w:rsidR="00D50335">
          <w:rPr>
            <w:noProof/>
            <w:webHidden/>
          </w:rPr>
        </w:r>
        <w:r w:rsidR="00D50335">
          <w:rPr>
            <w:noProof/>
            <w:webHidden/>
          </w:rPr>
          <w:fldChar w:fldCharType="separate"/>
        </w:r>
        <w:r w:rsidR="00D50335">
          <w:rPr>
            <w:noProof/>
            <w:webHidden/>
          </w:rPr>
          <w:t>110</w:t>
        </w:r>
        <w:r w:rsidR="00D50335">
          <w:rPr>
            <w:noProof/>
            <w:webHidden/>
          </w:rPr>
          <w:fldChar w:fldCharType="end"/>
        </w:r>
      </w:hyperlink>
    </w:p>
    <w:p w14:paraId="5822BEC3" w14:textId="5DDAA7A7" w:rsidR="00D50335" w:rsidRDefault="007818CA">
      <w:pPr>
        <w:pStyle w:val="TableofFigures"/>
        <w:tabs>
          <w:tab w:val="right" w:leader="dot" w:pos="9350"/>
        </w:tabs>
        <w:rPr>
          <w:rFonts w:asciiTheme="minorHAnsi" w:eastAsiaTheme="minorEastAsia" w:hAnsiTheme="minorHAnsi"/>
          <w:noProof/>
        </w:rPr>
      </w:pPr>
      <w:hyperlink w:anchor="_Toc158095559" w:history="1">
        <w:r w:rsidR="00D50335" w:rsidRPr="000E5822">
          <w:rPr>
            <w:rStyle w:val="Hyperlink"/>
            <w:noProof/>
          </w:rPr>
          <w:t>Table 5</w:t>
        </w:r>
        <w:r w:rsidR="00D50335" w:rsidRPr="000E5822">
          <w:rPr>
            <w:rStyle w:val="Hyperlink"/>
            <w:noProof/>
          </w:rPr>
          <w:noBreakHyphen/>
          <w:t>3 Subgroup decomposition of Gini coefficients for expenditures and augmented expenditures by the presence of children in the household and measure of home production, 2019 (Gini points)</w:t>
        </w:r>
        <w:r w:rsidR="00D50335">
          <w:rPr>
            <w:noProof/>
            <w:webHidden/>
          </w:rPr>
          <w:tab/>
        </w:r>
        <w:r w:rsidR="00D50335">
          <w:rPr>
            <w:noProof/>
            <w:webHidden/>
          </w:rPr>
          <w:fldChar w:fldCharType="begin"/>
        </w:r>
        <w:r w:rsidR="00D50335">
          <w:rPr>
            <w:noProof/>
            <w:webHidden/>
          </w:rPr>
          <w:instrText xml:space="preserve"> PAGEREF _Toc158095559 \h </w:instrText>
        </w:r>
        <w:r w:rsidR="00D50335">
          <w:rPr>
            <w:noProof/>
            <w:webHidden/>
          </w:rPr>
        </w:r>
        <w:r w:rsidR="00D50335">
          <w:rPr>
            <w:noProof/>
            <w:webHidden/>
          </w:rPr>
          <w:fldChar w:fldCharType="separate"/>
        </w:r>
        <w:r w:rsidR="00D50335">
          <w:rPr>
            <w:noProof/>
            <w:webHidden/>
          </w:rPr>
          <w:t>116</w:t>
        </w:r>
        <w:r w:rsidR="00D50335">
          <w:rPr>
            <w:noProof/>
            <w:webHidden/>
          </w:rPr>
          <w:fldChar w:fldCharType="end"/>
        </w:r>
      </w:hyperlink>
    </w:p>
    <w:p w14:paraId="47FD27F7" w14:textId="56C39B3F" w:rsidR="00D50335" w:rsidRDefault="007818CA">
      <w:pPr>
        <w:pStyle w:val="TableofFigures"/>
        <w:tabs>
          <w:tab w:val="right" w:leader="dot" w:pos="9350"/>
        </w:tabs>
        <w:rPr>
          <w:rFonts w:asciiTheme="minorHAnsi" w:eastAsiaTheme="minorEastAsia" w:hAnsiTheme="minorHAnsi"/>
          <w:noProof/>
        </w:rPr>
      </w:pPr>
      <w:hyperlink w:anchor="_Toc158095560" w:history="1">
        <w:r w:rsidR="00D50335" w:rsidRPr="000E5822">
          <w:rPr>
            <w:rStyle w:val="Hyperlink"/>
            <w:noProof/>
          </w:rPr>
          <w:t>Table 5</w:t>
        </w:r>
        <w:r w:rsidR="00D50335" w:rsidRPr="000E5822">
          <w:rPr>
            <w:rStyle w:val="Hyperlink"/>
            <w:noProof/>
          </w:rPr>
          <w:noBreakHyphen/>
          <w:t>4 Decomposition of the Gini coefficient by components of consumption (Gini points) by measure and presence of children, 2019</w:t>
        </w:r>
        <w:r w:rsidR="00D50335">
          <w:rPr>
            <w:noProof/>
            <w:webHidden/>
          </w:rPr>
          <w:tab/>
        </w:r>
        <w:r w:rsidR="00D50335">
          <w:rPr>
            <w:noProof/>
            <w:webHidden/>
          </w:rPr>
          <w:fldChar w:fldCharType="begin"/>
        </w:r>
        <w:r w:rsidR="00D50335">
          <w:rPr>
            <w:noProof/>
            <w:webHidden/>
          </w:rPr>
          <w:instrText xml:space="preserve"> PAGEREF _Toc158095560 \h </w:instrText>
        </w:r>
        <w:r w:rsidR="00D50335">
          <w:rPr>
            <w:noProof/>
            <w:webHidden/>
          </w:rPr>
        </w:r>
        <w:r w:rsidR="00D50335">
          <w:rPr>
            <w:noProof/>
            <w:webHidden/>
          </w:rPr>
          <w:fldChar w:fldCharType="separate"/>
        </w:r>
        <w:r w:rsidR="00D50335">
          <w:rPr>
            <w:noProof/>
            <w:webHidden/>
          </w:rPr>
          <w:t>117</w:t>
        </w:r>
        <w:r w:rsidR="00D50335">
          <w:rPr>
            <w:noProof/>
            <w:webHidden/>
          </w:rPr>
          <w:fldChar w:fldCharType="end"/>
        </w:r>
      </w:hyperlink>
    </w:p>
    <w:p w14:paraId="55F30280" w14:textId="1A8237E7" w:rsidR="00D50335" w:rsidRDefault="007818CA">
      <w:pPr>
        <w:pStyle w:val="TableofFigures"/>
        <w:tabs>
          <w:tab w:val="right" w:leader="dot" w:pos="9350"/>
        </w:tabs>
        <w:rPr>
          <w:rFonts w:asciiTheme="minorHAnsi" w:eastAsiaTheme="minorEastAsia" w:hAnsiTheme="minorHAnsi"/>
          <w:noProof/>
        </w:rPr>
      </w:pPr>
      <w:hyperlink w:anchor="_Toc158095561" w:history="1">
        <w:r w:rsidR="00D50335" w:rsidRPr="000E5822">
          <w:rPr>
            <w:rStyle w:val="Hyperlink"/>
            <w:noProof/>
          </w:rPr>
          <w:t>Table 5</w:t>
        </w:r>
        <w:r w:rsidR="00D50335" w:rsidRPr="000E5822">
          <w:rPr>
            <w:rStyle w:val="Hyperlink"/>
            <w:noProof/>
          </w:rPr>
          <w:noBreakHyphen/>
          <w:t>5 OLS estimates of a simple model of household hours of cooking</w:t>
        </w:r>
        <w:r w:rsidR="00D50335">
          <w:rPr>
            <w:noProof/>
            <w:webHidden/>
          </w:rPr>
          <w:tab/>
        </w:r>
        <w:r w:rsidR="00D50335">
          <w:rPr>
            <w:noProof/>
            <w:webHidden/>
          </w:rPr>
          <w:fldChar w:fldCharType="begin"/>
        </w:r>
        <w:r w:rsidR="00D50335">
          <w:rPr>
            <w:noProof/>
            <w:webHidden/>
          </w:rPr>
          <w:instrText xml:space="preserve"> PAGEREF _Toc158095561 \h </w:instrText>
        </w:r>
        <w:r w:rsidR="00D50335">
          <w:rPr>
            <w:noProof/>
            <w:webHidden/>
          </w:rPr>
        </w:r>
        <w:r w:rsidR="00D50335">
          <w:rPr>
            <w:noProof/>
            <w:webHidden/>
          </w:rPr>
          <w:fldChar w:fldCharType="separate"/>
        </w:r>
        <w:r w:rsidR="00D50335">
          <w:rPr>
            <w:noProof/>
            <w:webHidden/>
          </w:rPr>
          <w:t>122</w:t>
        </w:r>
        <w:r w:rsidR="00D50335">
          <w:rPr>
            <w:noProof/>
            <w:webHidden/>
          </w:rPr>
          <w:fldChar w:fldCharType="end"/>
        </w:r>
      </w:hyperlink>
    </w:p>
    <w:p w14:paraId="66B3C52F" w14:textId="609DBC41" w:rsidR="00D50335" w:rsidRDefault="007818CA">
      <w:pPr>
        <w:pStyle w:val="TableofFigures"/>
        <w:tabs>
          <w:tab w:val="right" w:leader="dot" w:pos="9350"/>
        </w:tabs>
        <w:rPr>
          <w:rFonts w:asciiTheme="minorHAnsi" w:eastAsiaTheme="minorEastAsia" w:hAnsiTheme="minorHAnsi"/>
          <w:noProof/>
        </w:rPr>
      </w:pPr>
      <w:hyperlink w:anchor="_Toc158095562" w:history="1">
        <w:r w:rsidR="00D50335" w:rsidRPr="000E5822">
          <w:rPr>
            <w:rStyle w:val="Hyperlink"/>
            <w:noProof/>
          </w:rPr>
          <w:t>Table 5</w:t>
        </w:r>
        <w:r w:rsidR="00D50335" w:rsidRPr="000E5822">
          <w:rPr>
            <w:rStyle w:val="Hyperlink"/>
            <w:noProof/>
          </w:rPr>
          <w:noBreakHyphen/>
          <w:t>6 Employed married-couple families with children and two adults: Average monthly childcare expenditures and average monthly hours of childcare provided by the family, 2019</w:t>
        </w:r>
        <w:r w:rsidR="00D50335">
          <w:rPr>
            <w:noProof/>
            <w:webHidden/>
          </w:rPr>
          <w:tab/>
        </w:r>
        <w:r w:rsidR="00D50335">
          <w:rPr>
            <w:noProof/>
            <w:webHidden/>
          </w:rPr>
          <w:fldChar w:fldCharType="begin"/>
        </w:r>
        <w:r w:rsidR="00D50335">
          <w:rPr>
            <w:noProof/>
            <w:webHidden/>
          </w:rPr>
          <w:instrText xml:space="preserve"> PAGEREF _Toc158095562 \h </w:instrText>
        </w:r>
        <w:r w:rsidR="00D50335">
          <w:rPr>
            <w:noProof/>
            <w:webHidden/>
          </w:rPr>
        </w:r>
        <w:r w:rsidR="00D50335">
          <w:rPr>
            <w:noProof/>
            <w:webHidden/>
          </w:rPr>
          <w:fldChar w:fldCharType="separate"/>
        </w:r>
        <w:r w:rsidR="00D50335">
          <w:rPr>
            <w:noProof/>
            <w:webHidden/>
          </w:rPr>
          <w:t>125</w:t>
        </w:r>
        <w:r w:rsidR="00D50335">
          <w:rPr>
            <w:noProof/>
            <w:webHidden/>
          </w:rPr>
          <w:fldChar w:fldCharType="end"/>
        </w:r>
      </w:hyperlink>
    </w:p>
    <w:p w14:paraId="19A0905E" w14:textId="0AC1A4AC" w:rsidR="00D50335" w:rsidRDefault="007818CA">
      <w:pPr>
        <w:pStyle w:val="TableofFigures"/>
        <w:tabs>
          <w:tab w:val="right" w:leader="dot" w:pos="9350"/>
        </w:tabs>
        <w:rPr>
          <w:rFonts w:asciiTheme="minorHAnsi" w:eastAsiaTheme="minorEastAsia" w:hAnsiTheme="minorHAnsi"/>
          <w:noProof/>
        </w:rPr>
      </w:pPr>
      <w:hyperlink w:anchor="_Toc158095563" w:history="1">
        <w:r w:rsidR="00D50335" w:rsidRPr="000E5822">
          <w:rPr>
            <w:rStyle w:val="Hyperlink"/>
            <w:noProof/>
          </w:rPr>
          <w:t>Table 5</w:t>
        </w:r>
        <w:r w:rsidR="00D50335" w:rsidRPr="000E5822">
          <w:rPr>
            <w:rStyle w:val="Hyperlink"/>
            <w:noProof/>
          </w:rPr>
          <w:noBreakHyphen/>
          <w:t>7 Families with children under 13 years and a single, employed reference person: Average monthly childcare expenditures and average monthly hours of childcare provided by the family, 2019</w:t>
        </w:r>
        <w:r w:rsidR="00D50335">
          <w:rPr>
            <w:noProof/>
            <w:webHidden/>
          </w:rPr>
          <w:tab/>
        </w:r>
        <w:r w:rsidR="00D50335">
          <w:rPr>
            <w:noProof/>
            <w:webHidden/>
          </w:rPr>
          <w:fldChar w:fldCharType="begin"/>
        </w:r>
        <w:r w:rsidR="00D50335">
          <w:rPr>
            <w:noProof/>
            <w:webHidden/>
          </w:rPr>
          <w:instrText xml:space="preserve"> PAGEREF _Toc158095563 \h </w:instrText>
        </w:r>
        <w:r w:rsidR="00D50335">
          <w:rPr>
            <w:noProof/>
            <w:webHidden/>
          </w:rPr>
        </w:r>
        <w:r w:rsidR="00D50335">
          <w:rPr>
            <w:noProof/>
            <w:webHidden/>
          </w:rPr>
          <w:fldChar w:fldCharType="separate"/>
        </w:r>
        <w:r w:rsidR="00D50335">
          <w:rPr>
            <w:noProof/>
            <w:webHidden/>
          </w:rPr>
          <w:t>126</w:t>
        </w:r>
        <w:r w:rsidR="00D50335">
          <w:rPr>
            <w:noProof/>
            <w:webHidden/>
          </w:rPr>
          <w:fldChar w:fldCharType="end"/>
        </w:r>
      </w:hyperlink>
    </w:p>
    <w:p w14:paraId="0BE62897" w14:textId="2B96EAB0" w:rsidR="007D2594" w:rsidRDefault="007D2594" w:rsidP="007D2594">
      <w:r>
        <w:fldChar w:fldCharType="end"/>
      </w:r>
    </w:p>
    <w:p w14:paraId="52288917" w14:textId="77777777" w:rsidR="007D2594" w:rsidRDefault="007D2594">
      <w:pPr>
        <w:spacing w:after="0" w:line="240" w:lineRule="auto"/>
      </w:pPr>
      <w:r>
        <w:br w:type="page"/>
      </w:r>
    </w:p>
    <w:p w14:paraId="1AE8CAF8" w14:textId="1A25B75E" w:rsidR="007D2594" w:rsidRDefault="007D2594" w:rsidP="007D2594">
      <w:pPr>
        <w:pStyle w:val="Heading1"/>
        <w:numPr>
          <w:ilvl w:val="0"/>
          <w:numId w:val="0"/>
        </w:numPr>
        <w:ind w:left="432"/>
      </w:pPr>
      <w:bookmarkStart w:id="5" w:name="_Toc158095488"/>
      <w:r>
        <w:lastRenderedPageBreak/>
        <w:t>List of Figures</w:t>
      </w:r>
      <w:bookmarkEnd w:id="5"/>
    </w:p>
    <w:p w14:paraId="1A018EC4" w14:textId="5638F502" w:rsidR="00D50335" w:rsidRDefault="007D2594">
      <w:pPr>
        <w:pStyle w:val="TableofFigures"/>
        <w:tabs>
          <w:tab w:val="right" w:leader="dot" w:pos="9350"/>
        </w:tabs>
        <w:rPr>
          <w:rFonts w:asciiTheme="minorHAnsi" w:eastAsiaTheme="minorEastAsia" w:hAnsiTheme="minorHAnsi"/>
          <w:noProof/>
        </w:rPr>
      </w:pPr>
      <w:r>
        <w:fldChar w:fldCharType="begin"/>
      </w:r>
      <w:r>
        <w:instrText xml:space="preserve"> TOC \h \z \c "Figure" </w:instrText>
      </w:r>
      <w:r>
        <w:fldChar w:fldCharType="separate"/>
      </w:r>
      <w:hyperlink w:anchor="_Toc158095564" w:history="1">
        <w:r w:rsidR="00D50335" w:rsidRPr="00893FA8">
          <w:rPr>
            <w:rStyle w:val="Hyperlink"/>
            <w:noProof/>
          </w:rPr>
          <w:t>Figure 2</w:t>
        </w:r>
        <w:r w:rsidR="00D50335" w:rsidRPr="00893FA8">
          <w:rPr>
            <w:rStyle w:val="Hyperlink"/>
            <w:noProof/>
          </w:rPr>
          <w:noBreakHyphen/>
          <w:t>1 Hourly wage rates used in valuing household production by category (2019 dollars)</w:t>
        </w:r>
        <w:r w:rsidR="00D50335">
          <w:rPr>
            <w:noProof/>
            <w:webHidden/>
          </w:rPr>
          <w:tab/>
        </w:r>
        <w:r w:rsidR="00D50335">
          <w:rPr>
            <w:noProof/>
            <w:webHidden/>
          </w:rPr>
          <w:fldChar w:fldCharType="begin"/>
        </w:r>
        <w:r w:rsidR="00D50335">
          <w:rPr>
            <w:noProof/>
            <w:webHidden/>
          </w:rPr>
          <w:instrText xml:space="preserve"> PAGEREF _Toc158095564 \h </w:instrText>
        </w:r>
        <w:r w:rsidR="00D50335">
          <w:rPr>
            <w:noProof/>
            <w:webHidden/>
          </w:rPr>
        </w:r>
        <w:r w:rsidR="00D50335">
          <w:rPr>
            <w:noProof/>
            <w:webHidden/>
          </w:rPr>
          <w:fldChar w:fldCharType="separate"/>
        </w:r>
        <w:r w:rsidR="00D50335">
          <w:rPr>
            <w:noProof/>
            <w:webHidden/>
          </w:rPr>
          <w:t>21</w:t>
        </w:r>
        <w:r w:rsidR="00D50335">
          <w:rPr>
            <w:noProof/>
            <w:webHidden/>
          </w:rPr>
          <w:fldChar w:fldCharType="end"/>
        </w:r>
      </w:hyperlink>
    </w:p>
    <w:p w14:paraId="48CEA32C" w14:textId="5CA061C5" w:rsidR="00D50335" w:rsidRDefault="007818CA">
      <w:pPr>
        <w:pStyle w:val="TableofFigures"/>
        <w:tabs>
          <w:tab w:val="right" w:leader="dot" w:pos="9350"/>
        </w:tabs>
        <w:rPr>
          <w:rFonts w:asciiTheme="minorHAnsi" w:eastAsiaTheme="minorEastAsia" w:hAnsiTheme="minorHAnsi"/>
          <w:noProof/>
        </w:rPr>
      </w:pPr>
      <w:hyperlink w:anchor="_Toc158095565" w:history="1">
        <w:r w:rsidR="00D50335" w:rsidRPr="00893FA8">
          <w:rPr>
            <w:rStyle w:val="Hyperlink"/>
            <w:noProof/>
          </w:rPr>
          <w:t>Figure 3</w:t>
        </w:r>
        <w:r w:rsidR="00D50335" w:rsidRPr="00893FA8">
          <w:rPr>
            <w:rStyle w:val="Hyperlink"/>
            <w:noProof/>
          </w:rPr>
          <w:noBreakHyphen/>
          <w:t>1 Density of the first principal component</w:t>
        </w:r>
        <w:r w:rsidR="00D50335">
          <w:rPr>
            <w:noProof/>
            <w:webHidden/>
          </w:rPr>
          <w:tab/>
        </w:r>
        <w:r w:rsidR="00D50335">
          <w:rPr>
            <w:noProof/>
            <w:webHidden/>
          </w:rPr>
          <w:fldChar w:fldCharType="begin"/>
        </w:r>
        <w:r w:rsidR="00D50335">
          <w:rPr>
            <w:noProof/>
            <w:webHidden/>
          </w:rPr>
          <w:instrText xml:space="preserve"> PAGEREF _Toc158095565 \h </w:instrText>
        </w:r>
        <w:r w:rsidR="00D50335">
          <w:rPr>
            <w:noProof/>
            <w:webHidden/>
          </w:rPr>
        </w:r>
        <w:r w:rsidR="00D50335">
          <w:rPr>
            <w:noProof/>
            <w:webHidden/>
          </w:rPr>
          <w:fldChar w:fldCharType="separate"/>
        </w:r>
        <w:r w:rsidR="00D50335">
          <w:rPr>
            <w:noProof/>
            <w:webHidden/>
          </w:rPr>
          <w:t>36</w:t>
        </w:r>
        <w:r w:rsidR="00D50335">
          <w:rPr>
            <w:noProof/>
            <w:webHidden/>
          </w:rPr>
          <w:fldChar w:fldCharType="end"/>
        </w:r>
      </w:hyperlink>
    </w:p>
    <w:p w14:paraId="3A56A664" w14:textId="03A47FD9" w:rsidR="00D50335" w:rsidRDefault="007818CA">
      <w:pPr>
        <w:pStyle w:val="TableofFigures"/>
        <w:tabs>
          <w:tab w:val="right" w:leader="dot" w:pos="9350"/>
        </w:tabs>
        <w:rPr>
          <w:rFonts w:asciiTheme="minorHAnsi" w:eastAsiaTheme="minorEastAsia" w:hAnsiTheme="minorHAnsi"/>
          <w:noProof/>
        </w:rPr>
      </w:pPr>
      <w:hyperlink w:anchor="_Toc158095566" w:history="1">
        <w:r w:rsidR="00D50335" w:rsidRPr="00893FA8">
          <w:rPr>
            <w:rStyle w:val="Hyperlink"/>
            <w:noProof/>
          </w:rPr>
          <w:t>Figure 3</w:t>
        </w:r>
        <w:r w:rsidR="00D50335" w:rsidRPr="00893FA8">
          <w:rPr>
            <w:rStyle w:val="Hyperlink"/>
            <w:noProof/>
          </w:rPr>
          <w:noBreakHyphen/>
          <w:t>2 Matching quality by round in the matching of the CE Interview and CE Diary samples with ATUS (based on the shares of the matching distance in each round)</w:t>
        </w:r>
        <w:r w:rsidR="00D50335">
          <w:rPr>
            <w:noProof/>
            <w:webHidden/>
          </w:rPr>
          <w:tab/>
        </w:r>
        <w:r w:rsidR="00D50335">
          <w:rPr>
            <w:noProof/>
            <w:webHidden/>
          </w:rPr>
          <w:fldChar w:fldCharType="begin"/>
        </w:r>
        <w:r w:rsidR="00D50335">
          <w:rPr>
            <w:noProof/>
            <w:webHidden/>
          </w:rPr>
          <w:instrText xml:space="preserve"> PAGEREF _Toc158095566 \h </w:instrText>
        </w:r>
        <w:r w:rsidR="00D50335">
          <w:rPr>
            <w:noProof/>
            <w:webHidden/>
          </w:rPr>
        </w:r>
        <w:r w:rsidR="00D50335">
          <w:rPr>
            <w:noProof/>
            <w:webHidden/>
          </w:rPr>
          <w:fldChar w:fldCharType="separate"/>
        </w:r>
        <w:r w:rsidR="00D50335">
          <w:rPr>
            <w:noProof/>
            <w:webHidden/>
          </w:rPr>
          <w:t>41</w:t>
        </w:r>
        <w:r w:rsidR="00D50335">
          <w:rPr>
            <w:noProof/>
            <w:webHidden/>
          </w:rPr>
          <w:fldChar w:fldCharType="end"/>
        </w:r>
      </w:hyperlink>
    </w:p>
    <w:p w14:paraId="293A0C91" w14:textId="48AB522E" w:rsidR="00D50335" w:rsidRDefault="007818CA">
      <w:pPr>
        <w:pStyle w:val="TableofFigures"/>
        <w:tabs>
          <w:tab w:val="right" w:leader="dot" w:pos="9350"/>
        </w:tabs>
        <w:rPr>
          <w:rFonts w:asciiTheme="minorHAnsi" w:eastAsiaTheme="minorEastAsia" w:hAnsiTheme="minorHAnsi"/>
          <w:noProof/>
        </w:rPr>
      </w:pPr>
      <w:hyperlink w:anchor="_Toc158095567" w:history="1">
        <w:r w:rsidR="00D50335" w:rsidRPr="00893FA8">
          <w:rPr>
            <w:rStyle w:val="Hyperlink"/>
            <w:noProof/>
          </w:rPr>
          <w:t>Figure 3</w:t>
        </w:r>
        <w:r w:rsidR="00D50335" w:rsidRPr="00893FA8">
          <w:rPr>
            <w:rStyle w:val="Hyperlink"/>
            <w:noProof/>
          </w:rPr>
          <w:noBreakHyphen/>
          <w:t>3 Box Plots: Distribution of daily hours of household production on weekdays and weekends, imputed vs. observed, statistical matching (double matching method without small cells)</w:t>
        </w:r>
        <w:r w:rsidR="00D50335">
          <w:rPr>
            <w:noProof/>
            <w:webHidden/>
          </w:rPr>
          <w:tab/>
        </w:r>
        <w:r w:rsidR="00D50335">
          <w:rPr>
            <w:noProof/>
            <w:webHidden/>
          </w:rPr>
          <w:fldChar w:fldCharType="begin"/>
        </w:r>
        <w:r w:rsidR="00D50335">
          <w:rPr>
            <w:noProof/>
            <w:webHidden/>
          </w:rPr>
          <w:instrText xml:space="preserve"> PAGEREF _Toc158095567 \h </w:instrText>
        </w:r>
        <w:r w:rsidR="00D50335">
          <w:rPr>
            <w:noProof/>
            <w:webHidden/>
          </w:rPr>
        </w:r>
        <w:r w:rsidR="00D50335">
          <w:rPr>
            <w:noProof/>
            <w:webHidden/>
          </w:rPr>
          <w:fldChar w:fldCharType="separate"/>
        </w:r>
        <w:r w:rsidR="00D50335">
          <w:rPr>
            <w:noProof/>
            <w:webHidden/>
          </w:rPr>
          <w:t>44</w:t>
        </w:r>
        <w:r w:rsidR="00D50335">
          <w:rPr>
            <w:noProof/>
            <w:webHidden/>
          </w:rPr>
          <w:fldChar w:fldCharType="end"/>
        </w:r>
      </w:hyperlink>
    </w:p>
    <w:p w14:paraId="3300E008" w14:textId="0CA790F0" w:rsidR="00D50335" w:rsidRDefault="007818CA">
      <w:pPr>
        <w:pStyle w:val="TableofFigures"/>
        <w:tabs>
          <w:tab w:val="right" w:leader="dot" w:pos="9350"/>
        </w:tabs>
        <w:rPr>
          <w:rFonts w:asciiTheme="minorHAnsi" w:eastAsiaTheme="minorEastAsia" w:hAnsiTheme="minorHAnsi"/>
          <w:noProof/>
        </w:rPr>
      </w:pPr>
      <w:hyperlink w:anchor="_Toc158095568" w:history="1">
        <w:r w:rsidR="00D50335" w:rsidRPr="00893FA8">
          <w:rPr>
            <w:rStyle w:val="Hyperlink"/>
            <w:noProof/>
          </w:rPr>
          <w:t>Figure 3</w:t>
        </w:r>
        <w:r w:rsidR="00D50335" w:rsidRPr="00893FA8">
          <w:rPr>
            <w:rStyle w:val="Hyperlink"/>
            <w:noProof/>
          </w:rPr>
          <w:noBreakHyphen/>
          <w:t>4 Actual (ATUS) values compared to imputed values, by sex and race/ethnicity (daily hours)</w:t>
        </w:r>
        <w:r w:rsidR="00D50335">
          <w:rPr>
            <w:noProof/>
            <w:webHidden/>
          </w:rPr>
          <w:tab/>
        </w:r>
        <w:r w:rsidR="00D50335">
          <w:rPr>
            <w:noProof/>
            <w:webHidden/>
          </w:rPr>
          <w:fldChar w:fldCharType="begin"/>
        </w:r>
        <w:r w:rsidR="00D50335">
          <w:rPr>
            <w:noProof/>
            <w:webHidden/>
          </w:rPr>
          <w:instrText xml:space="preserve"> PAGEREF _Toc158095568 \h </w:instrText>
        </w:r>
        <w:r w:rsidR="00D50335">
          <w:rPr>
            <w:noProof/>
            <w:webHidden/>
          </w:rPr>
        </w:r>
        <w:r w:rsidR="00D50335">
          <w:rPr>
            <w:noProof/>
            <w:webHidden/>
          </w:rPr>
          <w:fldChar w:fldCharType="separate"/>
        </w:r>
        <w:r w:rsidR="00D50335">
          <w:rPr>
            <w:noProof/>
            <w:webHidden/>
          </w:rPr>
          <w:t>45</w:t>
        </w:r>
        <w:r w:rsidR="00D50335">
          <w:rPr>
            <w:noProof/>
            <w:webHidden/>
          </w:rPr>
          <w:fldChar w:fldCharType="end"/>
        </w:r>
      </w:hyperlink>
    </w:p>
    <w:p w14:paraId="439F6614" w14:textId="35BB40D0" w:rsidR="00D50335" w:rsidRDefault="007818CA">
      <w:pPr>
        <w:pStyle w:val="TableofFigures"/>
        <w:tabs>
          <w:tab w:val="right" w:leader="dot" w:pos="9350"/>
        </w:tabs>
        <w:rPr>
          <w:rFonts w:asciiTheme="minorHAnsi" w:eastAsiaTheme="minorEastAsia" w:hAnsiTheme="minorHAnsi"/>
          <w:noProof/>
        </w:rPr>
      </w:pPr>
      <w:hyperlink w:anchor="_Toc158095569" w:history="1">
        <w:r w:rsidR="00D50335" w:rsidRPr="00893FA8">
          <w:rPr>
            <w:rStyle w:val="Hyperlink"/>
            <w:noProof/>
          </w:rPr>
          <w:t>Figure 3</w:t>
        </w:r>
        <w:r w:rsidR="00D50335" w:rsidRPr="00893FA8">
          <w:rPr>
            <w:rStyle w:val="Hyperlink"/>
            <w:noProof/>
          </w:rPr>
          <w:noBreakHyphen/>
          <w:t>5 ATUS weekday standard deviation compared to standard deviation in the matched weekday samples, by sex, subgroup, and sample</w:t>
        </w:r>
        <w:r w:rsidR="00D50335">
          <w:rPr>
            <w:noProof/>
            <w:webHidden/>
          </w:rPr>
          <w:tab/>
        </w:r>
        <w:r w:rsidR="00D50335">
          <w:rPr>
            <w:noProof/>
            <w:webHidden/>
          </w:rPr>
          <w:fldChar w:fldCharType="begin"/>
        </w:r>
        <w:r w:rsidR="00D50335">
          <w:rPr>
            <w:noProof/>
            <w:webHidden/>
          </w:rPr>
          <w:instrText xml:space="preserve"> PAGEREF _Toc158095569 \h </w:instrText>
        </w:r>
        <w:r w:rsidR="00D50335">
          <w:rPr>
            <w:noProof/>
            <w:webHidden/>
          </w:rPr>
        </w:r>
        <w:r w:rsidR="00D50335">
          <w:rPr>
            <w:noProof/>
            <w:webHidden/>
          </w:rPr>
          <w:fldChar w:fldCharType="separate"/>
        </w:r>
        <w:r w:rsidR="00D50335">
          <w:rPr>
            <w:noProof/>
            <w:webHidden/>
          </w:rPr>
          <w:t>50</w:t>
        </w:r>
        <w:r w:rsidR="00D50335">
          <w:rPr>
            <w:noProof/>
            <w:webHidden/>
          </w:rPr>
          <w:fldChar w:fldCharType="end"/>
        </w:r>
      </w:hyperlink>
    </w:p>
    <w:p w14:paraId="551BD891" w14:textId="229695D0" w:rsidR="00D50335" w:rsidRDefault="007818CA">
      <w:pPr>
        <w:pStyle w:val="TableofFigures"/>
        <w:tabs>
          <w:tab w:val="right" w:leader="dot" w:pos="9350"/>
        </w:tabs>
        <w:rPr>
          <w:rFonts w:asciiTheme="minorHAnsi" w:eastAsiaTheme="minorEastAsia" w:hAnsiTheme="minorHAnsi"/>
          <w:noProof/>
        </w:rPr>
      </w:pPr>
      <w:hyperlink w:anchor="_Toc158095570" w:history="1">
        <w:r w:rsidR="00D50335" w:rsidRPr="00893FA8">
          <w:rPr>
            <w:rStyle w:val="Hyperlink"/>
            <w:noProof/>
          </w:rPr>
          <w:t>Figure 3</w:t>
        </w:r>
        <w:r w:rsidR="00D50335" w:rsidRPr="00893FA8">
          <w:rPr>
            <w:rStyle w:val="Hyperlink"/>
            <w:noProof/>
          </w:rPr>
          <w:noBreakHyphen/>
          <w:t>6 Box Plots: Distribution of daily hours of household production on weekdays and weekends, imputed vs. observed, imputation by prediction (regression prediction)</w:t>
        </w:r>
        <w:r w:rsidR="00D50335">
          <w:rPr>
            <w:noProof/>
            <w:webHidden/>
          </w:rPr>
          <w:tab/>
        </w:r>
        <w:r w:rsidR="00D50335">
          <w:rPr>
            <w:noProof/>
            <w:webHidden/>
          </w:rPr>
          <w:fldChar w:fldCharType="begin"/>
        </w:r>
        <w:r w:rsidR="00D50335">
          <w:rPr>
            <w:noProof/>
            <w:webHidden/>
          </w:rPr>
          <w:instrText xml:space="preserve"> PAGEREF _Toc158095570 \h </w:instrText>
        </w:r>
        <w:r w:rsidR="00D50335">
          <w:rPr>
            <w:noProof/>
            <w:webHidden/>
          </w:rPr>
        </w:r>
        <w:r w:rsidR="00D50335">
          <w:rPr>
            <w:noProof/>
            <w:webHidden/>
          </w:rPr>
          <w:fldChar w:fldCharType="separate"/>
        </w:r>
        <w:r w:rsidR="00D50335">
          <w:rPr>
            <w:noProof/>
            <w:webHidden/>
          </w:rPr>
          <w:t>53</w:t>
        </w:r>
        <w:r w:rsidR="00D50335">
          <w:rPr>
            <w:noProof/>
            <w:webHidden/>
          </w:rPr>
          <w:fldChar w:fldCharType="end"/>
        </w:r>
      </w:hyperlink>
    </w:p>
    <w:p w14:paraId="28502192" w14:textId="10D9868B" w:rsidR="00D50335" w:rsidRDefault="007818CA">
      <w:pPr>
        <w:pStyle w:val="TableofFigures"/>
        <w:tabs>
          <w:tab w:val="right" w:leader="dot" w:pos="9350"/>
        </w:tabs>
        <w:rPr>
          <w:rFonts w:asciiTheme="minorHAnsi" w:eastAsiaTheme="minorEastAsia" w:hAnsiTheme="minorHAnsi"/>
          <w:noProof/>
        </w:rPr>
      </w:pPr>
      <w:hyperlink r:id="rId9" w:anchor="_Toc158095571" w:history="1">
        <w:r w:rsidR="00D50335" w:rsidRPr="00893FA8">
          <w:rPr>
            <w:rStyle w:val="Hyperlink"/>
            <w:noProof/>
          </w:rPr>
          <w:t>Figure 3</w:t>
        </w:r>
        <w:r w:rsidR="00D50335" w:rsidRPr="00893FA8">
          <w:rPr>
            <w:rStyle w:val="Hyperlink"/>
            <w:noProof/>
          </w:rPr>
          <w:noBreakHyphen/>
          <w:t>7 Percentage deviation of the imputed CE Interview sample statistic from the ATUS statistic: comparison of statistical matching (SM) and regression-prediction (RP) for subgroups of women, by statistic and diary day</w:t>
        </w:r>
        <w:r w:rsidR="00D50335">
          <w:rPr>
            <w:noProof/>
            <w:webHidden/>
          </w:rPr>
          <w:tab/>
        </w:r>
        <w:r w:rsidR="00D50335">
          <w:rPr>
            <w:noProof/>
            <w:webHidden/>
          </w:rPr>
          <w:fldChar w:fldCharType="begin"/>
        </w:r>
        <w:r w:rsidR="00D50335">
          <w:rPr>
            <w:noProof/>
            <w:webHidden/>
          </w:rPr>
          <w:instrText xml:space="preserve"> PAGEREF _Toc158095571 \h </w:instrText>
        </w:r>
        <w:r w:rsidR="00D50335">
          <w:rPr>
            <w:noProof/>
            <w:webHidden/>
          </w:rPr>
        </w:r>
        <w:r w:rsidR="00D50335">
          <w:rPr>
            <w:noProof/>
            <w:webHidden/>
          </w:rPr>
          <w:fldChar w:fldCharType="separate"/>
        </w:r>
        <w:r w:rsidR="00D50335">
          <w:rPr>
            <w:noProof/>
            <w:webHidden/>
          </w:rPr>
          <w:t>55</w:t>
        </w:r>
        <w:r w:rsidR="00D50335">
          <w:rPr>
            <w:noProof/>
            <w:webHidden/>
          </w:rPr>
          <w:fldChar w:fldCharType="end"/>
        </w:r>
      </w:hyperlink>
    </w:p>
    <w:p w14:paraId="2524B149" w14:textId="5CEF1892" w:rsidR="00D50335" w:rsidRDefault="007818CA">
      <w:pPr>
        <w:pStyle w:val="TableofFigures"/>
        <w:tabs>
          <w:tab w:val="right" w:leader="dot" w:pos="9350"/>
        </w:tabs>
        <w:rPr>
          <w:rFonts w:asciiTheme="minorHAnsi" w:eastAsiaTheme="minorEastAsia" w:hAnsiTheme="minorHAnsi"/>
          <w:noProof/>
        </w:rPr>
      </w:pPr>
      <w:hyperlink r:id="rId10" w:anchor="_Toc158095572" w:history="1">
        <w:r w:rsidR="00D50335" w:rsidRPr="00893FA8">
          <w:rPr>
            <w:rStyle w:val="Hyperlink"/>
            <w:noProof/>
          </w:rPr>
          <w:t>Figure 3</w:t>
        </w:r>
        <w:r w:rsidR="00D50335" w:rsidRPr="00893FA8">
          <w:rPr>
            <w:rStyle w:val="Hyperlink"/>
            <w:noProof/>
          </w:rPr>
          <w:noBreakHyphen/>
          <w:t>8 Percentage deviation of the imputed CE Interview sample statistic from the ATUS statistic: comparison of statistical matching (SM) and regression-prediction (RP) for subgroups of men, by statistic and diary day</w:t>
        </w:r>
        <w:r w:rsidR="00D50335">
          <w:rPr>
            <w:noProof/>
            <w:webHidden/>
          </w:rPr>
          <w:tab/>
        </w:r>
        <w:r w:rsidR="00D50335">
          <w:rPr>
            <w:noProof/>
            <w:webHidden/>
          </w:rPr>
          <w:fldChar w:fldCharType="begin"/>
        </w:r>
        <w:r w:rsidR="00D50335">
          <w:rPr>
            <w:noProof/>
            <w:webHidden/>
          </w:rPr>
          <w:instrText xml:space="preserve"> PAGEREF _Toc158095572 \h </w:instrText>
        </w:r>
        <w:r w:rsidR="00D50335">
          <w:rPr>
            <w:noProof/>
            <w:webHidden/>
          </w:rPr>
        </w:r>
        <w:r w:rsidR="00D50335">
          <w:rPr>
            <w:noProof/>
            <w:webHidden/>
          </w:rPr>
          <w:fldChar w:fldCharType="separate"/>
        </w:r>
        <w:r w:rsidR="00D50335">
          <w:rPr>
            <w:noProof/>
            <w:webHidden/>
          </w:rPr>
          <w:t>57</w:t>
        </w:r>
        <w:r w:rsidR="00D50335">
          <w:rPr>
            <w:noProof/>
            <w:webHidden/>
          </w:rPr>
          <w:fldChar w:fldCharType="end"/>
        </w:r>
      </w:hyperlink>
    </w:p>
    <w:p w14:paraId="0BB20FCB" w14:textId="7588638D" w:rsidR="00D50335" w:rsidRDefault="007818CA">
      <w:pPr>
        <w:pStyle w:val="TableofFigures"/>
        <w:tabs>
          <w:tab w:val="right" w:leader="dot" w:pos="9350"/>
        </w:tabs>
        <w:rPr>
          <w:rFonts w:asciiTheme="minorHAnsi" w:eastAsiaTheme="minorEastAsia" w:hAnsiTheme="minorHAnsi"/>
          <w:noProof/>
        </w:rPr>
      </w:pPr>
      <w:hyperlink w:anchor="_Toc158095573" w:history="1">
        <w:r w:rsidR="00D50335" w:rsidRPr="00893FA8">
          <w:rPr>
            <w:rStyle w:val="Hyperlink"/>
            <w:noProof/>
          </w:rPr>
          <w:t>Figure 3</w:t>
        </w:r>
        <w:r w:rsidR="00D50335" w:rsidRPr="00893FA8">
          <w:rPr>
            <w:rStyle w:val="Hyperlink"/>
            <w:noProof/>
          </w:rPr>
          <w:noBreakHyphen/>
          <w:t>9 ATUS weekday standard deviation compared to imputed weekday standard deviation in the CE samples using regression-prediction (RP method), by sex, subgroup, and sample</w:t>
        </w:r>
        <w:r w:rsidR="00D50335">
          <w:rPr>
            <w:noProof/>
            <w:webHidden/>
          </w:rPr>
          <w:tab/>
        </w:r>
        <w:r w:rsidR="00D50335">
          <w:rPr>
            <w:noProof/>
            <w:webHidden/>
          </w:rPr>
          <w:fldChar w:fldCharType="begin"/>
        </w:r>
        <w:r w:rsidR="00D50335">
          <w:rPr>
            <w:noProof/>
            <w:webHidden/>
          </w:rPr>
          <w:instrText xml:space="preserve"> PAGEREF _Toc158095573 \h </w:instrText>
        </w:r>
        <w:r w:rsidR="00D50335">
          <w:rPr>
            <w:noProof/>
            <w:webHidden/>
          </w:rPr>
        </w:r>
        <w:r w:rsidR="00D50335">
          <w:rPr>
            <w:noProof/>
            <w:webHidden/>
          </w:rPr>
          <w:fldChar w:fldCharType="separate"/>
        </w:r>
        <w:r w:rsidR="00D50335">
          <w:rPr>
            <w:noProof/>
            <w:webHidden/>
          </w:rPr>
          <w:t>58</w:t>
        </w:r>
        <w:r w:rsidR="00D50335">
          <w:rPr>
            <w:noProof/>
            <w:webHidden/>
          </w:rPr>
          <w:fldChar w:fldCharType="end"/>
        </w:r>
      </w:hyperlink>
    </w:p>
    <w:p w14:paraId="4914A328" w14:textId="174BF83D" w:rsidR="00D50335" w:rsidRDefault="007818CA">
      <w:pPr>
        <w:pStyle w:val="TableofFigures"/>
        <w:tabs>
          <w:tab w:val="right" w:leader="dot" w:pos="9350"/>
        </w:tabs>
        <w:rPr>
          <w:rFonts w:asciiTheme="minorHAnsi" w:eastAsiaTheme="minorEastAsia" w:hAnsiTheme="minorHAnsi"/>
          <w:noProof/>
        </w:rPr>
      </w:pPr>
      <w:hyperlink w:anchor="_Toc158095574" w:history="1">
        <w:r w:rsidR="00D50335" w:rsidRPr="00893FA8">
          <w:rPr>
            <w:rStyle w:val="Hyperlink"/>
            <w:noProof/>
          </w:rPr>
          <w:t>Figure 3</w:t>
        </w:r>
        <w:r w:rsidR="00D50335" w:rsidRPr="00893FA8">
          <w:rPr>
            <w:rStyle w:val="Hyperlink"/>
            <w:noProof/>
          </w:rPr>
          <w:noBreakHyphen/>
          <w:t>10 Box Plots: Distribution of daily hours of household production on weekdays and weekends, imputed vs. observed, imputation by prediction (MI method)</w:t>
        </w:r>
        <w:r w:rsidR="00D50335">
          <w:rPr>
            <w:noProof/>
            <w:webHidden/>
          </w:rPr>
          <w:tab/>
        </w:r>
        <w:r w:rsidR="00D50335">
          <w:rPr>
            <w:noProof/>
            <w:webHidden/>
          </w:rPr>
          <w:fldChar w:fldCharType="begin"/>
        </w:r>
        <w:r w:rsidR="00D50335">
          <w:rPr>
            <w:noProof/>
            <w:webHidden/>
          </w:rPr>
          <w:instrText xml:space="preserve"> PAGEREF _Toc158095574 \h </w:instrText>
        </w:r>
        <w:r w:rsidR="00D50335">
          <w:rPr>
            <w:noProof/>
            <w:webHidden/>
          </w:rPr>
        </w:r>
        <w:r w:rsidR="00D50335">
          <w:rPr>
            <w:noProof/>
            <w:webHidden/>
          </w:rPr>
          <w:fldChar w:fldCharType="separate"/>
        </w:r>
        <w:r w:rsidR="00D50335">
          <w:rPr>
            <w:noProof/>
            <w:webHidden/>
          </w:rPr>
          <w:t>61</w:t>
        </w:r>
        <w:r w:rsidR="00D50335">
          <w:rPr>
            <w:noProof/>
            <w:webHidden/>
          </w:rPr>
          <w:fldChar w:fldCharType="end"/>
        </w:r>
      </w:hyperlink>
    </w:p>
    <w:p w14:paraId="37C40927" w14:textId="2303F535" w:rsidR="00D50335" w:rsidRDefault="007818CA">
      <w:pPr>
        <w:pStyle w:val="TableofFigures"/>
        <w:tabs>
          <w:tab w:val="right" w:leader="dot" w:pos="9350"/>
        </w:tabs>
        <w:rPr>
          <w:rFonts w:asciiTheme="minorHAnsi" w:eastAsiaTheme="minorEastAsia" w:hAnsiTheme="minorHAnsi"/>
          <w:noProof/>
        </w:rPr>
      </w:pPr>
      <w:hyperlink r:id="rId11" w:anchor="_Toc158095575" w:history="1">
        <w:r w:rsidR="00D50335" w:rsidRPr="00893FA8">
          <w:rPr>
            <w:rStyle w:val="Hyperlink"/>
            <w:noProof/>
          </w:rPr>
          <w:t>Figure 3</w:t>
        </w:r>
        <w:r w:rsidR="00D50335" w:rsidRPr="00893FA8">
          <w:rPr>
            <w:rStyle w:val="Hyperlink"/>
            <w:noProof/>
          </w:rPr>
          <w:noBreakHyphen/>
          <w:t>11 Percentage deviation of the imputed CE Interview sample statistic from the ATUS statistic: comparison of statistical matching (SM) and multiple imputation (MI) for subgroups of women, by statistic and diary day</w:t>
        </w:r>
        <w:r w:rsidR="00D50335">
          <w:rPr>
            <w:noProof/>
            <w:webHidden/>
          </w:rPr>
          <w:tab/>
        </w:r>
        <w:r w:rsidR="00D50335">
          <w:rPr>
            <w:noProof/>
            <w:webHidden/>
          </w:rPr>
          <w:fldChar w:fldCharType="begin"/>
        </w:r>
        <w:r w:rsidR="00D50335">
          <w:rPr>
            <w:noProof/>
            <w:webHidden/>
          </w:rPr>
          <w:instrText xml:space="preserve"> PAGEREF _Toc158095575 \h </w:instrText>
        </w:r>
        <w:r w:rsidR="00D50335">
          <w:rPr>
            <w:noProof/>
            <w:webHidden/>
          </w:rPr>
        </w:r>
        <w:r w:rsidR="00D50335">
          <w:rPr>
            <w:noProof/>
            <w:webHidden/>
          </w:rPr>
          <w:fldChar w:fldCharType="separate"/>
        </w:r>
        <w:r w:rsidR="00D50335">
          <w:rPr>
            <w:noProof/>
            <w:webHidden/>
          </w:rPr>
          <w:t>63</w:t>
        </w:r>
        <w:r w:rsidR="00D50335">
          <w:rPr>
            <w:noProof/>
            <w:webHidden/>
          </w:rPr>
          <w:fldChar w:fldCharType="end"/>
        </w:r>
      </w:hyperlink>
    </w:p>
    <w:p w14:paraId="769FEBEA" w14:textId="04727469" w:rsidR="00D50335" w:rsidRDefault="007818CA">
      <w:pPr>
        <w:pStyle w:val="TableofFigures"/>
        <w:tabs>
          <w:tab w:val="right" w:leader="dot" w:pos="9350"/>
        </w:tabs>
        <w:rPr>
          <w:rFonts w:asciiTheme="minorHAnsi" w:eastAsiaTheme="minorEastAsia" w:hAnsiTheme="minorHAnsi"/>
          <w:noProof/>
        </w:rPr>
      </w:pPr>
      <w:hyperlink r:id="rId12" w:anchor="_Toc158095576" w:history="1">
        <w:r w:rsidR="00D50335" w:rsidRPr="00893FA8">
          <w:rPr>
            <w:rStyle w:val="Hyperlink"/>
            <w:noProof/>
          </w:rPr>
          <w:t>Figure 3</w:t>
        </w:r>
        <w:r w:rsidR="00D50335" w:rsidRPr="00893FA8">
          <w:rPr>
            <w:rStyle w:val="Hyperlink"/>
            <w:noProof/>
          </w:rPr>
          <w:noBreakHyphen/>
          <w:t>12 Percentage deviation of the imputed CE Interview sample statistic from the ATUS statistic: comparison of statistical matching (SM) and multiple imputation (MI) for subgroups of men, by statistic and diary day</w:t>
        </w:r>
        <w:r w:rsidR="00D50335">
          <w:rPr>
            <w:noProof/>
            <w:webHidden/>
          </w:rPr>
          <w:tab/>
        </w:r>
        <w:r w:rsidR="00D50335">
          <w:rPr>
            <w:noProof/>
            <w:webHidden/>
          </w:rPr>
          <w:fldChar w:fldCharType="begin"/>
        </w:r>
        <w:r w:rsidR="00D50335">
          <w:rPr>
            <w:noProof/>
            <w:webHidden/>
          </w:rPr>
          <w:instrText xml:space="preserve"> PAGEREF _Toc158095576 \h </w:instrText>
        </w:r>
        <w:r w:rsidR="00D50335">
          <w:rPr>
            <w:noProof/>
            <w:webHidden/>
          </w:rPr>
        </w:r>
        <w:r w:rsidR="00D50335">
          <w:rPr>
            <w:noProof/>
            <w:webHidden/>
          </w:rPr>
          <w:fldChar w:fldCharType="separate"/>
        </w:r>
        <w:r w:rsidR="00D50335">
          <w:rPr>
            <w:noProof/>
            <w:webHidden/>
          </w:rPr>
          <w:t>64</w:t>
        </w:r>
        <w:r w:rsidR="00D50335">
          <w:rPr>
            <w:noProof/>
            <w:webHidden/>
          </w:rPr>
          <w:fldChar w:fldCharType="end"/>
        </w:r>
      </w:hyperlink>
    </w:p>
    <w:p w14:paraId="702A6C89" w14:textId="6BD9150C" w:rsidR="00D50335" w:rsidRDefault="007818CA">
      <w:pPr>
        <w:pStyle w:val="TableofFigures"/>
        <w:tabs>
          <w:tab w:val="right" w:leader="dot" w:pos="9350"/>
        </w:tabs>
        <w:rPr>
          <w:rFonts w:asciiTheme="minorHAnsi" w:eastAsiaTheme="minorEastAsia" w:hAnsiTheme="minorHAnsi"/>
          <w:noProof/>
        </w:rPr>
      </w:pPr>
      <w:hyperlink w:anchor="_Toc158095577" w:history="1">
        <w:r w:rsidR="00D50335" w:rsidRPr="00893FA8">
          <w:rPr>
            <w:rStyle w:val="Hyperlink"/>
            <w:noProof/>
          </w:rPr>
          <w:t>Figure 3</w:t>
        </w:r>
        <w:r w:rsidR="00D50335" w:rsidRPr="00893FA8">
          <w:rPr>
            <w:rStyle w:val="Hyperlink"/>
            <w:noProof/>
          </w:rPr>
          <w:noBreakHyphen/>
          <w:t>13 ATUS weekday standard deviation compared to imputed weekday standard deviation in the CE samples using multiple imputation (MI method), by sex, subgroup and sample</w:t>
        </w:r>
        <w:r w:rsidR="00D50335">
          <w:rPr>
            <w:noProof/>
            <w:webHidden/>
          </w:rPr>
          <w:tab/>
        </w:r>
        <w:r w:rsidR="00D50335">
          <w:rPr>
            <w:noProof/>
            <w:webHidden/>
          </w:rPr>
          <w:fldChar w:fldCharType="begin"/>
        </w:r>
        <w:r w:rsidR="00D50335">
          <w:rPr>
            <w:noProof/>
            <w:webHidden/>
          </w:rPr>
          <w:instrText xml:space="preserve"> PAGEREF _Toc158095577 \h </w:instrText>
        </w:r>
        <w:r w:rsidR="00D50335">
          <w:rPr>
            <w:noProof/>
            <w:webHidden/>
          </w:rPr>
        </w:r>
        <w:r w:rsidR="00D50335">
          <w:rPr>
            <w:noProof/>
            <w:webHidden/>
          </w:rPr>
          <w:fldChar w:fldCharType="separate"/>
        </w:r>
        <w:r w:rsidR="00D50335">
          <w:rPr>
            <w:noProof/>
            <w:webHidden/>
          </w:rPr>
          <w:t>65</w:t>
        </w:r>
        <w:r w:rsidR="00D50335">
          <w:rPr>
            <w:noProof/>
            <w:webHidden/>
          </w:rPr>
          <w:fldChar w:fldCharType="end"/>
        </w:r>
      </w:hyperlink>
    </w:p>
    <w:p w14:paraId="2692BFC7" w14:textId="26CB653A" w:rsidR="00D50335" w:rsidRDefault="007818CA">
      <w:pPr>
        <w:pStyle w:val="TableofFigures"/>
        <w:tabs>
          <w:tab w:val="right" w:leader="dot" w:pos="9350"/>
        </w:tabs>
        <w:rPr>
          <w:rFonts w:asciiTheme="minorHAnsi" w:eastAsiaTheme="minorEastAsia" w:hAnsiTheme="minorHAnsi"/>
          <w:noProof/>
        </w:rPr>
      </w:pPr>
      <w:hyperlink w:anchor="_Toc158095578" w:history="1">
        <w:r w:rsidR="00D50335" w:rsidRPr="00893FA8">
          <w:rPr>
            <w:rStyle w:val="Hyperlink"/>
            <w:noProof/>
          </w:rPr>
          <w:t>Figure 3</w:t>
        </w:r>
        <w:r w:rsidR="00D50335" w:rsidRPr="00893FA8">
          <w:rPr>
            <w:rStyle w:val="Hyperlink"/>
            <w:noProof/>
          </w:rPr>
          <w:noBreakHyphen/>
          <w:t>14 Share of daily supervisory childcare time spent alone (solo) by gender and number of caregivers in the household (percent)</w:t>
        </w:r>
        <w:r w:rsidR="00D50335">
          <w:rPr>
            <w:noProof/>
            <w:webHidden/>
          </w:rPr>
          <w:tab/>
        </w:r>
        <w:r w:rsidR="00D50335">
          <w:rPr>
            <w:noProof/>
            <w:webHidden/>
          </w:rPr>
          <w:fldChar w:fldCharType="begin"/>
        </w:r>
        <w:r w:rsidR="00D50335">
          <w:rPr>
            <w:noProof/>
            <w:webHidden/>
          </w:rPr>
          <w:instrText xml:space="preserve"> PAGEREF _Toc158095578 \h </w:instrText>
        </w:r>
        <w:r w:rsidR="00D50335">
          <w:rPr>
            <w:noProof/>
            <w:webHidden/>
          </w:rPr>
        </w:r>
        <w:r w:rsidR="00D50335">
          <w:rPr>
            <w:noProof/>
            <w:webHidden/>
          </w:rPr>
          <w:fldChar w:fldCharType="separate"/>
        </w:r>
        <w:r w:rsidR="00D50335">
          <w:rPr>
            <w:noProof/>
            <w:webHidden/>
          </w:rPr>
          <w:t>68</w:t>
        </w:r>
        <w:r w:rsidR="00D50335">
          <w:rPr>
            <w:noProof/>
            <w:webHidden/>
          </w:rPr>
          <w:fldChar w:fldCharType="end"/>
        </w:r>
      </w:hyperlink>
    </w:p>
    <w:p w14:paraId="66D40072" w14:textId="4F4D1A54" w:rsidR="00D50335" w:rsidRDefault="007818CA">
      <w:pPr>
        <w:pStyle w:val="TableofFigures"/>
        <w:tabs>
          <w:tab w:val="right" w:leader="dot" w:pos="9350"/>
        </w:tabs>
        <w:rPr>
          <w:rFonts w:asciiTheme="minorHAnsi" w:eastAsiaTheme="minorEastAsia" w:hAnsiTheme="minorHAnsi"/>
          <w:noProof/>
        </w:rPr>
      </w:pPr>
      <w:hyperlink w:anchor="_Toc158095579" w:history="1">
        <w:r w:rsidR="00D50335" w:rsidRPr="00893FA8">
          <w:rPr>
            <w:rStyle w:val="Hyperlink"/>
            <w:noProof/>
          </w:rPr>
          <w:t>Figure 5</w:t>
        </w:r>
        <w:r w:rsidR="00D50335" w:rsidRPr="00893FA8">
          <w:rPr>
            <w:rStyle w:val="Hyperlink"/>
            <w:noProof/>
          </w:rPr>
          <w:noBreakHyphen/>
          <w:t>1 Average monthly hours of home production and supervisory care by persons 15 years and over by gender, 2019</w:t>
        </w:r>
        <w:r w:rsidR="00D50335">
          <w:rPr>
            <w:noProof/>
            <w:webHidden/>
          </w:rPr>
          <w:tab/>
        </w:r>
        <w:r w:rsidR="00D50335">
          <w:rPr>
            <w:noProof/>
            <w:webHidden/>
          </w:rPr>
          <w:fldChar w:fldCharType="begin"/>
        </w:r>
        <w:r w:rsidR="00D50335">
          <w:rPr>
            <w:noProof/>
            <w:webHidden/>
          </w:rPr>
          <w:instrText xml:space="preserve"> PAGEREF _Toc158095579 \h </w:instrText>
        </w:r>
        <w:r w:rsidR="00D50335">
          <w:rPr>
            <w:noProof/>
            <w:webHidden/>
          </w:rPr>
        </w:r>
        <w:r w:rsidR="00D50335">
          <w:rPr>
            <w:noProof/>
            <w:webHidden/>
          </w:rPr>
          <w:fldChar w:fldCharType="separate"/>
        </w:r>
        <w:r w:rsidR="00D50335">
          <w:rPr>
            <w:noProof/>
            <w:webHidden/>
          </w:rPr>
          <w:t>106</w:t>
        </w:r>
        <w:r w:rsidR="00D50335">
          <w:rPr>
            <w:noProof/>
            <w:webHidden/>
          </w:rPr>
          <w:fldChar w:fldCharType="end"/>
        </w:r>
      </w:hyperlink>
    </w:p>
    <w:p w14:paraId="6E21F65E" w14:textId="122BB440" w:rsidR="00D50335" w:rsidRDefault="007818CA">
      <w:pPr>
        <w:pStyle w:val="TableofFigures"/>
        <w:tabs>
          <w:tab w:val="right" w:leader="dot" w:pos="9350"/>
        </w:tabs>
        <w:rPr>
          <w:rFonts w:asciiTheme="minorHAnsi" w:eastAsiaTheme="minorEastAsia" w:hAnsiTheme="minorHAnsi"/>
          <w:noProof/>
        </w:rPr>
      </w:pPr>
      <w:hyperlink w:anchor="_Toc158095580" w:history="1">
        <w:r w:rsidR="00D50335" w:rsidRPr="00893FA8">
          <w:rPr>
            <w:rStyle w:val="Hyperlink"/>
            <w:noProof/>
          </w:rPr>
          <w:t>Figure 5</w:t>
        </w:r>
        <w:r w:rsidR="00D50335" w:rsidRPr="00893FA8">
          <w:rPr>
            <w:rStyle w:val="Hyperlink"/>
            <w:noProof/>
          </w:rPr>
          <w:noBreakHyphen/>
          <w:t>2 Relative average expenditures by the number of adults and children in the household, standard vs. augmented expenditure definition, 2019</w:t>
        </w:r>
        <w:r w:rsidR="00D50335">
          <w:rPr>
            <w:noProof/>
            <w:webHidden/>
          </w:rPr>
          <w:tab/>
        </w:r>
        <w:r w:rsidR="00D50335">
          <w:rPr>
            <w:noProof/>
            <w:webHidden/>
          </w:rPr>
          <w:fldChar w:fldCharType="begin"/>
        </w:r>
        <w:r w:rsidR="00D50335">
          <w:rPr>
            <w:noProof/>
            <w:webHidden/>
          </w:rPr>
          <w:instrText xml:space="preserve"> PAGEREF _Toc158095580 \h </w:instrText>
        </w:r>
        <w:r w:rsidR="00D50335">
          <w:rPr>
            <w:noProof/>
            <w:webHidden/>
          </w:rPr>
        </w:r>
        <w:r w:rsidR="00D50335">
          <w:rPr>
            <w:noProof/>
            <w:webHidden/>
          </w:rPr>
          <w:fldChar w:fldCharType="separate"/>
        </w:r>
        <w:r w:rsidR="00D50335">
          <w:rPr>
            <w:noProof/>
            <w:webHidden/>
          </w:rPr>
          <w:t>108</w:t>
        </w:r>
        <w:r w:rsidR="00D50335">
          <w:rPr>
            <w:noProof/>
            <w:webHidden/>
          </w:rPr>
          <w:fldChar w:fldCharType="end"/>
        </w:r>
      </w:hyperlink>
    </w:p>
    <w:p w14:paraId="27F57600" w14:textId="021E6219" w:rsidR="00D50335" w:rsidRDefault="007818CA">
      <w:pPr>
        <w:pStyle w:val="TableofFigures"/>
        <w:tabs>
          <w:tab w:val="right" w:leader="dot" w:pos="9350"/>
        </w:tabs>
        <w:rPr>
          <w:rFonts w:asciiTheme="minorHAnsi" w:eastAsiaTheme="minorEastAsia" w:hAnsiTheme="minorHAnsi"/>
          <w:noProof/>
        </w:rPr>
      </w:pPr>
      <w:hyperlink w:anchor="_Toc158095581" w:history="1">
        <w:r w:rsidR="00D50335" w:rsidRPr="00893FA8">
          <w:rPr>
            <w:rStyle w:val="Hyperlink"/>
            <w:noProof/>
          </w:rPr>
          <w:t>Figure 5</w:t>
        </w:r>
        <w:r w:rsidR="00D50335" w:rsidRPr="00893FA8">
          <w:rPr>
            <w:rStyle w:val="Hyperlink"/>
            <w:noProof/>
          </w:rPr>
          <w:noBreakHyphen/>
          <w:t>3 Relative average expenditures by race/ethnicity of the household, standard vs. augmented expenditure definition, 2019</w:t>
        </w:r>
        <w:r w:rsidR="00D50335">
          <w:rPr>
            <w:noProof/>
            <w:webHidden/>
          </w:rPr>
          <w:tab/>
        </w:r>
        <w:r w:rsidR="00D50335">
          <w:rPr>
            <w:noProof/>
            <w:webHidden/>
          </w:rPr>
          <w:fldChar w:fldCharType="begin"/>
        </w:r>
        <w:r w:rsidR="00D50335">
          <w:rPr>
            <w:noProof/>
            <w:webHidden/>
          </w:rPr>
          <w:instrText xml:space="preserve"> PAGEREF _Toc158095581 \h </w:instrText>
        </w:r>
        <w:r w:rsidR="00D50335">
          <w:rPr>
            <w:noProof/>
            <w:webHidden/>
          </w:rPr>
        </w:r>
        <w:r w:rsidR="00D50335">
          <w:rPr>
            <w:noProof/>
            <w:webHidden/>
          </w:rPr>
          <w:fldChar w:fldCharType="separate"/>
        </w:r>
        <w:r w:rsidR="00D50335">
          <w:rPr>
            <w:noProof/>
            <w:webHidden/>
          </w:rPr>
          <w:t>112</w:t>
        </w:r>
        <w:r w:rsidR="00D50335">
          <w:rPr>
            <w:noProof/>
            <w:webHidden/>
          </w:rPr>
          <w:fldChar w:fldCharType="end"/>
        </w:r>
      </w:hyperlink>
    </w:p>
    <w:p w14:paraId="0EBCAF9A" w14:textId="16F5AEEF" w:rsidR="00D50335" w:rsidRDefault="007818CA">
      <w:pPr>
        <w:pStyle w:val="TableofFigures"/>
        <w:tabs>
          <w:tab w:val="right" w:leader="dot" w:pos="9350"/>
        </w:tabs>
        <w:rPr>
          <w:rFonts w:asciiTheme="minorHAnsi" w:eastAsiaTheme="minorEastAsia" w:hAnsiTheme="minorHAnsi"/>
          <w:noProof/>
        </w:rPr>
      </w:pPr>
      <w:hyperlink w:anchor="_Toc158095582" w:history="1">
        <w:r w:rsidR="00D50335" w:rsidRPr="00893FA8">
          <w:rPr>
            <w:rStyle w:val="Hyperlink"/>
            <w:noProof/>
          </w:rPr>
          <w:t>Figure 5</w:t>
        </w:r>
        <w:r w:rsidR="00D50335" w:rsidRPr="00893FA8">
          <w:rPr>
            <w:rStyle w:val="Hyperlink"/>
            <w:noProof/>
          </w:rPr>
          <w:noBreakHyphen/>
          <w:t>4 Average monthly values of expenditures and home production by expenditure decile, 2019</w:t>
        </w:r>
        <w:r w:rsidR="00D50335">
          <w:rPr>
            <w:noProof/>
            <w:webHidden/>
          </w:rPr>
          <w:tab/>
        </w:r>
        <w:r w:rsidR="00D50335">
          <w:rPr>
            <w:noProof/>
            <w:webHidden/>
          </w:rPr>
          <w:fldChar w:fldCharType="begin"/>
        </w:r>
        <w:r w:rsidR="00D50335">
          <w:rPr>
            <w:noProof/>
            <w:webHidden/>
          </w:rPr>
          <w:instrText xml:space="preserve"> PAGEREF _Toc158095582 \h </w:instrText>
        </w:r>
        <w:r w:rsidR="00D50335">
          <w:rPr>
            <w:noProof/>
            <w:webHidden/>
          </w:rPr>
        </w:r>
        <w:r w:rsidR="00D50335">
          <w:rPr>
            <w:noProof/>
            <w:webHidden/>
          </w:rPr>
          <w:fldChar w:fldCharType="separate"/>
        </w:r>
        <w:r w:rsidR="00D50335">
          <w:rPr>
            <w:noProof/>
            <w:webHidden/>
          </w:rPr>
          <w:t>113</w:t>
        </w:r>
        <w:r w:rsidR="00D50335">
          <w:rPr>
            <w:noProof/>
            <w:webHidden/>
          </w:rPr>
          <w:fldChar w:fldCharType="end"/>
        </w:r>
      </w:hyperlink>
    </w:p>
    <w:p w14:paraId="77A95300" w14:textId="5DDB4227" w:rsidR="00D50335" w:rsidRDefault="007818CA">
      <w:pPr>
        <w:pStyle w:val="TableofFigures"/>
        <w:tabs>
          <w:tab w:val="right" w:leader="dot" w:pos="9350"/>
        </w:tabs>
        <w:rPr>
          <w:rFonts w:asciiTheme="minorHAnsi" w:eastAsiaTheme="minorEastAsia" w:hAnsiTheme="minorHAnsi"/>
          <w:noProof/>
        </w:rPr>
      </w:pPr>
      <w:hyperlink w:anchor="_Toc158095583" w:history="1">
        <w:r w:rsidR="00D50335" w:rsidRPr="00893FA8">
          <w:rPr>
            <w:rStyle w:val="Hyperlink"/>
            <w:noProof/>
          </w:rPr>
          <w:t>Figure 5</w:t>
        </w:r>
        <w:r w:rsidR="00D50335" w:rsidRPr="00893FA8">
          <w:rPr>
            <w:rStyle w:val="Hyperlink"/>
            <w:noProof/>
          </w:rPr>
          <w:noBreakHyphen/>
          <w:t>5 Average monthly values of the major components of home production by expenditure decile, 2019</w:t>
        </w:r>
        <w:r w:rsidR="00D50335">
          <w:rPr>
            <w:noProof/>
            <w:webHidden/>
          </w:rPr>
          <w:tab/>
        </w:r>
        <w:r w:rsidR="00D50335">
          <w:rPr>
            <w:noProof/>
            <w:webHidden/>
          </w:rPr>
          <w:fldChar w:fldCharType="begin"/>
        </w:r>
        <w:r w:rsidR="00D50335">
          <w:rPr>
            <w:noProof/>
            <w:webHidden/>
          </w:rPr>
          <w:instrText xml:space="preserve"> PAGEREF _Toc158095583 \h </w:instrText>
        </w:r>
        <w:r w:rsidR="00D50335">
          <w:rPr>
            <w:noProof/>
            <w:webHidden/>
          </w:rPr>
        </w:r>
        <w:r w:rsidR="00D50335">
          <w:rPr>
            <w:noProof/>
            <w:webHidden/>
          </w:rPr>
          <w:fldChar w:fldCharType="separate"/>
        </w:r>
        <w:r w:rsidR="00D50335">
          <w:rPr>
            <w:noProof/>
            <w:webHidden/>
          </w:rPr>
          <w:t>114</w:t>
        </w:r>
        <w:r w:rsidR="00D50335">
          <w:rPr>
            <w:noProof/>
            <w:webHidden/>
          </w:rPr>
          <w:fldChar w:fldCharType="end"/>
        </w:r>
      </w:hyperlink>
    </w:p>
    <w:p w14:paraId="35E21FB6" w14:textId="64ACC8A2" w:rsidR="00D50335" w:rsidRDefault="007818CA">
      <w:pPr>
        <w:pStyle w:val="TableofFigures"/>
        <w:tabs>
          <w:tab w:val="right" w:leader="dot" w:pos="9350"/>
        </w:tabs>
        <w:rPr>
          <w:rFonts w:asciiTheme="minorHAnsi" w:eastAsiaTheme="minorEastAsia" w:hAnsiTheme="minorHAnsi"/>
          <w:noProof/>
        </w:rPr>
      </w:pPr>
      <w:hyperlink w:anchor="_Toc158095584" w:history="1">
        <w:r w:rsidR="00D50335" w:rsidRPr="00893FA8">
          <w:rPr>
            <w:rStyle w:val="Hyperlink"/>
            <w:noProof/>
          </w:rPr>
          <w:t>Figure 5</w:t>
        </w:r>
        <w:r w:rsidR="00D50335" w:rsidRPr="00893FA8">
          <w:rPr>
            <w:rStyle w:val="Hyperlink"/>
            <w:noProof/>
          </w:rPr>
          <w:noBreakHyphen/>
          <w:t>6 Average monthly value of home production by expenditure decile and presence of children (under 18) in the household, 2019</w:t>
        </w:r>
        <w:r w:rsidR="00D50335">
          <w:rPr>
            <w:noProof/>
            <w:webHidden/>
          </w:rPr>
          <w:tab/>
        </w:r>
        <w:r w:rsidR="00D50335">
          <w:rPr>
            <w:noProof/>
            <w:webHidden/>
          </w:rPr>
          <w:fldChar w:fldCharType="begin"/>
        </w:r>
        <w:r w:rsidR="00D50335">
          <w:rPr>
            <w:noProof/>
            <w:webHidden/>
          </w:rPr>
          <w:instrText xml:space="preserve"> PAGEREF _Toc158095584 \h </w:instrText>
        </w:r>
        <w:r w:rsidR="00D50335">
          <w:rPr>
            <w:noProof/>
            <w:webHidden/>
          </w:rPr>
        </w:r>
        <w:r w:rsidR="00D50335">
          <w:rPr>
            <w:noProof/>
            <w:webHidden/>
          </w:rPr>
          <w:fldChar w:fldCharType="separate"/>
        </w:r>
        <w:r w:rsidR="00D50335">
          <w:rPr>
            <w:noProof/>
            <w:webHidden/>
          </w:rPr>
          <w:t>115</w:t>
        </w:r>
        <w:r w:rsidR="00D50335">
          <w:rPr>
            <w:noProof/>
            <w:webHidden/>
          </w:rPr>
          <w:fldChar w:fldCharType="end"/>
        </w:r>
      </w:hyperlink>
    </w:p>
    <w:p w14:paraId="3EE75492" w14:textId="3B5111AB" w:rsidR="00D50335" w:rsidRDefault="007818CA">
      <w:pPr>
        <w:pStyle w:val="TableofFigures"/>
        <w:tabs>
          <w:tab w:val="right" w:leader="dot" w:pos="9350"/>
        </w:tabs>
        <w:rPr>
          <w:rFonts w:asciiTheme="minorHAnsi" w:eastAsiaTheme="minorEastAsia" w:hAnsiTheme="minorHAnsi"/>
          <w:noProof/>
        </w:rPr>
      </w:pPr>
      <w:hyperlink w:anchor="_Toc158095585" w:history="1">
        <w:r w:rsidR="00D50335" w:rsidRPr="00893FA8">
          <w:rPr>
            <w:rStyle w:val="Hyperlink"/>
            <w:noProof/>
          </w:rPr>
          <w:t>Figure 5</w:t>
        </w:r>
        <w:r w:rsidR="00D50335" w:rsidRPr="00893FA8">
          <w:rPr>
            <w:rStyle w:val="Hyperlink"/>
            <w:noProof/>
          </w:rPr>
          <w:noBreakHyphen/>
          <w:t>7 Factors affecting the contribution of home production to consumption inequality by alternative measures, 2019</w:t>
        </w:r>
        <w:r w:rsidR="00D50335">
          <w:rPr>
            <w:noProof/>
            <w:webHidden/>
          </w:rPr>
          <w:tab/>
        </w:r>
        <w:r w:rsidR="00D50335">
          <w:rPr>
            <w:noProof/>
            <w:webHidden/>
          </w:rPr>
          <w:fldChar w:fldCharType="begin"/>
        </w:r>
        <w:r w:rsidR="00D50335">
          <w:rPr>
            <w:noProof/>
            <w:webHidden/>
          </w:rPr>
          <w:instrText xml:space="preserve"> PAGEREF _Toc158095585 \h </w:instrText>
        </w:r>
        <w:r w:rsidR="00D50335">
          <w:rPr>
            <w:noProof/>
            <w:webHidden/>
          </w:rPr>
        </w:r>
        <w:r w:rsidR="00D50335">
          <w:rPr>
            <w:noProof/>
            <w:webHidden/>
          </w:rPr>
          <w:fldChar w:fldCharType="separate"/>
        </w:r>
        <w:r w:rsidR="00D50335">
          <w:rPr>
            <w:noProof/>
            <w:webHidden/>
          </w:rPr>
          <w:t>118</w:t>
        </w:r>
        <w:r w:rsidR="00D50335">
          <w:rPr>
            <w:noProof/>
            <w:webHidden/>
          </w:rPr>
          <w:fldChar w:fldCharType="end"/>
        </w:r>
      </w:hyperlink>
    </w:p>
    <w:p w14:paraId="4BA43B82" w14:textId="7466CCDF" w:rsidR="00D50335" w:rsidRDefault="007818CA">
      <w:pPr>
        <w:pStyle w:val="TableofFigures"/>
        <w:tabs>
          <w:tab w:val="right" w:leader="dot" w:pos="9350"/>
        </w:tabs>
        <w:rPr>
          <w:rFonts w:asciiTheme="minorHAnsi" w:eastAsiaTheme="minorEastAsia" w:hAnsiTheme="minorHAnsi"/>
          <w:noProof/>
        </w:rPr>
      </w:pPr>
      <w:hyperlink w:anchor="_Toc158095586" w:history="1">
        <w:r w:rsidR="00D50335" w:rsidRPr="00893FA8">
          <w:rPr>
            <w:rStyle w:val="Hyperlink"/>
            <w:noProof/>
          </w:rPr>
          <w:t>Figure 5</w:t>
        </w:r>
        <w:r w:rsidR="00D50335" w:rsidRPr="00893FA8">
          <w:rPr>
            <w:rStyle w:val="Hyperlink"/>
            <w:noProof/>
          </w:rPr>
          <w:noBreakHyphen/>
          <w:t>8 Average monthly food expenditures and hours of cooking by number of adults and children in the household, 2019</w:t>
        </w:r>
        <w:r w:rsidR="00D50335">
          <w:rPr>
            <w:noProof/>
            <w:webHidden/>
          </w:rPr>
          <w:tab/>
        </w:r>
        <w:r w:rsidR="00D50335">
          <w:rPr>
            <w:noProof/>
            <w:webHidden/>
          </w:rPr>
          <w:fldChar w:fldCharType="begin"/>
        </w:r>
        <w:r w:rsidR="00D50335">
          <w:rPr>
            <w:noProof/>
            <w:webHidden/>
          </w:rPr>
          <w:instrText xml:space="preserve"> PAGEREF _Toc158095586 \h </w:instrText>
        </w:r>
        <w:r w:rsidR="00D50335">
          <w:rPr>
            <w:noProof/>
            <w:webHidden/>
          </w:rPr>
        </w:r>
        <w:r w:rsidR="00D50335">
          <w:rPr>
            <w:noProof/>
            <w:webHidden/>
          </w:rPr>
          <w:fldChar w:fldCharType="separate"/>
        </w:r>
        <w:r w:rsidR="00D50335">
          <w:rPr>
            <w:noProof/>
            <w:webHidden/>
          </w:rPr>
          <w:t>120</w:t>
        </w:r>
        <w:r w:rsidR="00D50335">
          <w:rPr>
            <w:noProof/>
            <w:webHidden/>
          </w:rPr>
          <w:fldChar w:fldCharType="end"/>
        </w:r>
      </w:hyperlink>
    </w:p>
    <w:p w14:paraId="768BB53A" w14:textId="008CDD47" w:rsidR="00D50335" w:rsidRDefault="007818CA">
      <w:pPr>
        <w:pStyle w:val="TableofFigures"/>
        <w:tabs>
          <w:tab w:val="right" w:leader="dot" w:pos="9350"/>
        </w:tabs>
        <w:rPr>
          <w:rFonts w:asciiTheme="minorHAnsi" w:eastAsiaTheme="minorEastAsia" w:hAnsiTheme="minorHAnsi"/>
          <w:noProof/>
        </w:rPr>
      </w:pPr>
      <w:hyperlink w:anchor="_Toc158095587" w:history="1">
        <w:r w:rsidR="00D50335" w:rsidRPr="00893FA8">
          <w:rPr>
            <w:rStyle w:val="Hyperlink"/>
            <w:noProof/>
          </w:rPr>
          <w:t>Figure 5</w:t>
        </w:r>
        <w:r w:rsidR="00D50335" w:rsidRPr="00893FA8">
          <w:rPr>
            <w:rStyle w:val="Hyperlink"/>
            <w:noProof/>
          </w:rPr>
          <w:noBreakHyphen/>
          <w:t>9 Average monthly food expenditures, average monthly household hours of cooking, and share of expenditures on food away from home in total food expenditures by size and composition of households, 2019</w:t>
        </w:r>
        <w:r w:rsidR="00D50335">
          <w:rPr>
            <w:noProof/>
            <w:webHidden/>
          </w:rPr>
          <w:tab/>
        </w:r>
        <w:r w:rsidR="00D50335">
          <w:rPr>
            <w:noProof/>
            <w:webHidden/>
          </w:rPr>
          <w:fldChar w:fldCharType="begin"/>
        </w:r>
        <w:r w:rsidR="00D50335">
          <w:rPr>
            <w:noProof/>
            <w:webHidden/>
          </w:rPr>
          <w:instrText xml:space="preserve"> PAGEREF _Toc158095587 \h </w:instrText>
        </w:r>
        <w:r w:rsidR="00D50335">
          <w:rPr>
            <w:noProof/>
            <w:webHidden/>
          </w:rPr>
        </w:r>
        <w:r w:rsidR="00D50335">
          <w:rPr>
            <w:noProof/>
            <w:webHidden/>
          </w:rPr>
          <w:fldChar w:fldCharType="separate"/>
        </w:r>
        <w:r w:rsidR="00D50335">
          <w:rPr>
            <w:noProof/>
            <w:webHidden/>
          </w:rPr>
          <w:t>121</w:t>
        </w:r>
        <w:r w:rsidR="00D50335">
          <w:rPr>
            <w:noProof/>
            <w:webHidden/>
          </w:rPr>
          <w:fldChar w:fldCharType="end"/>
        </w:r>
      </w:hyperlink>
    </w:p>
    <w:p w14:paraId="33F85C87" w14:textId="1277D3B5" w:rsidR="007D2594" w:rsidRDefault="007D2594" w:rsidP="007D2594">
      <w:r>
        <w:fldChar w:fldCharType="end"/>
      </w:r>
    </w:p>
    <w:p w14:paraId="5AB2EEAA" w14:textId="77777777" w:rsidR="007D2594" w:rsidRDefault="007D2594">
      <w:pPr>
        <w:spacing w:after="0" w:line="240" w:lineRule="auto"/>
      </w:pPr>
      <w:r>
        <w:br w:type="page"/>
      </w:r>
    </w:p>
    <w:p w14:paraId="316FDA80" w14:textId="30FD505E" w:rsidR="005B0818" w:rsidRDefault="005B0818" w:rsidP="005B0818">
      <w:pPr>
        <w:pStyle w:val="Heading1"/>
        <w:numPr>
          <w:ilvl w:val="0"/>
          <w:numId w:val="0"/>
        </w:numPr>
        <w:ind w:left="432"/>
      </w:pPr>
      <w:bookmarkStart w:id="6" w:name="_Toc158095489"/>
      <w:r>
        <w:lastRenderedPageBreak/>
        <w:t xml:space="preserve">Executive </w:t>
      </w:r>
      <w:r w:rsidR="00A013CF">
        <w:t>S</w:t>
      </w:r>
      <w:r>
        <w:t>ummary</w:t>
      </w:r>
      <w:bookmarkEnd w:id="6"/>
    </w:p>
    <w:p w14:paraId="0FE4070D" w14:textId="77777777" w:rsidR="008548F7" w:rsidRDefault="008548F7" w:rsidP="008548F7">
      <w:r>
        <w:t>Consumption expenditures are a powerful indicator of standard of living because most families acquire key requirements for their daily lives</w:t>
      </w:r>
      <w:r>
        <w:rPr>
          <w:rFonts w:cs="Times New Roman"/>
        </w:rPr>
        <w:t>—</w:t>
      </w:r>
      <w:r>
        <w:t>food, clothing, cellphone services, etc.</w:t>
      </w:r>
      <w:r>
        <w:rPr>
          <w:rFonts w:cs="Times New Roman"/>
        </w:rPr>
        <w:t>—</w:t>
      </w:r>
      <w:r>
        <w:t>as commodities, i.e., goods and services exchanged for money. Economists continue to devote considerable effort to understanding how the acquisition of commodities translates into actual consumption and how living standards also depend on products that are not commodities. The efforts underway at the US Bureau of Labor Statistics (BLS) attempt to address these issues via the development of comprehensive measures of consumption that can be used to analyze household economic well-being. Our research project contributes to these efforts by creating a methodology to integrate information on a set of products that do not take the form of commodities but are crucial to sustaining living standards. These products consist primarily of nonmarket and nongovernmental services such as do-it-yourself home repairs and childcare. The quantities of the services are proxied by the labor inputs into their provision, i.e., the time allocated to providing the services. We include in the latter the time spent by household members for their own household. We also include the time allocated to services received by household members by people outside their household, e.g., care for older household adults with frailties provided by relatives or friends. Household production is defined as encompassing both sets of activities. The activities comprising household production contribute to household consumption; hence, some measure of its monetary value should be included in a broad measure of consumption.</w:t>
      </w:r>
    </w:p>
    <w:p w14:paraId="39EF3F6F" w14:textId="77777777" w:rsidR="008548F7" w:rsidRDefault="008548F7" w:rsidP="008548F7">
      <w:r>
        <w:t>The lack of data is the chief obstacle to developing household-level consumption measures that include household production. Consumer expenditures (CE) surveys conducted by the BLS do not collect information on home production activities. On the other hand, the American Time Use Survey (ATUS), also carried out by the BLS, has no information on consumption expenditures. Further, neither dataset contains information on the services received by the household from persons outside the household. Accordingly, we propose data sources and methods to build home production estimates in the CE Interview and Diary samples at the consumer-unit level. The dataset we construct allows joint examination of consumption expenditures and household production by adding variables associated with the latter to each CE sample (Interview and Diary).</w:t>
      </w:r>
    </w:p>
    <w:p w14:paraId="2A616AA1" w14:textId="77777777" w:rsidR="008548F7" w:rsidRDefault="008548F7" w:rsidP="008548F7">
      <w:r>
        <w:t xml:space="preserve">The 2019 round of the ATUS is our data source for the services provided by household members for their own households. Using 24-hour time diaries, the ATUS captures how </w:t>
      </w:r>
      <w:r w:rsidRPr="00AE3967">
        <w:rPr>
          <w:i/>
        </w:rPr>
        <w:t>one</w:t>
      </w:r>
      <w:r>
        <w:t xml:space="preserve"> respondent (15 years or older) in a sample household spent a day and classifies the activities into detailed groups. Given our schema (described below) of constructing monetary values of household production, we categorize the activities into five groups: cooking, including clean-up (e.g., preparation of meals, washing dishes); housework other than cooking (e.g., doing laundry, cleaning the living premises, shopping for groceries, etc.); caring </w:t>
      </w:r>
      <w:r>
        <w:lastRenderedPageBreak/>
        <w:t>for and helping household adults (e.g., giving medicine, helping with a cellphone, etc.); active childcare; and supervisory child care. Standard definitions of childcare include only active care (e.g., reading to a child, bathing a child, etc.). However, we also account for passive or supervisory care of children (e.g., keeping an eye on a child while watching TV). The latter is not an activity. Instead, it measures the time household children were in the respondent's care. We differentiate between supervisory childcare that overlaps with cooking, other housework, or adult care and supervisory childcare that does not coincide with those activities. Supervisory care is intrinsically vital as care. Further, it can often constrain individuals (especially women) from engaging in other activities, particularly employment. In light of these considerations, we recommend that supervisory care be included in the definition of household production.</w:t>
      </w:r>
    </w:p>
    <w:p w14:paraId="76446C24" w14:textId="77777777" w:rsidR="008548F7" w:rsidRDefault="008548F7" w:rsidP="008548F7">
      <w:r>
        <w:t xml:space="preserve">We use two sources of data to measure care services received by households from people outside their households. The people outside the household providing nonmarket care services may be family members who live outside the household (e.g., siblings, step or biological parents or children), members of the extended family (e.g., grandmothers or nieces), or nonrelatives (e.g., friends or neighbors). One of our data sources—the 2019 round of the </w:t>
      </w:r>
      <w:r w:rsidRPr="002A7371">
        <w:t>Early Childhood Program Participation Survey (ECPP)</w:t>
      </w:r>
      <w:r>
        <w:t xml:space="preserve"> module of the National Household Education Survey (NHES)—provides information to estimate weekly hours of nonmarket and nongovernmental care received by children under six. The other data source was the 2016 round of the Health and Retirement Survey (HRS) </w:t>
      </w:r>
      <w:r w:rsidRPr="008842DD">
        <w:t>conducted by the University of Michigan</w:t>
      </w:r>
      <w:r>
        <w:t xml:space="preserve">. The HRS collects information on hours of assistance on certain activities received from people outside the household by older adults (51+ years) who report some health difficulty or disability. </w:t>
      </w:r>
    </w:p>
    <w:p w14:paraId="39F5901F" w14:textId="77777777" w:rsidR="008548F7" w:rsidRDefault="008548F7" w:rsidP="008548F7">
      <w:r>
        <w:t xml:space="preserve">Both sources would understate the care received. Several children older than six are also likely to be care recipients for childcare. Similarly, we ignore the external care received by people younger than 50 years of age (especially the younger disabled population) and care related to activities other than those captured in the HRS. Despite the limitations, we used these data sources because they appear to be the best currently available data for our purposes. We recommend that efforts be enhanced to gather information on nonmarket care received from </w:t>
      </w:r>
      <w:proofErr w:type="spellStart"/>
      <w:r>
        <w:t>nonhousehold</w:t>
      </w:r>
      <w:proofErr w:type="spellEnd"/>
      <w:r>
        <w:t xml:space="preserve"> members by older children (5 to 13 years) and disabled or sick individuals under 50 years of age living in households.</w:t>
      </w:r>
    </w:p>
    <w:p w14:paraId="1CA6D672" w14:textId="77777777" w:rsidR="008548F7" w:rsidRDefault="008548F7" w:rsidP="008548F7">
      <w:r>
        <w:t xml:space="preserve">Estimates of home production that we build in the CE samples are based on imputation techniques widely used in the literature. A central statistical assumption involved in imputation is the Conditional Independence Assumption (CIA). Simply put, the premise is that, once we control for a set of relevant characteristics, the distribution of variables that cannot be observed jointly (in our case, consumption expenditures and household production) and require imputation is as good as independent. We tested this assumption using the 2019 data on time use and expenditures from the Panel Study of Income Dynamics </w:t>
      </w:r>
      <w:r>
        <w:lastRenderedPageBreak/>
        <w:t xml:space="preserve">(PSID) conducted by the </w:t>
      </w:r>
      <w:r w:rsidRPr="00AA72D2">
        <w:t>Institute for Social Research, University of Michigan</w:t>
      </w:r>
      <w:r>
        <w:t>. The results suggest that the CIA is valid, which is a reasonable source of confidence in the imputations we carried out. At the same time, we should also point out that the definitions and measurement of consumption expenditures and time use are quite different between the PSID on the one hand, and the CE and ATUS surveys on the other. Further, other assumptions (the validities of which are harder to assess than the CIA using available data, or even impossible) are involved in the estimates of home production we construct. On balance, our stance is that unknowable biases from assumptions that are difficult to assess empirically should not deter us from imputations necessary for understanding critical economic phenomena.</w:t>
      </w:r>
    </w:p>
    <w:p w14:paraId="477D9D71" w14:textId="77777777" w:rsidR="008548F7" w:rsidRDefault="008548F7" w:rsidP="008548F7">
      <w:r>
        <w:t>We implemented three methods of imputation from the ATUS. The simplest method we employed may be the “regression-prediction” (RP) method. Multivariate models were first estimated separately for individuals in households with and without children in the ATUS. The dependent variables in each model were the time allocated (weekly hours) to the five categories of household production in the ATUS, and independent variables consisted of a set of relevant individual and household characteristics. In the next step, we used the estimated coefficients to predict the hours of each person (15 or older) in the CE samples.</w:t>
      </w:r>
    </w:p>
    <w:p w14:paraId="390DE393" w14:textId="77777777" w:rsidR="008548F7" w:rsidRDefault="008548F7" w:rsidP="008548F7">
      <w:r>
        <w:t>Our second imputation method was the technique known as multiple imputation (MI). Unlike the RP method, the MI procedure produces several imputed values of the same variable for each record (e.g., five different values are generated of the time allocated to cooking for each person). Admittedly, imputation errors can be accounted for coherently when using the imputed data for statistical inference (e.g., constructing confidence intervals for the average hours allocated to cooking). The multiple values of the same variable for each person are generated via a simulation using the variance–covariance matrix of the residuals of the estimated multivariate model (similar to that used in the RP method described above) in the ATUS. In light of the current software capabilities, we tested two models for this exercise</w:t>
      </w:r>
      <w:r>
        <w:rPr>
          <w:rFonts w:cs="Times New Roman"/>
        </w:rPr>
        <w:t>—</w:t>
      </w:r>
      <w:r>
        <w:t>OLS and interval regression</w:t>
      </w:r>
      <w:r>
        <w:rPr>
          <w:rFonts w:cs="Times New Roman"/>
        </w:rPr>
        <w:t>—</w:t>
      </w:r>
      <w:r>
        <w:t>and found both to produce similar results, although the latter is methodologically superior.</w:t>
      </w:r>
    </w:p>
    <w:p w14:paraId="64E04AFA" w14:textId="77777777" w:rsidR="008548F7" w:rsidRDefault="008548F7" w:rsidP="008548F7">
      <w:r>
        <w:t xml:space="preserve">The third method utilized in the ATUS data was statistical matching (SM). Our matching algorithm has two crucial features: constrained matching based on propensity scores and stratification. The constraint is that matching is done without replacement (i.e., all the records in the donor file are used) to equalize the weighted number of observations in the ATUS (“donor file”) and each CE sample (“recipient file”). Once the transformation required to satisfy the constraint is implemented (along with a few other steps), the following procedure is undertaken separately for each recipient file (i.e., CE Interview and Diary samples). We stack the donor and recipient files to form a single file. Then, we estimate propensity scores via a logit model with the probability of a record belonging to either the recipient or donor file as a </w:t>
      </w:r>
      <w:r>
        <w:lastRenderedPageBreak/>
        <w:t xml:space="preserve">dependent variable and a set of individual and family characteristics as independent variables. </w:t>
      </w:r>
      <w:r>
        <w:rPr>
          <w:rFonts w:eastAsiaTheme="minorEastAsia"/>
        </w:rPr>
        <w:t xml:space="preserve">To further improve matching quality, stratification is carried out to form relatively homogenous groups in both files. Small subgroups (e.g., subgroups formed by gender and the presence of children) are created and identified using principal component analysis (PCA) and cluster analysis. </w:t>
      </w:r>
      <w:r>
        <w:t>We iteratively match observations based on rank similarity within subgroups, modifying the subgroups as needed in the process to ensure that one of all the possible candidates from the donor file is selected as the effective donor for each record in the recipient file.</w:t>
      </w:r>
    </w:p>
    <w:p w14:paraId="0BA94B17" w14:textId="77777777" w:rsidR="008548F7" w:rsidRDefault="008548F7" w:rsidP="008548F7">
      <w:r>
        <w:t>For imputations based on the ECPP and HRS data of services for children and older adults received from people outside the home, we utilized a two-stage imputation procedure. First, the likelihood of receiving care is modeled via a binomial logit model. This model predicted the propensity score of recipiency in the CE samples. A stochastic component was added to the prediction by assigning recipiency based on a draw from a Bernoulli distribution—using the predicted score for each individual as a parameter for the draw. In the next step, we estimated a Poisson model of the hours of care received using only the subsample that received care. The model parameters were then employed to estimate hours of care received by those assigned recipiency of care in the CE samples. We assessed the quality of imputations by assessing how close the incidence of the recipiency of care and the average hours of care—computed from the imputed data—were to those estimated from the original data. In general, we found that the estimates were satisfactorily close. A more detailed examination of the imputation quality was not conducted, nor were alternative imputed values created because a preliminary perusal of the data showed that the incidence and quantum of external care was small relative to “internal” household production, i.e., services received by the household from members of the same household.</w:t>
      </w:r>
    </w:p>
    <w:p w14:paraId="78B264E7" w14:textId="77777777" w:rsidR="008548F7" w:rsidRDefault="008548F7" w:rsidP="008548F7">
      <w:r>
        <w:t>In contrast, our final data product provides imputed values produced by the three alternative methods from the ATUS. They were also subjected to much closer scrutiny. We recognize that methodological preferences and analysis goals would differ among the potential users of the imputed data. To provide flexibility and room for sensitivity tests, we recommend that imputed values generated by all methods be made available for public use. We found that all three methods performed equally well in replicating the average values of time allocated by individuals in various demographic subgroups, except for some male subgroups where the RP and MI methods did not perform as well as SM. The advantage of SM over the other two methods was clearly evident in replicating the median values and other percentile points in the distribution of time allocated (e.g., the 75</w:t>
      </w:r>
      <w:r w:rsidRPr="00F42034">
        <w:t>th</w:t>
      </w:r>
      <w:r>
        <w:t xml:space="preserve"> percentile value of the time given to cooking by employed women). On the other hand, advanced users interested in multivariate analysis of imputed data may favor the MI method because of the well-established statistical inference techniques associated with the method available in statistical software such as SAS</w:t>
      </w:r>
      <w:r w:rsidRPr="00BC64C1">
        <w:rPr>
          <w:vertAlign w:val="superscript"/>
        </w:rPr>
        <w:t>®</w:t>
      </w:r>
      <w:r>
        <w:t>.</w:t>
      </w:r>
    </w:p>
    <w:p w14:paraId="6ED5F0EB" w14:textId="77777777" w:rsidR="008548F7" w:rsidRDefault="008548F7" w:rsidP="008548F7">
      <w:r>
        <w:lastRenderedPageBreak/>
        <w:t xml:space="preserve">Once the imputations described above are carried out for each individual in the CE samples, we construct the aggregate for the consumer unit by adding up the imputed amounts for individuals in the consumer unit. For example, the time allocated to active childcare by the consumer unit is obtained by summing the time allotted by each individual in the consumer unit to active childcare. To avoid double counting in calculating the total time spent on household production by each individual, the time during which supervisory care coincides with other household production was included only in </w:t>
      </w:r>
      <w:r w:rsidRPr="00C86792">
        <w:rPr>
          <w:i/>
        </w:rPr>
        <w:t>one</w:t>
      </w:r>
      <w:r>
        <w:t xml:space="preserve"> of the following categories: cooking, housework other than cooking (including shopping), or adult care. Supervisory care that does not overlap with household production was obtained by subtracting overlapping supervisory care time from the total time allocated to supervisory care. </w:t>
      </w:r>
    </w:p>
    <w:p w14:paraId="20886314" w14:textId="77777777" w:rsidR="008548F7" w:rsidRDefault="008548F7" w:rsidP="008548F7">
      <w:r>
        <w:t>Further, supervisory childcare time in consumer units with multiple adults was adjusted to avoid the potential double-counting of such care (e.g., both parents may keep an eye on their toddler while watching TV during a given time of the day). The adjustments were made on parameters differentiated by gender and the number of likely caregivers estimated from the ATUS. Better information is required to understand the dynamics of supervisory care provision and other domestic services in households with multiple providers and receivers. Unfortunately, this cannot be obtained under the current ATUS sampling strategy of collecting time diaries from only one respondent per household.</w:t>
      </w:r>
    </w:p>
    <w:p w14:paraId="2B4DCBE9" w14:textId="77777777" w:rsidR="008548F7" w:rsidRDefault="008548F7" w:rsidP="008548F7">
      <w:r>
        <w:t>The final step in our estimation endeavor was valuation, i.e., the conversion of hours of household production into monetary values. Given the alternative perspectives on the valuation principle, we believe that at least two sets of monetary values should be provided in the public-use file. We produced one set of values using the so-called generalist approach that applies a single hourly wage rate to various tasks of household production. Perhaps the most well-known estimate embodying this principle is the value of household production calculated by the US Bureau of Economic Analysis as a supplement to national accounts. Our preferred method is often described as the specialist-wage approach because it uses different wage rates to value various tasks of household production. Specifically, we used the average hourly wage for cooks, workers in the “private household” industry, preschool and kindergarten teachers, and nursing assistants to value the time allocated to cooking, housework other than cooking, active childcare, and adult care. Because supervisory childcare is less costly to replace than active childcare, we used half of the average wage of preschool and kindergarten teachers to assign a monetary value to supervisory childcare. For childcare from people outside the household, w</w:t>
      </w:r>
      <w:r>
        <w:rPr>
          <w:rFonts w:eastAsia="Times New Roman" w:cs="Arial"/>
          <w:color w:val="222222"/>
        </w:rPr>
        <w:t xml:space="preserve">e apply the same rate as active childcare rendered by a household member. Similarly, we value care for adults given by people outside the household at the same rate as members of the home. </w:t>
      </w:r>
      <w:r>
        <w:t>After completing the valuation of the various categories according to each principle, the resulting monetary values were aggregated to form the value of household production for each consumer unit in the CE samples.</w:t>
      </w:r>
    </w:p>
    <w:p w14:paraId="629474B9" w14:textId="77777777" w:rsidR="008548F7" w:rsidRDefault="008548F7" w:rsidP="008548F7">
      <w:r>
        <w:lastRenderedPageBreak/>
        <w:t>While the central goal of our research was to develop a methodology for integrating household production into the CE samples, we conducted a preliminary descriptive analysis of the imputed values. Some tentative conclusions emerged. Irrespective of the valuation principle, the impact of adding the value of household production to a standard definition of expenditures is enormous: the average value of expenditures that includes household production (“</w:t>
      </w:r>
      <w:r w:rsidRPr="00785EE2">
        <w:t>augmented</w:t>
      </w:r>
      <w:r>
        <w:t xml:space="preserve"> expenditures”) is higher than a standard definition by 50 and 63 percent for the generalist and specialist principles of valuation,</w:t>
      </w:r>
      <w:r w:rsidRPr="00A94A4D">
        <w:t xml:space="preserve"> </w:t>
      </w:r>
      <w:r>
        <w:t>respectively. The provision of these services—which adds to potential consumption but is excluded in the standard measures—primarily taken on by women, reflecting the patriarchal allocation of household production responsibilities in our society. We estimate that women accounted for an overwhelming 78 percent of the total value and hours of household production in 2019.</w:t>
      </w:r>
    </w:p>
    <w:p w14:paraId="744EB731" w14:textId="77777777" w:rsidR="008548F7" w:rsidRDefault="008548F7" w:rsidP="008548F7">
      <w:r>
        <w:t>The measured disparities in consumption expenditures between population subgroups are affected by the inclusion of household production. Crucial demographic variables at work are the number of adults and children in the household. Ignoring home production leads us to conclude that the highest average expenditures are among households with two adults and two children. However, including home production puts the group with three or more adults and three or more children at the top position. Incorporation of household production also causes a re-ranking among households differentiated by the race or ethnicity of the consumer unit’s reference person. We found that the change in racial disparities was primarily linked to differentials among groups in the incidence of households with children. The most striking finding in this regard was the reversal of rank between Hispanic and White families: Hispanics ranked slightly above Whites regarding average expenditures when we added household production to spending.</w:t>
      </w:r>
    </w:p>
    <w:p w14:paraId="0AD6D8C7" w14:textId="77777777" w:rsidR="008548F7" w:rsidRDefault="008548F7" w:rsidP="008548F7">
      <w:r>
        <w:t xml:space="preserve">Consistent with the spirit of the earlier studies, we also found that household production has an inequality-reducing effect on the distribution of consumption expenditures. Our </w:t>
      </w:r>
      <w:r w:rsidRPr="006F04FD">
        <w:t xml:space="preserve">estimates show that for consumer units in the bottom half of the standard expenditure distribution, the average value of household production is </w:t>
      </w:r>
      <w:r>
        <w:t>approximately equal to</w:t>
      </w:r>
      <w:r w:rsidRPr="006F04FD">
        <w:t xml:space="preserve"> </w:t>
      </w:r>
      <w:r>
        <w:t>average</w:t>
      </w:r>
      <w:r w:rsidRPr="006F04FD">
        <w:t xml:space="preserve"> expenditures. For those in the top half, the average value of household production shows only a small variation across expenditure deciles compared to the sharp gradient of average expenditures.</w:t>
      </w:r>
      <w:r>
        <w:t xml:space="preserve"> Thus, the relatively large size of household production and its somewhat equal distribution across the expenditure distribution ensures that its addition will increase the expenditure shares (e.g., the share of the bottom decile in the aggregate value of the new expenditures that includes the value of household production) of those in the lower rungs of the distribution. This shift will be reflected in the new distribution, displaying a lower inequality than the prior distribution.</w:t>
      </w:r>
    </w:p>
    <w:p w14:paraId="6F46F513" w14:textId="77777777" w:rsidR="008548F7" w:rsidRDefault="008548F7" w:rsidP="008548F7">
      <w:r>
        <w:t xml:space="preserve">Two opposing forces affect the change in inequality. First, since the mean value of household production is notably higher for those with children than for those without, adding home production to expenditures </w:t>
      </w:r>
      <w:r>
        <w:lastRenderedPageBreak/>
        <w:t>widens the intergroup inequality in the augmented measure compared to the standard estimate of expenditures. However, because of the lesser inequality in the distribution of household production than in that of spending, the inequality in the augmented measure within both groups will be lower than in the standard measure. We found, via a decomposition analysis, that the reduction in within-group inequality overwhelms the increase in between-group inequality. Additionally, the inclusion of supervisory care in the definition of childcare has an inequality-enhancing effect compared to a measure of childcare that includes only direct childcare. As noted above, the value of supervisory care is roughly equivalent to that of direct childcare. Hence, including supervisory care widens the between-group inequality and increases overall inequality.</w:t>
      </w:r>
    </w:p>
    <w:p w14:paraId="1034CF3E" w14:textId="77777777" w:rsidR="008548F7" w:rsidRDefault="008548F7" w:rsidP="008548F7">
      <w:r>
        <w:t xml:space="preserve">In sum, our research has provided an empirical methodology and has identified data sources to extend the consumer expenditure data collected by the US Bureau of Labor Statistics by incorporating household production. We applied and tested our approach by generating estimates for 2019. Our recognition of the diversity of views and analytical strategies among researchers studying household production and its relationships with living standards has led us to create a data product that is flexible enough to accommodate at least some of the diversity. Instead of a single homogeneous measure of household production, we also generate estimates of the major components of household production, such as childcare and cooking. This feature permits, for example, the analysis of the relationship between expenditures on prepared food and time allocated to cooking. We also provide imputed values for the principal categories of household production (except care services received from persons outside the household) based on three alternative imputation methods. Therefore, researchers can examine the sensitivity of their findings to alternative methods of imputation and use a particular set of imputed values based on their analytical strategy and goals. In a similar vein, our data also include monetary values of household production and its subcategories generated according to two principles of valuation. We hope that our efforts contribute to closer scrutiny of household production and aid in the formulation of policies to reduce gender inequality and economic inequality. </w:t>
      </w:r>
    </w:p>
    <w:p w14:paraId="6D5C7AE8" w14:textId="77777777" w:rsidR="008548F7" w:rsidRDefault="008548F7" w:rsidP="008548F7"/>
    <w:p w14:paraId="27081F26" w14:textId="77777777" w:rsidR="008548F7" w:rsidRDefault="008548F7" w:rsidP="008548F7"/>
    <w:p w14:paraId="720A5830" w14:textId="77777777" w:rsidR="008548F7" w:rsidRDefault="008548F7" w:rsidP="008548F7"/>
    <w:p w14:paraId="3F24D562" w14:textId="77777777" w:rsidR="008548F7" w:rsidRPr="008548F7" w:rsidRDefault="008548F7" w:rsidP="008548F7"/>
    <w:p w14:paraId="6EBED66C" w14:textId="07A71F7E" w:rsidR="00EA027A" w:rsidRDefault="00EA027A" w:rsidP="001B5934">
      <w:pPr>
        <w:pStyle w:val="Heading1"/>
      </w:pPr>
      <w:bookmarkStart w:id="7" w:name="_Toc158095490"/>
      <w:r>
        <w:lastRenderedPageBreak/>
        <w:t>Introduction</w:t>
      </w:r>
      <w:bookmarkEnd w:id="7"/>
    </w:p>
    <w:p w14:paraId="3390D7C7" w14:textId="2677D4DC" w:rsidR="00BE0DAF" w:rsidRDefault="00BE0DAF" w:rsidP="00034841">
      <w:r>
        <w:t xml:space="preserve">The United States is among the handful of industrialized nations to publish official statistics on nonmarket production as a part of </w:t>
      </w:r>
      <w:r w:rsidR="00A013CF">
        <w:t xml:space="preserve">its </w:t>
      </w:r>
      <w:r>
        <w:t xml:space="preserve">national accounts. It has also been at the forefront of collecting annual data on time use for the last two decades via the American Time Use Survey (ATUS) of the US Bureau of Labor Statistics (BLS)—the vital input required for the estimates on nonmarket services in the national accounts. However, to our knowledge, official agencies have not been pursuing the idea of integrating nonmarket services into measures of economic well-being, such as the annual household income or poverty measures published by the US Bureau of the Census. Thus, the BLS </w:t>
      </w:r>
      <w:r w:rsidR="006F7A58">
        <w:t xml:space="preserve">initiative </w:t>
      </w:r>
      <w:r>
        <w:t>to explore the integration of home production into the Consumer Expenditure (CE) Survey as part of an effort to develop a broad measure of economic well-being is laudable (Armstrong et al. 2022). Accordingly, we propose methods and data sources to build home production estimates in the CE Interview and Diary samples at the consumer-unit level. The dataset we construct allows joint analysis of consumption expenditures and household production by adding variables associated with the latter to the CE samples.</w:t>
      </w:r>
    </w:p>
    <w:p w14:paraId="56B2AC62" w14:textId="7AD91BF5" w:rsidR="00BE0DAF" w:rsidRDefault="00BE0DAF" w:rsidP="00034841">
      <w:r>
        <w:t xml:space="preserve">Our starting point details a set of considerations in defining the scope of home production suitable for integration with a measure of consumption (Chapter 1). We argue that the definition of childcare should be expanded to include supervisory childcare—which is not an activity per se when performed on a nonmarket basis but a constraint, especially on women. In addition, we should consider nonmarket care received by members of the consumer unit from people outside their household (e.g., a grandmother caring for her grandchild while the parents of the child are at their jobs) because such services expand consumption possibilities. In contrast to the US national accounts approach of using a single hourly rate to convert the time spent on diverse home production activities into monetary units, we propose a set of specialist hourly rates. In particular, we assign a higher value to the active care of dependents than to routine housework. Our valuation proposal is motivated by the observation that market substitutes for direct care work are generally costlier than </w:t>
      </w:r>
      <w:r w:rsidR="00BA1A8F">
        <w:t xml:space="preserve">substitutes for routine </w:t>
      </w:r>
      <w:r>
        <w:t>housework under the existing occupational wage structure. Hence, they may reflect relevant market replacement costs better than the single hourly rate anchored to one of the occupations with relatively low wages, i.e., workers in private households.</w:t>
      </w:r>
    </w:p>
    <w:p w14:paraId="1F8C0332" w14:textId="72F2CE4A" w:rsidR="00BE0DAF" w:rsidRDefault="00BE0DAF" w:rsidP="00034841">
      <w:r>
        <w:t>Ideally, consumer-unit–level nonmarket consumption estimates should be built from information collected directly from the respondents in the CE samples. However, the CE survey does not collect such information. Consequently, reasonable guesses</w:t>
      </w:r>
      <w:proofErr w:type="gramStart"/>
      <w:r>
        <w:t>—</w:t>
      </w:r>
      <w:r w:rsidR="00C243C8">
        <w:t>“</w:t>
      </w:r>
      <w:proofErr w:type="gramEnd"/>
      <w:r>
        <w:t>imputations</w:t>
      </w:r>
      <w:r w:rsidR="00C243C8">
        <w:t>”</w:t>
      </w:r>
      <w:r>
        <w:t>—have to be made regarding nonmarket provisioning undertaken by members of a consumer unit for their household (</w:t>
      </w:r>
      <w:r w:rsidR="00C243C8">
        <w:t>“</w:t>
      </w:r>
      <w:r>
        <w:t>self-provisioning</w:t>
      </w:r>
      <w:r w:rsidR="00C243C8">
        <w:t>”</w:t>
      </w:r>
      <w:r>
        <w:t xml:space="preserve">) or nonmarket services received by the consumer unit from people outside their homes. Admittedly, no </w:t>
      </w:r>
      <w:r>
        <w:lastRenderedPageBreak/>
        <w:t>known imputation method will faithfully replicate the information that the individual respondent would have given if queried during the administration of the survey. Researchers have used various statistical methods for imputation, and we provide a brief overview in Chapter 3. In general, the best hope is to faithfully replicate the standard measures of location (mean and median values) and dispersion (standard deviations or measures of inequality such as the Gini coefficient) for a reasonable number of population subgroups (e.g., households with children and employed, female reference persons). In practice, the extent to which various methods would fulfill that hope differs.</w:t>
      </w:r>
    </w:p>
    <w:p w14:paraId="5963559A" w14:textId="67E0E391" w:rsidR="00BE0DAF" w:rsidRDefault="00BE0DAF" w:rsidP="00034841">
      <w:r>
        <w:t>Further complicating the issue is that there are no clear-cut scientific rules on which imputation performs best. Therefore, judgment calls and rules of thumb are required in this exercise. The main focus of Chapter 3 is to discuss how we used three different strategies to impute, using the 2019 ATUS file, self-provisioning undertaken by individuals aged 15 and over in the consumer units covered in the Interview and Diary samples for 2019. We also present results on the quality of the imputations. Additionally, Appendix A of the chapter reports results from a validation exercise using data from the Panel Study of Income Dynamics. The purpose of the exercise was to ascertain the validity of the conditional independence assumption—an assumption that is made in most methods of imputation. The results lend strong support to the assumption with regard to the relationship between total consumption expenditures and categories of household production. However, further research would be required to assess whether the same conclusion would apply to the relationship between subcategories of expenditures (e.g., food expenditures) and household production.</w:t>
      </w:r>
    </w:p>
    <w:p w14:paraId="52D7D6E0" w14:textId="624EDFCB" w:rsidR="00BE0DAF" w:rsidRDefault="00BE0DAF" w:rsidP="00034841">
      <w:r>
        <w:t>We also continue on the theme of imputations in the next chapter (Chapter 4). Here, the focus is on nonmarket care rendered by people outside the household to the youngest (under 6 years) and older (over 50 years) members of the consumer unit. In principle, we should account for the care received by members of all age groups. Unfortunately, reasonably reliable microdata is not available to facilitate such imputations. For the youngest group, we use the 2019 Early Childhood Program Participation (ECPP) survey that contains detailed information on the incidence and weekly hours of care received from relatives and nonrelatives, along with the demographic characteristics of the children and their families. Our source of information for the care received by older adults is the Health and Retirement Survey (HRS) of 2016. The HRS provides information on help received by adults with physical or mental frailties. We can identify the amount of care (in number of hours) received from people outside the household. When combined with data on the characteristics of the recipients and their households, the HRS can provide the ground for making reasonable imputations in the CE samples.</w:t>
      </w:r>
    </w:p>
    <w:p w14:paraId="3D5B38BA" w14:textId="0BD6A88A" w:rsidR="00BE0DAF" w:rsidRDefault="00BE0DAF" w:rsidP="00034841">
      <w:r>
        <w:t xml:space="preserve">The imputations described in Chapters 3 and 4 allow us to accomplish the goal of producing estimates of home production (perhaps better described as nonmarket consumption in the current context) at the </w:t>
      </w:r>
      <w:r>
        <w:lastRenderedPageBreak/>
        <w:t>consumer-unit level in the CE Interview and Diary samples. Our final synthetic CE data files have estimates of home production by members of the consumer unit using three imputation methods. Estimates in the files of help received from outside the household were generated with a single imputation method. Both categories of home production are valued by our preferred method (</w:t>
      </w:r>
      <w:r w:rsidR="00C243C8">
        <w:t>“</w:t>
      </w:r>
      <w:r>
        <w:t>specialist wages</w:t>
      </w:r>
      <w:r w:rsidR="00C243C8">
        <w:t>”</w:t>
      </w:r>
      <w:r>
        <w:t>) as well as what we describe as the BEA (US Bureau of Economic Analysis) method, using the generalist wage. Results from alternative imputation methods are provided to facilitate the use of the data for various research purposes, from descriptive analysis to multivariate modeling. We also include results from two valuation methods for users to judge the sensitivity of their findings to the valuation method.</w:t>
      </w:r>
    </w:p>
    <w:p w14:paraId="6F9BF9E1" w14:textId="66A0A47E" w:rsidR="00BE0DAF" w:rsidRDefault="00BE0DAF" w:rsidP="00034841">
      <w:r>
        <w:t>We use the synthetic Interview file for the third quarter of 2019 to present some salient features of the relationship between consumption expenditures and home production (Chapter 5). Irrespective of whether one takes supervisory childcare or care received from outside the household, and under both valuation methods, the inclusion of home production has a big impact. For the entire sample, average consumption that includes home production (</w:t>
      </w:r>
      <w:r w:rsidR="00C243C8">
        <w:t>“</w:t>
      </w:r>
      <w:r>
        <w:t>augmented expenditures</w:t>
      </w:r>
      <w:r w:rsidR="00C243C8">
        <w:t>”</w:t>
      </w:r>
      <w:r>
        <w:t xml:space="preserve">) is higher than standard consumption expenditures by at least 50 percent. The effect on families with children is even larger. We also briefly discuss the impact of including home production on consumption inequality. Echoing the findings from similar studies that incorporate home production in an income measure, we find that the measured level of inequality falls </w:t>
      </w:r>
      <w:r w:rsidR="00385B44">
        <w:t>significantly,</w:t>
      </w:r>
      <w:r>
        <w:t xml:space="preserve"> </w:t>
      </w:r>
      <w:r w:rsidR="00385B44">
        <w:t>regardless</w:t>
      </w:r>
      <w:r>
        <w:t xml:space="preserve"> of the definition or valuation of household production. Once again, substantial differences emerge between the impacts on households with and without children. Further, these differences are notably affected by whether we include supervisory childcare. We hope our initial foray into using the synthetic files leads to further scrutiny of these and related issues.</w:t>
      </w:r>
    </w:p>
    <w:p w14:paraId="4DCE236D" w14:textId="4AC3E856" w:rsidR="00BE0DAF" w:rsidRDefault="00BE0DAF" w:rsidP="00EA027A">
      <w:r>
        <w:t>In the final chapter (Chapter 6), we outline the study's recommendations for integrating home production into the CE survey. These recommendations are derived from the conceptual and practical considerations outlined in Chapters 2–4. We were also guided by the data analysis that we report here. In addition, we took into account the findings from several other explorations of alternative assumptions and techniques, which are not reported here because of space limitations. Finally, we provide a set of guidelines that may be helpful to users of the data.</w:t>
      </w:r>
    </w:p>
    <w:p w14:paraId="7831DBA5" w14:textId="77777777" w:rsidR="00BE0DAF" w:rsidRDefault="00BE0DAF"/>
    <w:p w14:paraId="5A117444" w14:textId="77777777" w:rsidR="00772955" w:rsidRPr="00EA027A" w:rsidRDefault="00772955" w:rsidP="00EA027A"/>
    <w:p w14:paraId="19262BE9" w14:textId="77777777" w:rsidR="001B5934" w:rsidRDefault="001B5934">
      <w:pPr>
        <w:spacing w:after="0" w:line="240" w:lineRule="auto"/>
        <w:rPr>
          <w:rFonts w:asciiTheme="majorHAnsi" w:eastAsiaTheme="majorEastAsia" w:hAnsiTheme="majorHAnsi" w:cstheme="majorBidi"/>
          <w:color w:val="2F5496" w:themeColor="accent1" w:themeShade="BF"/>
          <w:sz w:val="32"/>
          <w:szCs w:val="32"/>
        </w:rPr>
      </w:pPr>
      <w:r>
        <w:br w:type="page"/>
      </w:r>
    </w:p>
    <w:p w14:paraId="47127503" w14:textId="7F19BAF4" w:rsidR="00711407" w:rsidRDefault="00836DA5" w:rsidP="00836DA5">
      <w:pPr>
        <w:pStyle w:val="Heading1"/>
      </w:pPr>
      <w:bookmarkStart w:id="8" w:name="_Toc158095491"/>
      <w:r>
        <w:lastRenderedPageBreak/>
        <w:t>Scope and Valuation of Household Production</w:t>
      </w:r>
      <w:bookmarkEnd w:id="8"/>
    </w:p>
    <w:p w14:paraId="583D1698" w14:textId="613FC16E" w:rsidR="003807E3" w:rsidRDefault="003807E3" w:rsidP="003807E3">
      <w:pPr>
        <w:pStyle w:val="Heading2"/>
      </w:pPr>
      <w:bookmarkStart w:id="9" w:name="_Toc158095492"/>
      <w:r>
        <w:t>Introduction</w:t>
      </w:r>
      <w:bookmarkEnd w:id="9"/>
    </w:p>
    <w:p w14:paraId="4E1C1AC7" w14:textId="39170854" w:rsidR="00BE0DAF" w:rsidRPr="003807E3" w:rsidRDefault="00BE0DAF" w:rsidP="003807E3">
      <w:r>
        <w:t xml:space="preserve">Economists have long recognized that household production is crucial in sustaining living standards by providing goods and services (see, e.g., Antonopoulos 2008; Folbre 2009; and Wolff and Zacharias 2007). The activities included in the household production orbit can generally be delegated by the household member performing that activity to someone outside the household for pay—the so-called </w:t>
      </w:r>
      <w:r w:rsidR="00C243C8">
        <w:t>“</w:t>
      </w:r>
      <w:r>
        <w:t>third party principle,</w:t>
      </w:r>
      <w:r w:rsidR="00C243C8">
        <w:t>”</w:t>
      </w:r>
      <w:r>
        <w:t xml:space="preserve"> </w:t>
      </w:r>
      <w:r w:rsidR="00005144">
        <w:t>devised by</w:t>
      </w:r>
      <w:r>
        <w:t xml:space="preserve"> Margaret Reid (1934). Hence, leisure (or, for that matter, those activities related to formal learning) and personal care are excluded from the scope of household production. Discussions of various methods of putting a monetary value on household production in the US date back to Kneeland (1929) and Reid (1934). In his work on national income accounts, Kuznets (1946) acknowledged the principle of using a </w:t>
      </w:r>
      <w:r w:rsidR="00C243C8">
        <w:t>“</w:t>
      </w:r>
      <w:r>
        <w:t>housekeeper wage</w:t>
      </w:r>
      <w:r w:rsidR="00C243C8">
        <w:t>”</w:t>
      </w:r>
      <w:r>
        <w:t xml:space="preserve"> method, usually described today as the </w:t>
      </w:r>
      <w:r w:rsidR="00C243C8">
        <w:t>“</w:t>
      </w:r>
      <w:r>
        <w:t>generalist wage</w:t>
      </w:r>
      <w:r w:rsidR="00C243C8">
        <w:t>”</w:t>
      </w:r>
      <w:r>
        <w:t xml:space="preserve"> method. </w:t>
      </w:r>
      <w:r w:rsidRPr="00005144">
        <w:t xml:space="preserve">Countless generations of students have since heard about how GDP would decrease when the economist marries </w:t>
      </w:r>
      <w:r w:rsidRPr="000766F0">
        <w:rPr>
          <w:iCs/>
        </w:rPr>
        <w:t>his</w:t>
      </w:r>
      <w:r w:rsidR="00005144" w:rsidRPr="000766F0">
        <w:rPr>
          <w:iCs/>
        </w:rPr>
        <w:t xml:space="preserve"> or her</w:t>
      </w:r>
      <w:r w:rsidRPr="00005144">
        <w:rPr>
          <w:iCs/>
        </w:rPr>
        <w:t xml:space="preserve"> </w:t>
      </w:r>
      <w:r w:rsidRPr="00005144">
        <w:t>housekeeper, illustrating the omissions in national accounts.</w:t>
      </w:r>
      <w:r>
        <w:t xml:space="preserve"> There are several excellent overviews of valuation methods (e.g., </w:t>
      </w:r>
      <w:r w:rsidRPr="00D41EFC">
        <w:t>Goldschmidt-Clermont</w:t>
      </w:r>
      <w:r>
        <w:t xml:space="preserve"> 1993; National Research Council 2005). In light of the existing literature, our focus in this chapter is to outline our methodological and empirical choices in defining and valuing household production. Since official </w:t>
      </w:r>
      <w:r w:rsidR="004C369C">
        <w:t xml:space="preserve">US </w:t>
      </w:r>
      <w:r>
        <w:t xml:space="preserve">economic statistics, usually dubbed </w:t>
      </w:r>
      <w:r w:rsidR="00C243C8">
        <w:t>“</w:t>
      </w:r>
      <w:r>
        <w:t>satellite accounts,</w:t>
      </w:r>
      <w:r w:rsidR="00C243C8">
        <w:t>”</w:t>
      </w:r>
      <w:r>
        <w:t xml:space="preserve"> already include aggregate estimates of the value of household production, we compare and contrast our procedure with the existing official methodology. We feel that such an exercise is particularly appropriate because the present research is expected to contribute to an expanded measure of consumption that another government agency, the Bureau of Labor Statistics, plans to assemble.</w:t>
      </w:r>
    </w:p>
    <w:p w14:paraId="273C234E" w14:textId="77777777" w:rsidR="00BE0DAF" w:rsidRDefault="00BE0DAF"/>
    <w:p w14:paraId="2A1FDFFD" w14:textId="77777777" w:rsidR="0087546F" w:rsidRPr="0087546F" w:rsidRDefault="0087546F" w:rsidP="0087546F">
      <w:pPr>
        <w:pStyle w:val="Heading2"/>
      </w:pPr>
      <w:bookmarkStart w:id="10" w:name="_Toc158095493"/>
      <w:r>
        <w:t>Definitions</w:t>
      </w:r>
      <w:bookmarkEnd w:id="10"/>
    </w:p>
    <w:p w14:paraId="671645FE" w14:textId="7B64D639" w:rsidR="00BE0DAF" w:rsidRDefault="00BE0DAF" w:rsidP="00836DA5">
      <w:r>
        <w:t xml:space="preserve">We chose a household production definition suitable for a broad consumption measure at the household or consumer-unit level. Accordingly, our measurement excludes nonmarket services for people outside their household (e.g., friends or relatives) rendered by household members. By the same logic, we include nonmarket services received by members of the consumer unit from people outside their household because those services expand the consumption possibilities of the consumer unit—our object of measurement. In contrast, who receives the services is not relevant for aggregate measures of household production. Hence, the satellite account of household production developed by the US Bureau of Economic Analysis (BEA) includes the time spent on providing nonmarket services to </w:t>
      </w:r>
      <w:proofErr w:type="spellStart"/>
      <w:r>
        <w:t>nonhousehold</w:t>
      </w:r>
      <w:proofErr w:type="spellEnd"/>
      <w:r>
        <w:t xml:space="preserve"> members in its scope (Bridgman, Craig, and </w:t>
      </w:r>
      <w:proofErr w:type="spellStart"/>
      <w:r>
        <w:t>Kanal</w:t>
      </w:r>
      <w:proofErr w:type="spellEnd"/>
      <w:r>
        <w:t xml:space="preserve"> 2022).</w:t>
      </w:r>
    </w:p>
    <w:p w14:paraId="5C881809" w14:textId="23D09B23" w:rsidR="00BE0DAF" w:rsidRDefault="00BE0DAF" w:rsidP="00836DA5">
      <w:r>
        <w:lastRenderedPageBreak/>
        <w:t>Household production can include the production of both goods and services. Historically, in the United States, home production of various food items and clothing was a substantial contribution made by women to sustain family living standards (Kneeland 1929).</w:t>
      </w:r>
      <w:r>
        <w:rPr>
          <w:rStyle w:val="FootnoteReference"/>
        </w:rPr>
        <w:footnoteReference w:id="1"/>
      </w:r>
      <w:r>
        <w:t xml:space="preserve"> In farm families, some of the output is consumed on the farm</w:t>
      </w:r>
      <w:r w:rsidR="00BE3D9A">
        <w:t>,</w:t>
      </w:r>
      <w:r>
        <w:t xml:space="preserve"> not just for intermediate but also for final uses. The aggregate personal consumption expenditures in the official US national accounts include the imputed value of farm products destined for final consumption of the farm families (Line 202, Table 7.12).</w:t>
      </w:r>
      <w:r>
        <w:rPr>
          <w:rStyle w:val="FootnoteReference"/>
        </w:rPr>
        <w:footnoteReference w:id="2"/>
      </w:r>
      <w:r>
        <w:t xml:space="preserve"> In 2021, it amounted to roughly $200 million, a tiny percentage of personal consumption expenditures. Increasing commodification of everyday life, i.e., growth in the share of business enterprises in the supply of consumer goods, has seen the category of goods gradually disappear from production for own use by households. No systematic data exists regarding the output of goods for own use, such as nonfarm production of fruits and vegetables.</w:t>
      </w:r>
      <w:r>
        <w:rPr>
          <w:rStyle w:val="FootnoteReference"/>
        </w:rPr>
        <w:footnoteReference w:id="3"/>
      </w:r>
      <w:r>
        <w:t xml:space="preserve"> </w:t>
      </w:r>
    </w:p>
    <w:p w14:paraId="6C0EE749" w14:textId="2CD144B2" w:rsidR="00BE0DAF" w:rsidRDefault="00BE0DAF" w:rsidP="00836DA5">
      <w:r>
        <w:t xml:space="preserve">A lacuna exists on the input side as well. However, the ATUS includes several categories of time-use, at least some of which may be dedicated to producing goods for own use. These categories are the following (with examples indicating an activity that leads to the production of a good provided in the parentheses after each type): </w:t>
      </w:r>
      <w:r w:rsidR="00C243C8">
        <w:t>“</w:t>
      </w:r>
      <w:r>
        <w:t>Sewing, repairing and maintaining textiles</w:t>
      </w:r>
      <w:r w:rsidR="00C243C8">
        <w:t>”</w:t>
      </w:r>
      <w:r>
        <w:t xml:space="preserve"> (knitting sweaters), </w:t>
      </w:r>
      <w:r w:rsidR="00C243C8">
        <w:t>“</w:t>
      </w:r>
      <w:r>
        <w:t>Food and drink preparation</w:t>
      </w:r>
      <w:r w:rsidR="00C243C8">
        <w:t>”</w:t>
      </w:r>
      <w:r>
        <w:t xml:space="preserve"> (brewing beer), </w:t>
      </w:r>
      <w:r w:rsidR="00C243C8">
        <w:t>“</w:t>
      </w:r>
      <w:r>
        <w:t>Building and repairing furniture</w:t>
      </w:r>
      <w:r w:rsidR="00C243C8">
        <w:t>”</w:t>
      </w:r>
      <w:r>
        <w:t xml:space="preserve"> (building a table), </w:t>
      </w:r>
      <w:r w:rsidR="00C243C8">
        <w:t>“</w:t>
      </w:r>
      <w:r>
        <w:t>Heating and cooling</w:t>
      </w:r>
      <w:r w:rsidR="00C243C8">
        <w:t>”</w:t>
      </w:r>
      <w:r>
        <w:t xml:space="preserve"> (chopping firewood), and </w:t>
      </w:r>
      <w:r w:rsidR="00C243C8">
        <w:t>“</w:t>
      </w:r>
      <w:r>
        <w:t>Lawn, garden and houseplant care</w:t>
      </w:r>
      <w:r w:rsidR="00C243C8">
        <w:t>”</w:t>
      </w:r>
      <w:r>
        <w:t xml:space="preserve"> (planting herbs or vegetables). Additionally, the ATUS includes two categories that may include the time spent on producing tangible assets </w:t>
      </w:r>
      <w:r w:rsidR="0075524D">
        <w:t xml:space="preserve">that </w:t>
      </w:r>
      <w:r>
        <w:t xml:space="preserve">provide consumption flows for several years: </w:t>
      </w:r>
      <w:r w:rsidR="00C243C8">
        <w:t>“</w:t>
      </w:r>
      <w:r w:rsidRPr="009D528D">
        <w:t xml:space="preserve">Exterior repair, improvements, </w:t>
      </w:r>
      <w:r>
        <w:t>and</w:t>
      </w:r>
      <w:r w:rsidRPr="009D528D">
        <w:t xml:space="preserve"> decoration</w:t>
      </w:r>
      <w:r w:rsidR="00C243C8">
        <w:t>”</w:t>
      </w:r>
      <w:r>
        <w:t xml:space="preserve"> (building a garage) and </w:t>
      </w:r>
      <w:r w:rsidR="00C243C8">
        <w:t>“</w:t>
      </w:r>
      <w:r w:rsidRPr="009D528D">
        <w:t>Ponds, pools, and hot tubs</w:t>
      </w:r>
      <w:r w:rsidR="00C243C8">
        <w:t>”</w:t>
      </w:r>
      <w:r>
        <w:t xml:space="preserve"> (e.g., putting in a pool). While we cannot explicitly identify the time spent on producing goods or tangible assets per se, we include these broader categories of time use in our definition of household production.</w:t>
      </w:r>
    </w:p>
    <w:p w14:paraId="12CBC971" w14:textId="77777777" w:rsidR="00BE0DAF" w:rsidRDefault="00BE0DAF" w:rsidP="00836DA5">
      <w:r>
        <w:t xml:space="preserve">Turning to the self-provisioning of services, we can categorize the activities into housework (e.g., cleaning the home) and direct care of household members in need of assistance. Our preferred definition of childcare is broader than that employed in the BEA definition. </w:t>
      </w:r>
      <w:r w:rsidRPr="007B481C">
        <w:t xml:space="preserve">Folbre et al. (2005) have argued that the standard </w:t>
      </w:r>
      <w:r>
        <w:t xml:space="preserve">childcare measure focuses on activities alone and can be considered active childcare. However, active childcare </w:t>
      </w:r>
      <w:r w:rsidRPr="007B481C">
        <w:t xml:space="preserve">underestimates the time demands of childcare because it ignores the on-call aspect of care </w:t>
      </w:r>
      <w:r w:rsidRPr="007B481C">
        <w:lastRenderedPageBreak/>
        <w:t>responsibilities. Suh and Folbre (2015) describe the latter as the time spent on supervisory care</w:t>
      </w:r>
      <w:r>
        <w:t xml:space="preserve"> </w:t>
      </w:r>
      <w:r w:rsidRPr="007B481C">
        <w:t xml:space="preserve">and </w:t>
      </w:r>
      <w:r>
        <w:t xml:space="preserve">propose a methodology to </w:t>
      </w:r>
      <w:r w:rsidRPr="007B481C">
        <w:t>measure it in the ATUS</w:t>
      </w:r>
      <w:r>
        <w:t>, which we follow. P</w:t>
      </w:r>
      <w:r w:rsidRPr="0013510B">
        <w:t>urchases of childcare services outside the home tend to reduce supervisory constraints far more than active child</w:t>
      </w:r>
      <w:r>
        <w:t>c</w:t>
      </w:r>
      <w:r w:rsidRPr="0013510B">
        <w:t>are</w:t>
      </w:r>
      <w:r>
        <w:t xml:space="preserve"> time, a finding supported by a</w:t>
      </w:r>
      <w:r w:rsidRPr="0013510B">
        <w:t>nalysis of data from the Panel Study of Income Dynamics</w:t>
      </w:r>
      <w:r>
        <w:t xml:space="preserve"> as well as analysis of </w:t>
      </w:r>
      <w:r w:rsidRPr="0013510B">
        <w:t>the impact of maternal employment hours on active and supervisory care</w:t>
      </w:r>
      <w:r>
        <w:t xml:space="preserve"> in the ATUS (Gautham and Folbre, forthcoming, Suh and Folbre 2023).</w:t>
      </w:r>
    </w:p>
    <w:p w14:paraId="2EFBB983" w14:textId="7D59FCB5" w:rsidR="00BE0DAF" w:rsidRDefault="00BE0DAF" w:rsidP="00AD34EA">
      <w:pPr>
        <w:rPr>
          <w:b/>
          <w:iCs/>
          <w:color w:val="000000" w:themeColor="text1"/>
          <w:sz w:val="20"/>
          <w:szCs w:val="18"/>
        </w:rPr>
      </w:pPr>
      <w:r w:rsidRPr="0013510B">
        <w:t xml:space="preserve">Definitions of time devoted </w:t>
      </w:r>
      <w:r>
        <w:t xml:space="preserve">to household production categories by members of the household for the household are operationalized using the codes from the ATUS activity lexicon pertaining to the 2019 round and, for supervisory care, are based on the measure of </w:t>
      </w:r>
      <w:r w:rsidR="00C243C8">
        <w:t>“</w:t>
      </w:r>
      <w:r>
        <w:t>in your care</w:t>
      </w:r>
      <w:r w:rsidR="00C243C8">
        <w:t>”</w:t>
      </w:r>
      <w:r>
        <w:t xml:space="preserve"> time </w:t>
      </w:r>
      <w:r w:rsidR="00916BD0">
        <w:t>that</w:t>
      </w:r>
      <w:r>
        <w:t xml:space="preserve"> the ATUS labels supervisory care, adjusted by some other variables (such as overlaps with other adults) available in the public-use data file (</w:t>
      </w:r>
      <w:r w:rsidRPr="00E224B5">
        <w:t xml:space="preserve">Table </w:t>
      </w:r>
      <w:r>
        <w:rPr>
          <w:noProof/>
        </w:rPr>
        <w:t>2</w:t>
      </w:r>
      <w:r>
        <w:noBreakHyphen/>
      </w:r>
      <w:r>
        <w:rPr>
          <w:noProof/>
        </w:rPr>
        <w:t>1</w:t>
      </w:r>
      <w:r>
        <w:t>). Household production by household members for their household (self-provisioning) consists of five broad categories: cooking, housework (except cooking), shopping, care of household adults, and care of household children. Further, we list two categories of nonmarket care the household receives from people outside the home: care of children and adults. They draw on data sources other than the ATUS and are discussed in detail later (Chapter 4).</w:t>
      </w:r>
      <w:bookmarkStart w:id="11" w:name="_Ref127876597"/>
    </w:p>
    <w:p w14:paraId="0A0898AE" w14:textId="061CB0EE" w:rsidR="00BE0DAF" w:rsidRPr="00E224B5" w:rsidRDefault="00BE0DAF" w:rsidP="00E224B5">
      <w:pPr>
        <w:pStyle w:val="Caption"/>
      </w:pPr>
      <w:bookmarkStart w:id="12" w:name="_Toc158095538"/>
      <w:r w:rsidRPr="00E224B5">
        <w:t xml:space="preserve">Table </w:t>
      </w:r>
      <w:fldSimple w:instr=" STYLEREF 1 \s ">
        <w:r w:rsidR="006C1E92">
          <w:rPr>
            <w:noProof/>
          </w:rPr>
          <w:t>2</w:t>
        </w:r>
      </w:fldSimple>
      <w:r w:rsidR="006C1E92">
        <w:noBreakHyphen/>
      </w:r>
      <w:fldSimple w:instr=" SEQ Table \* ARABIC \s 1 ">
        <w:r w:rsidR="006C1E92">
          <w:rPr>
            <w:noProof/>
          </w:rPr>
          <w:t>1</w:t>
        </w:r>
      </w:fldSimple>
      <w:bookmarkEnd w:id="11"/>
      <w:r w:rsidRPr="00E224B5">
        <w:t xml:space="preserve"> Categories of household production included in the study</w:t>
      </w:r>
      <w:bookmarkEnd w:id="12"/>
    </w:p>
    <w:tbl>
      <w:tblPr>
        <w:tblStyle w:val="PlainTable11"/>
        <w:tblW w:w="9360" w:type="dxa"/>
        <w:tblLook w:val="04A0" w:firstRow="1" w:lastRow="0" w:firstColumn="1" w:lastColumn="0" w:noHBand="0" w:noVBand="1"/>
      </w:tblPr>
      <w:tblGrid>
        <w:gridCol w:w="1020"/>
        <w:gridCol w:w="4364"/>
        <w:gridCol w:w="3976"/>
      </w:tblGrid>
      <w:tr w:rsidR="00BE0DAF" w:rsidRPr="00591A5E" w14:paraId="2FFDEA88" w14:textId="77777777" w:rsidTr="0090761D">
        <w:trPr>
          <w:cnfStyle w:val="100000000000" w:firstRow="1" w:lastRow="0" w:firstColumn="0" w:lastColumn="0" w:oddVBand="0" w:evenVBand="0" w:oddHBand="0" w:evenHBand="0" w:firstRowFirstColumn="0" w:firstRowLastColumn="0" w:lastRowFirstColumn="0" w:lastRowLastColumn="0"/>
          <w:trHeight w:val="498"/>
          <w:tblHead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06D606A2" w14:textId="77777777" w:rsidR="00BE0DAF" w:rsidRPr="00591A5E" w:rsidRDefault="00BE0DAF" w:rsidP="00591A5E">
            <w:pPr>
              <w:spacing w:after="0" w:line="240" w:lineRule="auto"/>
              <w:rPr>
                <w:rFonts w:eastAsia="Times New Roman" w:cs="Times New Roman"/>
                <w:sz w:val="20"/>
                <w:szCs w:val="20"/>
              </w:rPr>
            </w:pPr>
            <w:r w:rsidRPr="00591A5E">
              <w:rPr>
                <w:rFonts w:eastAsia="Times New Roman" w:cs="Times New Roman"/>
                <w:sz w:val="20"/>
                <w:szCs w:val="20"/>
              </w:rPr>
              <w:t>Number</w:t>
            </w:r>
          </w:p>
        </w:tc>
        <w:tc>
          <w:tcPr>
            <w:tcW w:w="4364" w:type="dxa"/>
            <w:noWrap/>
            <w:hideMark/>
          </w:tcPr>
          <w:p w14:paraId="5BC929E6" w14:textId="77777777" w:rsidR="00BE0DAF" w:rsidRPr="00591A5E" w:rsidRDefault="00BE0DAF" w:rsidP="00591A5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Time category</w:t>
            </w:r>
          </w:p>
        </w:tc>
        <w:tc>
          <w:tcPr>
            <w:tcW w:w="3976" w:type="dxa"/>
            <w:hideMark/>
          </w:tcPr>
          <w:p w14:paraId="4F594D79" w14:textId="77777777" w:rsidR="00BE0DAF" w:rsidRPr="00591A5E" w:rsidRDefault="00BE0DAF" w:rsidP="00591A5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ATUS codes, ATUS variable name</w:t>
            </w:r>
            <w:r>
              <w:rPr>
                <w:rFonts w:eastAsia="Times New Roman" w:cs="Times New Roman"/>
                <w:sz w:val="20"/>
                <w:szCs w:val="20"/>
              </w:rPr>
              <w:t>,</w:t>
            </w:r>
            <w:r w:rsidRPr="00591A5E">
              <w:rPr>
                <w:rFonts w:eastAsia="Times New Roman" w:cs="Times New Roman"/>
                <w:sz w:val="20"/>
                <w:szCs w:val="20"/>
              </w:rPr>
              <w:t xml:space="preserve"> or Description of data source</w:t>
            </w:r>
          </w:p>
        </w:tc>
      </w:tr>
      <w:tr w:rsidR="00BE0DAF" w:rsidRPr="00591A5E" w14:paraId="0F93FBB2" w14:textId="77777777" w:rsidTr="00B5265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3B1B3980" w14:textId="77777777" w:rsidR="00BE0DAF" w:rsidRPr="00591A5E" w:rsidRDefault="00BE0DAF" w:rsidP="00591A5E">
            <w:pPr>
              <w:spacing w:after="0" w:line="240" w:lineRule="auto"/>
              <w:jc w:val="right"/>
              <w:rPr>
                <w:rFonts w:eastAsia="Times New Roman" w:cs="Times New Roman"/>
                <w:sz w:val="20"/>
                <w:szCs w:val="20"/>
              </w:rPr>
            </w:pPr>
            <w:r w:rsidRPr="00591A5E">
              <w:rPr>
                <w:rFonts w:eastAsia="Times New Roman" w:cs="Times New Roman"/>
                <w:sz w:val="20"/>
                <w:szCs w:val="20"/>
              </w:rPr>
              <w:t>1</w:t>
            </w:r>
          </w:p>
        </w:tc>
        <w:tc>
          <w:tcPr>
            <w:tcW w:w="4364" w:type="dxa"/>
            <w:noWrap/>
            <w:hideMark/>
          </w:tcPr>
          <w:p w14:paraId="1E79B207" w14:textId="77777777" w:rsidR="00BE0DAF" w:rsidRPr="00591A5E" w:rsidRDefault="00BE0DAF" w:rsidP="00591A5E">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sz w:val="20"/>
                <w:szCs w:val="20"/>
              </w:rPr>
            </w:pPr>
            <w:r w:rsidRPr="00591A5E">
              <w:rPr>
                <w:rFonts w:eastAsia="Times New Roman" w:cs="Times New Roman"/>
                <w:b/>
                <w:bCs/>
                <w:sz w:val="20"/>
                <w:szCs w:val="20"/>
              </w:rPr>
              <w:t>Cooking</w:t>
            </w:r>
          </w:p>
        </w:tc>
        <w:tc>
          <w:tcPr>
            <w:tcW w:w="3976" w:type="dxa"/>
            <w:noWrap/>
            <w:hideMark/>
          </w:tcPr>
          <w:p w14:paraId="3DAF77CE" w14:textId="77777777" w:rsidR="00BE0DAF" w:rsidRPr="00591A5E" w:rsidRDefault="00BE0DAF" w:rsidP="00591A5E">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sz w:val="20"/>
                <w:szCs w:val="20"/>
              </w:rPr>
            </w:pPr>
          </w:p>
        </w:tc>
      </w:tr>
      <w:tr w:rsidR="00BE0DAF" w:rsidRPr="00591A5E" w14:paraId="2882DE6C" w14:textId="77777777" w:rsidTr="00B52651">
        <w:trPr>
          <w:trHeight w:val="498"/>
        </w:trPr>
        <w:tc>
          <w:tcPr>
            <w:cnfStyle w:val="001000000000" w:firstRow="0" w:lastRow="0" w:firstColumn="1" w:lastColumn="0" w:oddVBand="0" w:evenVBand="0" w:oddHBand="0" w:evenHBand="0" w:firstRowFirstColumn="0" w:firstRowLastColumn="0" w:lastRowFirstColumn="0" w:lastRowLastColumn="0"/>
            <w:tcW w:w="1020" w:type="dxa"/>
            <w:noWrap/>
            <w:hideMark/>
          </w:tcPr>
          <w:p w14:paraId="3B2B97AF" w14:textId="77777777" w:rsidR="00BE0DAF" w:rsidRPr="00591A5E" w:rsidRDefault="00BE0DAF" w:rsidP="00591A5E">
            <w:pPr>
              <w:spacing w:after="0" w:line="240" w:lineRule="auto"/>
              <w:rPr>
                <w:rFonts w:eastAsia="Times New Roman" w:cs="Times New Roman"/>
                <w:sz w:val="20"/>
                <w:szCs w:val="20"/>
              </w:rPr>
            </w:pPr>
          </w:p>
        </w:tc>
        <w:tc>
          <w:tcPr>
            <w:tcW w:w="4364" w:type="dxa"/>
            <w:hideMark/>
          </w:tcPr>
          <w:p w14:paraId="1266DB03" w14:textId="77777777" w:rsidR="00BE0DAF" w:rsidRPr="00591A5E" w:rsidRDefault="00BE0DAF" w:rsidP="00591A5E">
            <w:pPr>
              <w:spacing w:after="0" w:line="240" w:lineRule="auto"/>
              <w:ind w:firstLineChars="100" w:firstLine="2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Food and drink preparation; presentation, and clean-up</w:t>
            </w:r>
          </w:p>
        </w:tc>
        <w:tc>
          <w:tcPr>
            <w:tcW w:w="3976" w:type="dxa"/>
            <w:noWrap/>
            <w:hideMark/>
          </w:tcPr>
          <w:p w14:paraId="0EECABAE" w14:textId="77777777" w:rsidR="00BE0DAF" w:rsidRPr="00591A5E" w:rsidRDefault="00BE0DAF" w:rsidP="00591A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0202</w:t>
            </w:r>
          </w:p>
        </w:tc>
      </w:tr>
      <w:tr w:rsidR="00BE0DAF" w:rsidRPr="00591A5E" w14:paraId="68AA0897" w14:textId="77777777" w:rsidTr="00B5265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3F9B8F28" w14:textId="77777777" w:rsidR="00BE0DAF" w:rsidRPr="00591A5E" w:rsidRDefault="00BE0DAF" w:rsidP="00591A5E">
            <w:pPr>
              <w:spacing w:after="0" w:line="240" w:lineRule="auto"/>
              <w:jc w:val="center"/>
              <w:rPr>
                <w:rFonts w:eastAsia="Times New Roman" w:cs="Times New Roman"/>
                <w:sz w:val="20"/>
                <w:szCs w:val="20"/>
              </w:rPr>
            </w:pPr>
          </w:p>
        </w:tc>
        <w:tc>
          <w:tcPr>
            <w:tcW w:w="4364" w:type="dxa"/>
            <w:noWrap/>
            <w:hideMark/>
          </w:tcPr>
          <w:p w14:paraId="4DCFB4AB" w14:textId="77777777" w:rsidR="00BE0DAF" w:rsidRPr="00591A5E" w:rsidRDefault="00BE0DAF" w:rsidP="00591A5E">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Related travel</w:t>
            </w:r>
          </w:p>
        </w:tc>
        <w:tc>
          <w:tcPr>
            <w:tcW w:w="3976" w:type="dxa"/>
            <w:noWrap/>
            <w:hideMark/>
          </w:tcPr>
          <w:p w14:paraId="3452D45F" w14:textId="77777777" w:rsidR="00BE0DAF" w:rsidRPr="00591A5E" w:rsidRDefault="00BE0DAF" w:rsidP="00591A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180202</w:t>
            </w:r>
          </w:p>
        </w:tc>
      </w:tr>
      <w:tr w:rsidR="00BE0DAF" w:rsidRPr="00591A5E" w14:paraId="4926A5CC" w14:textId="77777777" w:rsidTr="00B52651">
        <w:trPr>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E187F04" w14:textId="77777777" w:rsidR="00BE0DAF" w:rsidRPr="00591A5E" w:rsidRDefault="00BE0DAF" w:rsidP="00591A5E">
            <w:pPr>
              <w:spacing w:after="0" w:line="240" w:lineRule="auto"/>
              <w:jc w:val="right"/>
              <w:rPr>
                <w:rFonts w:eastAsia="Times New Roman" w:cs="Times New Roman"/>
                <w:sz w:val="20"/>
                <w:szCs w:val="20"/>
              </w:rPr>
            </w:pPr>
            <w:r w:rsidRPr="00591A5E">
              <w:rPr>
                <w:rFonts w:eastAsia="Times New Roman" w:cs="Times New Roman"/>
                <w:sz w:val="20"/>
                <w:szCs w:val="20"/>
              </w:rPr>
              <w:t>2</w:t>
            </w:r>
          </w:p>
        </w:tc>
        <w:tc>
          <w:tcPr>
            <w:tcW w:w="4364" w:type="dxa"/>
            <w:noWrap/>
            <w:hideMark/>
          </w:tcPr>
          <w:p w14:paraId="6CCDA773" w14:textId="77777777" w:rsidR="00BE0DAF" w:rsidRPr="00591A5E" w:rsidRDefault="00BE0DAF" w:rsidP="00591A5E">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 w:val="20"/>
                <w:szCs w:val="20"/>
              </w:rPr>
            </w:pPr>
            <w:r w:rsidRPr="00591A5E">
              <w:rPr>
                <w:rFonts w:eastAsia="Times New Roman" w:cs="Times New Roman"/>
                <w:b/>
                <w:bCs/>
                <w:sz w:val="20"/>
                <w:szCs w:val="20"/>
              </w:rPr>
              <w:t>Housework (except cooking)</w:t>
            </w:r>
          </w:p>
        </w:tc>
        <w:tc>
          <w:tcPr>
            <w:tcW w:w="3976" w:type="dxa"/>
            <w:noWrap/>
            <w:hideMark/>
          </w:tcPr>
          <w:p w14:paraId="289DCF4E" w14:textId="77777777" w:rsidR="00BE0DAF" w:rsidRPr="00591A5E" w:rsidRDefault="00BE0DAF" w:rsidP="00591A5E">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 w:val="20"/>
                <w:szCs w:val="20"/>
              </w:rPr>
            </w:pPr>
          </w:p>
        </w:tc>
      </w:tr>
      <w:tr w:rsidR="00BE0DAF" w:rsidRPr="00591A5E" w14:paraId="4F2B604F" w14:textId="77777777" w:rsidTr="00B5265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6AB3615E" w14:textId="77777777" w:rsidR="00BE0DAF" w:rsidRPr="00591A5E" w:rsidRDefault="00BE0DAF" w:rsidP="00591A5E">
            <w:pPr>
              <w:spacing w:after="0" w:line="240" w:lineRule="auto"/>
              <w:rPr>
                <w:rFonts w:eastAsia="Times New Roman" w:cs="Times New Roman"/>
                <w:sz w:val="20"/>
                <w:szCs w:val="20"/>
              </w:rPr>
            </w:pPr>
          </w:p>
        </w:tc>
        <w:tc>
          <w:tcPr>
            <w:tcW w:w="4364" w:type="dxa"/>
            <w:noWrap/>
            <w:hideMark/>
          </w:tcPr>
          <w:p w14:paraId="7EAB4051" w14:textId="77777777" w:rsidR="00BE0DAF" w:rsidRPr="00591A5E" w:rsidRDefault="00BE0DAF" w:rsidP="00591A5E">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Housework (except cooking)</w:t>
            </w:r>
          </w:p>
        </w:tc>
        <w:tc>
          <w:tcPr>
            <w:tcW w:w="3976" w:type="dxa"/>
            <w:noWrap/>
            <w:hideMark/>
          </w:tcPr>
          <w:p w14:paraId="0ACF5638" w14:textId="77777777" w:rsidR="00BE0DAF" w:rsidRPr="00591A5E" w:rsidRDefault="00BE0DAF" w:rsidP="00591A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02 (except 0202)</w:t>
            </w:r>
          </w:p>
        </w:tc>
      </w:tr>
      <w:tr w:rsidR="00BE0DAF" w:rsidRPr="00591A5E" w14:paraId="2572A4CE" w14:textId="77777777" w:rsidTr="00B52651">
        <w:trPr>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4E1A98DB" w14:textId="77777777" w:rsidR="00BE0DAF" w:rsidRPr="00591A5E" w:rsidRDefault="00BE0DAF" w:rsidP="00591A5E">
            <w:pPr>
              <w:spacing w:after="0" w:line="240" w:lineRule="auto"/>
              <w:jc w:val="center"/>
              <w:rPr>
                <w:rFonts w:eastAsia="Times New Roman" w:cs="Times New Roman"/>
                <w:sz w:val="20"/>
                <w:szCs w:val="20"/>
              </w:rPr>
            </w:pPr>
          </w:p>
        </w:tc>
        <w:tc>
          <w:tcPr>
            <w:tcW w:w="4364" w:type="dxa"/>
            <w:noWrap/>
            <w:hideMark/>
          </w:tcPr>
          <w:p w14:paraId="6D66E172" w14:textId="77777777" w:rsidR="00BE0DAF" w:rsidRPr="00591A5E" w:rsidRDefault="00BE0DAF" w:rsidP="00591A5E">
            <w:pPr>
              <w:spacing w:after="0" w:line="240" w:lineRule="auto"/>
              <w:ind w:firstLineChars="100" w:firstLine="2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Related travel</w:t>
            </w:r>
          </w:p>
        </w:tc>
        <w:tc>
          <w:tcPr>
            <w:tcW w:w="3976" w:type="dxa"/>
            <w:noWrap/>
            <w:hideMark/>
          </w:tcPr>
          <w:p w14:paraId="1EE3D517" w14:textId="77777777" w:rsidR="00BE0DAF" w:rsidRPr="00591A5E" w:rsidRDefault="00BE0DAF" w:rsidP="00591A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1802, excluding 180202</w:t>
            </w:r>
          </w:p>
        </w:tc>
      </w:tr>
      <w:tr w:rsidR="00BE0DAF" w:rsidRPr="00591A5E" w14:paraId="5F849930" w14:textId="77777777" w:rsidTr="00B5265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3A293752" w14:textId="77777777" w:rsidR="00BE0DAF" w:rsidRPr="00591A5E" w:rsidRDefault="00BE0DAF" w:rsidP="00591A5E">
            <w:pPr>
              <w:spacing w:after="0" w:line="240" w:lineRule="auto"/>
              <w:jc w:val="right"/>
              <w:rPr>
                <w:rFonts w:eastAsia="Times New Roman" w:cs="Times New Roman"/>
                <w:sz w:val="20"/>
                <w:szCs w:val="20"/>
              </w:rPr>
            </w:pPr>
            <w:r w:rsidRPr="00591A5E">
              <w:rPr>
                <w:rFonts w:eastAsia="Times New Roman" w:cs="Times New Roman"/>
                <w:sz w:val="20"/>
                <w:szCs w:val="20"/>
              </w:rPr>
              <w:t>3</w:t>
            </w:r>
          </w:p>
        </w:tc>
        <w:tc>
          <w:tcPr>
            <w:tcW w:w="4364" w:type="dxa"/>
            <w:noWrap/>
            <w:hideMark/>
          </w:tcPr>
          <w:p w14:paraId="5A3C1F60" w14:textId="77777777" w:rsidR="00BE0DAF" w:rsidRPr="00591A5E" w:rsidRDefault="00BE0DAF" w:rsidP="00591A5E">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sz w:val="20"/>
                <w:szCs w:val="20"/>
              </w:rPr>
            </w:pPr>
            <w:r w:rsidRPr="00591A5E">
              <w:rPr>
                <w:rFonts w:eastAsia="Times New Roman" w:cs="Times New Roman"/>
                <w:b/>
                <w:bCs/>
                <w:sz w:val="20"/>
                <w:szCs w:val="20"/>
              </w:rPr>
              <w:t>Shopping</w:t>
            </w:r>
          </w:p>
        </w:tc>
        <w:tc>
          <w:tcPr>
            <w:tcW w:w="3976" w:type="dxa"/>
            <w:noWrap/>
            <w:hideMark/>
          </w:tcPr>
          <w:p w14:paraId="4F8C96DE" w14:textId="77777777" w:rsidR="00BE0DAF" w:rsidRPr="00591A5E" w:rsidRDefault="00BE0DAF" w:rsidP="00591A5E">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sz w:val="20"/>
                <w:szCs w:val="20"/>
              </w:rPr>
            </w:pPr>
          </w:p>
        </w:tc>
      </w:tr>
      <w:tr w:rsidR="00BE0DAF" w:rsidRPr="00591A5E" w14:paraId="590C3775" w14:textId="77777777" w:rsidTr="00B52651">
        <w:trPr>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7CF5BEC5" w14:textId="77777777" w:rsidR="00BE0DAF" w:rsidRPr="00591A5E" w:rsidRDefault="00BE0DAF" w:rsidP="00591A5E">
            <w:pPr>
              <w:spacing w:after="0" w:line="240" w:lineRule="auto"/>
              <w:jc w:val="center"/>
              <w:rPr>
                <w:rFonts w:eastAsia="Times New Roman" w:cs="Times New Roman"/>
                <w:sz w:val="20"/>
                <w:szCs w:val="20"/>
              </w:rPr>
            </w:pPr>
          </w:p>
        </w:tc>
        <w:tc>
          <w:tcPr>
            <w:tcW w:w="4364" w:type="dxa"/>
            <w:noWrap/>
            <w:hideMark/>
          </w:tcPr>
          <w:p w14:paraId="7AA480D3" w14:textId="77777777" w:rsidR="00BE0DAF" w:rsidRPr="00591A5E" w:rsidRDefault="00BE0DAF" w:rsidP="00591A5E">
            <w:pPr>
              <w:spacing w:after="0" w:line="240" w:lineRule="auto"/>
              <w:ind w:firstLineChars="100" w:firstLine="2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Using financial services</w:t>
            </w:r>
          </w:p>
        </w:tc>
        <w:tc>
          <w:tcPr>
            <w:tcW w:w="3976" w:type="dxa"/>
            <w:noWrap/>
            <w:hideMark/>
          </w:tcPr>
          <w:p w14:paraId="13EF2933" w14:textId="77777777" w:rsidR="00BE0DAF" w:rsidRPr="00591A5E" w:rsidRDefault="00BE0DAF" w:rsidP="00591A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0802</w:t>
            </w:r>
          </w:p>
        </w:tc>
      </w:tr>
      <w:tr w:rsidR="00BE0DAF" w:rsidRPr="00591A5E" w14:paraId="0DFF4236" w14:textId="77777777" w:rsidTr="00B5265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44B86A9B" w14:textId="77777777" w:rsidR="00BE0DAF" w:rsidRPr="00591A5E" w:rsidRDefault="00BE0DAF" w:rsidP="00591A5E">
            <w:pPr>
              <w:spacing w:after="0" w:line="240" w:lineRule="auto"/>
              <w:jc w:val="center"/>
              <w:rPr>
                <w:rFonts w:eastAsia="Times New Roman" w:cs="Times New Roman"/>
                <w:sz w:val="20"/>
                <w:szCs w:val="20"/>
              </w:rPr>
            </w:pPr>
          </w:p>
        </w:tc>
        <w:tc>
          <w:tcPr>
            <w:tcW w:w="4364" w:type="dxa"/>
            <w:noWrap/>
            <w:hideMark/>
          </w:tcPr>
          <w:p w14:paraId="71DE93BF" w14:textId="77777777" w:rsidR="00BE0DAF" w:rsidRPr="00591A5E" w:rsidRDefault="00BE0DAF" w:rsidP="00591A5E">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Using legal services</w:t>
            </w:r>
          </w:p>
        </w:tc>
        <w:tc>
          <w:tcPr>
            <w:tcW w:w="3976" w:type="dxa"/>
            <w:noWrap/>
            <w:hideMark/>
          </w:tcPr>
          <w:p w14:paraId="02D7059E" w14:textId="77777777" w:rsidR="00BE0DAF" w:rsidRPr="00591A5E" w:rsidRDefault="00BE0DAF" w:rsidP="00591A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0803</w:t>
            </w:r>
          </w:p>
        </w:tc>
      </w:tr>
      <w:tr w:rsidR="00BE0DAF" w:rsidRPr="00591A5E" w14:paraId="4A258972" w14:textId="77777777" w:rsidTr="00B52651">
        <w:trPr>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149BD3DC" w14:textId="77777777" w:rsidR="00BE0DAF" w:rsidRPr="00591A5E" w:rsidRDefault="00BE0DAF" w:rsidP="00591A5E">
            <w:pPr>
              <w:spacing w:after="0" w:line="240" w:lineRule="auto"/>
              <w:jc w:val="center"/>
              <w:rPr>
                <w:rFonts w:eastAsia="Times New Roman" w:cs="Times New Roman"/>
                <w:sz w:val="20"/>
                <w:szCs w:val="20"/>
              </w:rPr>
            </w:pPr>
          </w:p>
        </w:tc>
        <w:tc>
          <w:tcPr>
            <w:tcW w:w="4364" w:type="dxa"/>
            <w:noWrap/>
            <w:hideMark/>
          </w:tcPr>
          <w:p w14:paraId="391B58EB" w14:textId="77777777" w:rsidR="00BE0DAF" w:rsidRPr="00591A5E" w:rsidRDefault="00BE0DAF" w:rsidP="00591A5E">
            <w:pPr>
              <w:spacing w:after="0" w:line="240" w:lineRule="auto"/>
              <w:ind w:firstLineChars="100" w:firstLine="2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Using household services</w:t>
            </w:r>
          </w:p>
        </w:tc>
        <w:tc>
          <w:tcPr>
            <w:tcW w:w="3976" w:type="dxa"/>
            <w:noWrap/>
            <w:hideMark/>
          </w:tcPr>
          <w:p w14:paraId="692EF979" w14:textId="77777777" w:rsidR="00BE0DAF" w:rsidRPr="00591A5E" w:rsidRDefault="00BE0DAF" w:rsidP="00591A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0901</w:t>
            </w:r>
          </w:p>
        </w:tc>
      </w:tr>
      <w:tr w:rsidR="00BE0DAF" w:rsidRPr="00591A5E" w14:paraId="5D7C41A5" w14:textId="77777777" w:rsidTr="00B52651">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020" w:type="dxa"/>
            <w:noWrap/>
            <w:hideMark/>
          </w:tcPr>
          <w:p w14:paraId="1D16C93C" w14:textId="77777777" w:rsidR="00BE0DAF" w:rsidRPr="00591A5E" w:rsidRDefault="00BE0DAF" w:rsidP="00591A5E">
            <w:pPr>
              <w:spacing w:after="0" w:line="240" w:lineRule="auto"/>
              <w:jc w:val="center"/>
              <w:rPr>
                <w:rFonts w:eastAsia="Times New Roman" w:cs="Times New Roman"/>
                <w:sz w:val="20"/>
                <w:szCs w:val="20"/>
              </w:rPr>
            </w:pPr>
          </w:p>
        </w:tc>
        <w:tc>
          <w:tcPr>
            <w:tcW w:w="4364" w:type="dxa"/>
            <w:hideMark/>
          </w:tcPr>
          <w:p w14:paraId="0E32CF14" w14:textId="77777777" w:rsidR="00BE0DAF" w:rsidRPr="00591A5E" w:rsidRDefault="00BE0DAF" w:rsidP="00591A5E">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 xml:space="preserve">Using home </w:t>
            </w:r>
            <w:proofErr w:type="spellStart"/>
            <w:r w:rsidRPr="00591A5E">
              <w:rPr>
                <w:rFonts w:eastAsia="Times New Roman" w:cs="Times New Roman"/>
                <w:sz w:val="20"/>
                <w:szCs w:val="20"/>
              </w:rPr>
              <w:t>maint</w:t>
            </w:r>
            <w:proofErr w:type="spellEnd"/>
            <w:r w:rsidRPr="00591A5E">
              <w:rPr>
                <w:rFonts w:eastAsia="Times New Roman" w:cs="Times New Roman"/>
                <w:sz w:val="20"/>
                <w:szCs w:val="20"/>
              </w:rPr>
              <w:t>/repair/décor/constr</w:t>
            </w:r>
            <w:r>
              <w:rPr>
                <w:rFonts w:eastAsia="Times New Roman" w:cs="Times New Roman"/>
                <w:sz w:val="20"/>
                <w:szCs w:val="20"/>
              </w:rPr>
              <w:t>uction</w:t>
            </w:r>
            <w:r w:rsidRPr="00591A5E">
              <w:rPr>
                <w:rFonts w:eastAsia="Times New Roman" w:cs="Times New Roman"/>
                <w:sz w:val="20"/>
                <w:szCs w:val="20"/>
              </w:rPr>
              <w:t xml:space="preserve"> services</w:t>
            </w:r>
          </w:p>
        </w:tc>
        <w:tc>
          <w:tcPr>
            <w:tcW w:w="3976" w:type="dxa"/>
            <w:noWrap/>
            <w:hideMark/>
          </w:tcPr>
          <w:p w14:paraId="4E3EE24B" w14:textId="77777777" w:rsidR="00BE0DAF" w:rsidRPr="00591A5E" w:rsidRDefault="00BE0DAF" w:rsidP="00591A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0902</w:t>
            </w:r>
          </w:p>
        </w:tc>
      </w:tr>
      <w:tr w:rsidR="00BE0DAF" w:rsidRPr="00591A5E" w14:paraId="61123F35" w14:textId="77777777" w:rsidTr="00B52651">
        <w:trPr>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02EF2E16" w14:textId="77777777" w:rsidR="00BE0DAF" w:rsidRPr="00591A5E" w:rsidRDefault="00BE0DAF" w:rsidP="00591A5E">
            <w:pPr>
              <w:spacing w:after="0" w:line="240" w:lineRule="auto"/>
              <w:jc w:val="center"/>
              <w:rPr>
                <w:rFonts w:eastAsia="Times New Roman" w:cs="Times New Roman"/>
                <w:sz w:val="20"/>
                <w:szCs w:val="20"/>
              </w:rPr>
            </w:pPr>
          </w:p>
        </w:tc>
        <w:tc>
          <w:tcPr>
            <w:tcW w:w="4364" w:type="dxa"/>
            <w:noWrap/>
            <w:hideMark/>
          </w:tcPr>
          <w:p w14:paraId="2CC7BEFC" w14:textId="77777777" w:rsidR="00BE0DAF" w:rsidRPr="00591A5E" w:rsidRDefault="00BE0DAF" w:rsidP="00591A5E">
            <w:pPr>
              <w:spacing w:after="0" w:line="240" w:lineRule="auto"/>
              <w:ind w:firstLineChars="100" w:firstLine="2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Using pet services</w:t>
            </w:r>
          </w:p>
        </w:tc>
        <w:tc>
          <w:tcPr>
            <w:tcW w:w="3976" w:type="dxa"/>
            <w:noWrap/>
            <w:hideMark/>
          </w:tcPr>
          <w:p w14:paraId="05F69DD9" w14:textId="77777777" w:rsidR="00BE0DAF" w:rsidRPr="00591A5E" w:rsidRDefault="00BE0DAF" w:rsidP="00591A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0903</w:t>
            </w:r>
          </w:p>
        </w:tc>
      </w:tr>
      <w:tr w:rsidR="00BE0DAF" w:rsidRPr="00591A5E" w14:paraId="384ADADD" w14:textId="77777777" w:rsidTr="00B5265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140FC8FF" w14:textId="77777777" w:rsidR="00BE0DAF" w:rsidRPr="00591A5E" w:rsidRDefault="00BE0DAF" w:rsidP="00591A5E">
            <w:pPr>
              <w:spacing w:after="0" w:line="240" w:lineRule="auto"/>
              <w:jc w:val="center"/>
              <w:rPr>
                <w:rFonts w:eastAsia="Times New Roman" w:cs="Times New Roman"/>
                <w:sz w:val="20"/>
                <w:szCs w:val="20"/>
              </w:rPr>
            </w:pPr>
          </w:p>
        </w:tc>
        <w:tc>
          <w:tcPr>
            <w:tcW w:w="4364" w:type="dxa"/>
            <w:noWrap/>
            <w:hideMark/>
          </w:tcPr>
          <w:p w14:paraId="3C9E91F7" w14:textId="77777777" w:rsidR="00BE0DAF" w:rsidRPr="00591A5E" w:rsidRDefault="00BE0DAF" w:rsidP="00591A5E">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Using lawn and garden services</w:t>
            </w:r>
          </w:p>
        </w:tc>
        <w:tc>
          <w:tcPr>
            <w:tcW w:w="3976" w:type="dxa"/>
            <w:noWrap/>
            <w:hideMark/>
          </w:tcPr>
          <w:p w14:paraId="2A527478" w14:textId="77777777" w:rsidR="00BE0DAF" w:rsidRPr="00591A5E" w:rsidRDefault="00BE0DAF" w:rsidP="00591A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0904</w:t>
            </w:r>
          </w:p>
        </w:tc>
      </w:tr>
      <w:tr w:rsidR="00BE0DAF" w:rsidRPr="00591A5E" w14:paraId="7CEE5CC4" w14:textId="77777777" w:rsidTr="00B52651">
        <w:trPr>
          <w:trHeight w:val="498"/>
        </w:trPr>
        <w:tc>
          <w:tcPr>
            <w:cnfStyle w:val="001000000000" w:firstRow="0" w:lastRow="0" w:firstColumn="1" w:lastColumn="0" w:oddVBand="0" w:evenVBand="0" w:oddHBand="0" w:evenHBand="0" w:firstRowFirstColumn="0" w:firstRowLastColumn="0" w:lastRowFirstColumn="0" w:lastRowLastColumn="0"/>
            <w:tcW w:w="1020" w:type="dxa"/>
            <w:noWrap/>
            <w:hideMark/>
          </w:tcPr>
          <w:p w14:paraId="2ABB1DC3" w14:textId="77777777" w:rsidR="00BE0DAF" w:rsidRPr="00591A5E" w:rsidRDefault="00BE0DAF" w:rsidP="00591A5E">
            <w:pPr>
              <w:spacing w:after="0" w:line="240" w:lineRule="auto"/>
              <w:jc w:val="center"/>
              <w:rPr>
                <w:rFonts w:eastAsia="Times New Roman" w:cs="Times New Roman"/>
                <w:sz w:val="20"/>
                <w:szCs w:val="20"/>
              </w:rPr>
            </w:pPr>
          </w:p>
        </w:tc>
        <w:tc>
          <w:tcPr>
            <w:tcW w:w="4364" w:type="dxa"/>
            <w:hideMark/>
          </w:tcPr>
          <w:p w14:paraId="677194A2" w14:textId="77777777" w:rsidR="00BE0DAF" w:rsidRPr="00591A5E" w:rsidRDefault="00BE0DAF" w:rsidP="00591A5E">
            <w:pPr>
              <w:spacing w:after="0" w:line="240" w:lineRule="auto"/>
              <w:ind w:firstLineChars="100" w:firstLine="2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Using vehicle maintenance or repair services</w:t>
            </w:r>
          </w:p>
        </w:tc>
        <w:tc>
          <w:tcPr>
            <w:tcW w:w="3976" w:type="dxa"/>
            <w:noWrap/>
            <w:hideMark/>
          </w:tcPr>
          <w:p w14:paraId="0B60000B" w14:textId="77777777" w:rsidR="00BE0DAF" w:rsidRPr="00591A5E" w:rsidRDefault="00BE0DAF" w:rsidP="00591A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0905</w:t>
            </w:r>
          </w:p>
        </w:tc>
      </w:tr>
      <w:tr w:rsidR="00BE0DAF" w:rsidRPr="00591A5E" w14:paraId="6C300DB7" w14:textId="77777777" w:rsidTr="00B5265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F69C2F0" w14:textId="77777777" w:rsidR="00BE0DAF" w:rsidRPr="00591A5E" w:rsidRDefault="00BE0DAF" w:rsidP="00591A5E">
            <w:pPr>
              <w:spacing w:after="0" w:line="240" w:lineRule="auto"/>
              <w:jc w:val="center"/>
              <w:rPr>
                <w:rFonts w:eastAsia="Times New Roman" w:cs="Times New Roman"/>
                <w:sz w:val="20"/>
                <w:szCs w:val="20"/>
              </w:rPr>
            </w:pPr>
          </w:p>
        </w:tc>
        <w:tc>
          <w:tcPr>
            <w:tcW w:w="4364" w:type="dxa"/>
            <w:hideMark/>
          </w:tcPr>
          <w:p w14:paraId="77685510" w14:textId="77777777" w:rsidR="00BE0DAF" w:rsidRPr="00591A5E" w:rsidRDefault="00BE0DAF" w:rsidP="00591A5E">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Using government services</w:t>
            </w:r>
          </w:p>
        </w:tc>
        <w:tc>
          <w:tcPr>
            <w:tcW w:w="3976" w:type="dxa"/>
            <w:noWrap/>
            <w:hideMark/>
          </w:tcPr>
          <w:p w14:paraId="78944BE2" w14:textId="77777777" w:rsidR="00BE0DAF" w:rsidRPr="00591A5E" w:rsidRDefault="00BE0DAF" w:rsidP="00591A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1001</w:t>
            </w:r>
          </w:p>
        </w:tc>
      </w:tr>
      <w:tr w:rsidR="00BE0DAF" w:rsidRPr="00591A5E" w14:paraId="7F0A5AB7" w14:textId="77777777" w:rsidTr="00B52651">
        <w:trPr>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0A8B25FC" w14:textId="77777777" w:rsidR="00BE0DAF" w:rsidRPr="00591A5E" w:rsidRDefault="00BE0DAF" w:rsidP="00591A5E">
            <w:pPr>
              <w:spacing w:after="0" w:line="240" w:lineRule="auto"/>
              <w:jc w:val="center"/>
              <w:rPr>
                <w:rFonts w:eastAsia="Times New Roman" w:cs="Times New Roman"/>
                <w:sz w:val="20"/>
                <w:szCs w:val="20"/>
              </w:rPr>
            </w:pPr>
          </w:p>
        </w:tc>
        <w:tc>
          <w:tcPr>
            <w:tcW w:w="4364" w:type="dxa"/>
            <w:hideMark/>
          </w:tcPr>
          <w:p w14:paraId="173CFBCE" w14:textId="77777777" w:rsidR="00BE0DAF" w:rsidRPr="00591A5E" w:rsidRDefault="00BE0DAF" w:rsidP="00591A5E">
            <w:pPr>
              <w:spacing w:after="0" w:line="240" w:lineRule="auto"/>
              <w:ind w:firstLineChars="100" w:firstLine="2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Telephone calls to/from salespeople</w:t>
            </w:r>
          </w:p>
        </w:tc>
        <w:tc>
          <w:tcPr>
            <w:tcW w:w="3976" w:type="dxa"/>
            <w:noWrap/>
            <w:hideMark/>
          </w:tcPr>
          <w:p w14:paraId="1994DDB6" w14:textId="77777777" w:rsidR="00BE0DAF" w:rsidRPr="00591A5E" w:rsidRDefault="00BE0DAF" w:rsidP="00591A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160104</w:t>
            </w:r>
          </w:p>
        </w:tc>
      </w:tr>
      <w:tr w:rsidR="00BE0DAF" w:rsidRPr="00591A5E" w14:paraId="2DCEB99C" w14:textId="77777777" w:rsidTr="00B52651">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020" w:type="dxa"/>
            <w:noWrap/>
            <w:hideMark/>
          </w:tcPr>
          <w:p w14:paraId="4B47293F" w14:textId="77777777" w:rsidR="00BE0DAF" w:rsidRPr="00591A5E" w:rsidRDefault="00BE0DAF" w:rsidP="00591A5E">
            <w:pPr>
              <w:spacing w:after="0" w:line="240" w:lineRule="auto"/>
              <w:jc w:val="center"/>
              <w:rPr>
                <w:rFonts w:eastAsia="Times New Roman" w:cs="Times New Roman"/>
                <w:sz w:val="20"/>
                <w:szCs w:val="20"/>
              </w:rPr>
            </w:pPr>
          </w:p>
        </w:tc>
        <w:tc>
          <w:tcPr>
            <w:tcW w:w="4364" w:type="dxa"/>
            <w:hideMark/>
          </w:tcPr>
          <w:p w14:paraId="04063F04" w14:textId="77777777" w:rsidR="00BE0DAF" w:rsidRPr="00591A5E" w:rsidRDefault="00BE0DAF" w:rsidP="00591A5E">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Telephone calls to/from household services providers</w:t>
            </w:r>
          </w:p>
        </w:tc>
        <w:tc>
          <w:tcPr>
            <w:tcW w:w="3976" w:type="dxa"/>
            <w:noWrap/>
            <w:hideMark/>
          </w:tcPr>
          <w:p w14:paraId="7EAC29DB" w14:textId="77777777" w:rsidR="00BE0DAF" w:rsidRPr="00591A5E" w:rsidRDefault="00BE0DAF" w:rsidP="00591A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160106</w:t>
            </w:r>
          </w:p>
        </w:tc>
      </w:tr>
      <w:tr w:rsidR="00BE0DAF" w:rsidRPr="00591A5E" w14:paraId="32AC4133" w14:textId="77777777" w:rsidTr="00B52651">
        <w:trPr>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6EB363AB" w14:textId="77777777" w:rsidR="00BE0DAF" w:rsidRPr="00591A5E" w:rsidRDefault="00BE0DAF" w:rsidP="00591A5E">
            <w:pPr>
              <w:spacing w:after="0" w:line="240" w:lineRule="auto"/>
              <w:jc w:val="center"/>
              <w:rPr>
                <w:rFonts w:eastAsia="Times New Roman" w:cs="Times New Roman"/>
                <w:sz w:val="20"/>
                <w:szCs w:val="20"/>
              </w:rPr>
            </w:pPr>
          </w:p>
        </w:tc>
        <w:tc>
          <w:tcPr>
            <w:tcW w:w="4364" w:type="dxa"/>
            <w:noWrap/>
            <w:hideMark/>
          </w:tcPr>
          <w:p w14:paraId="73039AB1" w14:textId="77777777" w:rsidR="00BE0DAF" w:rsidRPr="00591A5E" w:rsidRDefault="00BE0DAF" w:rsidP="00591A5E">
            <w:pPr>
              <w:spacing w:after="0" w:line="240" w:lineRule="auto"/>
              <w:ind w:firstLineChars="100" w:firstLine="2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Travel related to consumer purchases</w:t>
            </w:r>
          </w:p>
        </w:tc>
        <w:tc>
          <w:tcPr>
            <w:tcW w:w="3976" w:type="dxa"/>
            <w:noWrap/>
            <w:hideMark/>
          </w:tcPr>
          <w:p w14:paraId="6C527701" w14:textId="77777777" w:rsidR="00BE0DAF" w:rsidRPr="00591A5E" w:rsidRDefault="00BE0DAF" w:rsidP="00591A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1807</w:t>
            </w:r>
          </w:p>
        </w:tc>
      </w:tr>
      <w:tr w:rsidR="00BE0DAF" w:rsidRPr="00591A5E" w14:paraId="40D22DF3" w14:textId="77777777" w:rsidTr="00B5265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154E014B" w14:textId="77777777" w:rsidR="00BE0DAF" w:rsidRPr="00591A5E" w:rsidRDefault="00BE0DAF" w:rsidP="00591A5E">
            <w:pPr>
              <w:spacing w:after="0" w:line="240" w:lineRule="auto"/>
              <w:jc w:val="center"/>
              <w:rPr>
                <w:rFonts w:eastAsia="Times New Roman" w:cs="Times New Roman"/>
                <w:sz w:val="20"/>
                <w:szCs w:val="20"/>
              </w:rPr>
            </w:pPr>
          </w:p>
        </w:tc>
        <w:tc>
          <w:tcPr>
            <w:tcW w:w="4364" w:type="dxa"/>
            <w:hideMark/>
          </w:tcPr>
          <w:p w14:paraId="6C9463D3" w14:textId="77777777" w:rsidR="00BE0DAF" w:rsidRPr="00591A5E" w:rsidRDefault="00BE0DAF" w:rsidP="00591A5E">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Tra</w:t>
            </w:r>
            <w:r>
              <w:rPr>
                <w:rFonts w:eastAsia="Times New Roman" w:cs="Times New Roman"/>
                <w:sz w:val="20"/>
                <w:szCs w:val="20"/>
              </w:rPr>
              <w:t>v</w:t>
            </w:r>
            <w:r w:rsidRPr="00591A5E">
              <w:rPr>
                <w:rFonts w:eastAsia="Times New Roman" w:cs="Times New Roman"/>
                <w:sz w:val="20"/>
                <w:szCs w:val="20"/>
              </w:rPr>
              <w:t>el related to using financial services</w:t>
            </w:r>
          </w:p>
        </w:tc>
        <w:tc>
          <w:tcPr>
            <w:tcW w:w="3976" w:type="dxa"/>
            <w:noWrap/>
            <w:hideMark/>
          </w:tcPr>
          <w:p w14:paraId="13C67DBB" w14:textId="77777777" w:rsidR="00BE0DAF" w:rsidRPr="00591A5E" w:rsidRDefault="00BE0DAF" w:rsidP="00591A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180802</w:t>
            </w:r>
          </w:p>
        </w:tc>
      </w:tr>
      <w:tr w:rsidR="00BE0DAF" w:rsidRPr="00591A5E" w14:paraId="6E1C343E" w14:textId="77777777" w:rsidTr="00B52651">
        <w:trPr>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A3993E6" w14:textId="77777777" w:rsidR="00BE0DAF" w:rsidRPr="00591A5E" w:rsidRDefault="00BE0DAF" w:rsidP="00591A5E">
            <w:pPr>
              <w:spacing w:after="0" w:line="240" w:lineRule="auto"/>
              <w:jc w:val="center"/>
              <w:rPr>
                <w:rFonts w:eastAsia="Times New Roman" w:cs="Times New Roman"/>
                <w:sz w:val="20"/>
                <w:szCs w:val="20"/>
              </w:rPr>
            </w:pPr>
          </w:p>
        </w:tc>
        <w:tc>
          <w:tcPr>
            <w:tcW w:w="4364" w:type="dxa"/>
            <w:hideMark/>
          </w:tcPr>
          <w:p w14:paraId="6DEBC97A" w14:textId="77777777" w:rsidR="00BE0DAF" w:rsidRPr="00591A5E" w:rsidRDefault="00BE0DAF" w:rsidP="00591A5E">
            <w:pPr>
              <w:spacing w:after="0" w:line="240" w:lineRule="auto"/>
              <w:ind w:firstLineChars="100" w:firstLine="2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Tra</w:t>
            </w:r>
            <w:r>
              <w:rPr>
                <w:rFonts w:eastAsia="Times New Roman" w:cs="Times New Roman"/>
                <w:sz w:val="20"/>
                <w:szCs w:val="20"/>
              </w:rPr>
              <w:t>v</w:t>
            </w:r>
            <w:r w:rsidRPr="00591A5E">
              <w:rPr>
                <w:rFonts w:eastAsia="Times New Roman" w:cs="Times New Roman"/>
                <w:sz w:val="20"/>
                <w:szCs w:val="20"/>
              </w:rPr>
              <w:t>el related to using legal services</w:t>
            </w:r>
          </w:p>
        </w:tc>
        <w:tc>
          <w:tcPr>
            <w:tcW w:w="3976" w:type="dxa"/>
            <w:noWrap/>
            <w:hideMark/>
          </w:tcPr>
          <w:p w14:paraId="099D2EE1" w14:textId="77777777" w:rsidR="00BE0DAF" w:rsidRPr="00591A5E" w:rsidRDefault="00BE0DAF" w:rsidP="00591A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180803</w:t>
            </w:r>
          </w:p>
        </w:tc>
      </w:tr>
      <w:tr w:rsidR="00BE0DAF" w:rsidRPr="00591A5E" w14:paraId="549E3D53" w14:textId="77777777" w:rsidTr="00B5265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4B0D2BCE" w14:textId="77777777" w:rsidR="00BE0DAF" w:rsidRPr="00591A5E" w:rsidRDefault="00BE0DAF" w:rsidP="00591A5E">
            <w:pPr>
              <w:spacing w:after="0" w:line="240" w:lineRule="auto"/>
              <w:jc w:val="center"/>
              <w:rPr>
                <w:rFonts w:eastAsia="Times New Roman" w:cs="Times New Roman"/>
                <w:sz w:val="20"/>
                <w:szCs w:val="20"/>
              </w:rPr>
            </w:pPr>
          </w:p>
        </w:tc>
        <w:tc>
          <w:tcPr>
            <w:tcW w:w="4364" w:type="dxa"/>
            <w:hideMark/>
          </w:tcPr>
          <w:p w14:paraId="53564C49" w14:textId="77777777" w:rsidR="00BE0DAF" w:rsidRPr="00591A5E" w:rsidRDefault="00BE0DAF" w:rsidP="00591A5E">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Tra</w:t>
            </w:r>
            <w:r>
              <w:rPr>
                <w:rFonts w:eastAsia="Times New Roman" w:cs="Times New Roman"/>
                <w:sz w:val="20"/>
                <w:szCs w:val="20"/>
              </w:rPr>
              <w:t>v</w:t>
            </w:r>
            <w:r w:rsidRPr="00591A5E">
              <w:rPr>
                <w:rFonts w:eastAsia="Times New Roman" w:cs="Times New Roman"/>
                <w:sz w:val="20"/>
                <w:szCs w:val="20"/>
              </w:rPr>
              <w:t>el related to using household services</w:t>
            </w:r>
          </w:p>
        </w:tc>
        <w:tc>
          <w:tcPr>
            <w:tcW w:w="3976" w:type="dxa"/>
            <w:noWrap/>
            <w:hideMark/>
          </w:tcPr>
          <w:p w14:paraId="30B96D2E" w14:textId="77777777" w:rsidR="00BE0DAF" w:rsidRPr="00591A5E" w:rsidRDefault="00BE0DAF" w:rsidP="00591A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180901</w:t>
            </w:r>
          </w:p>
        </w:tc>
      </w:tr>
      <w:tr w:rsidR="00BE0DAF" w:rsidRPr="00591A5E" w14:paraId="4B0D10AA" w14:textId="77777777" w:rsidTr="00B52651">
        <w:trPr>
          <w:trHeight w:val="498"/>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5A37B28" w14:textId="77777777" w:rsidR="00BE0DAF" w:rsidRPr="00591A5E" w:rsidRDefault="00BE0DAF" w:rsidP="00591A5E">
            <w:pPr>
              <w:spacing w:after="0" w:line="240" w:lineRule="auto"/>
              <w:jc w:val="center"/>
              <w:rPr>
                <w:rFonts w:eastAsia="Times New Roman" w:cs="Times New Roman"/>
                <w:sz w:val="20"/>
                <w:szCs w:val="20"/>
              </w:rPr>
            </w:pPr>
          </w:p>
        </w:tc>
        <w:tc>
          <w:tcPr>
            <w:tcW w:w="4364" w:type="dxa"/>
            <w:hideMark/>
          </w:tcPr>
          <w:p w14:paraId="7BB89DD8" w14:textId="77777777" w:rsidR="00BE0DAF" w:rsidRPr="00591A5E" w:rsidRDefault="00BE0DAF" w:rsidP="00591A5E">
            <w:pPr>
              <w:spacing w:after="0" w:line="240" w:lineRule="auto"/>
              <w:ind w:firstLineChars="100" w:firstLine="2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 xml:space="preserve">Travel related to using home </w:t>
            </w:r>
            <w:proofErr w:type="spellStart"/>
            <w:r w:rsidRPr="00591A5E">
              <w:rPr>
                <w:rFonts w:eastAsia="Times New Roman" w:cs="Times New Roman"/>
                <w:sz w:val="20"/>
                <w:szCs w:val="20"/>
              </w:rPr>
              <w:t>maint</w:t>
            </w:r>
            <w:proofErr w:type="spellEnd"/>
            <w:r w:rsidRPr="00591A5E">
              <w:rPr>
                <w:rFonts w:eastAsia="Times New Roman" w:cs="Times New Roman"/>
                <w:sz w:val="20"/>
                <w:szCs w:val="20"/>
              </w:rPr>
              <w:t>/repair/décor/constr</w:t>
            </w:r>
            <w:r>
              <w:rPr>
                <w:rFonts w:eastAsia="Times New Roman" w:cs="Times New Roman"/>
                <w:sz w:val="20"/>
                <w:szCs w:val="20"/>
              </w:rPr>
              <w:t>uction</w:t>
            </w:r>
            <w:r w:rsidRPr="00591A5E">
              <w:rPr>
                <w:rFonts w:eastAsia="Times New Roman" w:cs="Times New Roman"/>
                <w:sz w:val="20"/>
                <w:szCs w:val="20"/>
              </w:rPr>
              <w:t xml:space="preserve"> services</w:t>
            </w:r>
          </w:p>
        </w:tc>
        <w:tc>
          <w:tcPr>
            <w:tcW w:w="3976" w:type="dxa"/>
            <w:noWrap/>
            <w:hideMark/>
          </w:tcPr>
          <w:p w14:paraId="748C7262" w14:textId="77777777" w:rsidR="00BE0DAF" w:rsidRPr="00591A5E" w:rsidRDefault="00BE0DAF" w:rsidP="00591A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180902</w:t>
            </w:r>
          </w:p>
        </w:tc>
      </w:tr>
      <w:tr w:rsidR="00BE0DAF" w:rsidRPr="00591A5E" w14:paraId="76CDEF0F" w14:textId="77777777" w:rsidTr="00B5265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4F45155C" w14:textId="77777777" w:rsidR="00BE0DAF" w:rsidRPr="00591A5E" w:rsidRDefault="00BE0DAF" w:rsidP="00591A5E">
            <w:pPr>
              <w:spacing w:after="0" w:line="240" w:lineRule="auto"/>
              <w:jc w:val="center"/>
              <w:rPr>
                <w:rFonts w:eastAsia="Times New Roman" w:cs="Times New Roman"/>
                <w:sz w:val="20"/>
                <w:szCs w:val="20"/>
              </w:rPr>
            </w:pPr>
          </w:p>
        </w:tc>
        <w:tc>
          <w:tcPr>
            <w:tcW w:w="4364" w:type="dxa"/>
            <w:hideMark/>
          </w:tcPr>
          <w:p w14:paraId="28514ED4" w14:textId="77777777" w:rsidR="00BE0DAF" w:rsidRPr="00591A5E" w:rsidRDefault="00BE0DAF" w:rsidP="00591A5E">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Travel related to using pet services</w:t>
            </w:r>
          </w:p>
        </w:tc>
        <w:tc>
          <w:tcPr>
            <w:tcW w:w="3976" w:type="dxa"/>
            <w:noWrap/>
            <w:hideMark/>
          </w:tcPr>
          <w:p w14:paraId="5249DDC7" w14:textId="77777777" w:rsidR="00BE0DAF" w:rsidRPr="00591A5E" w:rsidRDefault="00BE0DAF" w:rsidP="00591A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180903</w:t>
            </w:r>
          </w:p>
        </w:tc>
      </w:tr>
      <w:tr w:rsidR="00BE0DAF" w:rsidRPr="00591A5E" w14:paraId="36BC6275" w14:textId="77777777" w:rsidTr="00B52651">
        <w:trPr>
          <w:trHeight w:val="498"/>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559157F" w14:textId="77777777" w:rsidR="00BE0DAF" w:rsidRPr="00591A5E" w:rsidRDefault="00BE0DAF" w:rsidP="00591A5E">
            <w:pPr>
              <w:spacing w:after="0" w:line="240" w:lineRule="auto"/>
              <w:jc w:val="center"/>
              <w:rPr>
                <w:rFonts w:eastAsia="Times New Roman" w:cs="Times New Roman"/>
                <w:sz w:val="20"/>
                <w:szCs w:val="20"/>
              </w:rPr>
            </w:pPr>
          </w:p>
        </w:tc>
        <w:tc>
          <w:tcPr>
            <w:tcW w:w="4364" w:type="dxa"/>
            <w:hideMark/>
          </w:tcPr>
          <w:p w14:paraId="559A9D80" w14:textId="77777777" w:rsidR="00BE0DAF" w:rsidRPr="00591A5E" w:rsidRDefault="00BE0DAF" w:rsidP="00591A5E">
            <w:pPr>
              <w:spacing w:after="0" w:line="240" w:lineRule="auto"/>
              <w:ind w:firstLineChars="100" w:firstLine="2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Travel related to using lawn and garden services</w:t>
            </w:r>
          </w:p>
        </w:tc>
        <w:tc>
          <w:tcPr>
            <w:tcW w:w="3976" w:type="dxa"/>
            <w:noWrap/>
            <w:hideMark/>
          </w:tcPr>
          <w:p w14:paraId="279914B6" w14:textId="77777777" w:rsidR="00BE0DAF" w:rsidRPr="00591A5E" w:rsidRDefault="00BE0DAF" w:rsidP="00591A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180904</w:t>
            </w:r>
          </w:p>
        </w:tc>
      </w:tr>
      <w:tr w:rsidR="00BE0DAF" w:rsidRPr="00591A5E" w14:paraId="08EB8936" w14:textId="77777777" w:rsidTr="00B52651">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020" w:type="dxa"/>
            <w:noWrap/>
            <w:hideMark/>
          </w:tcPr>
          <w:p w14:paraId="741A0242" w14:textId="77777777" w:rsidR="00BE0DAF" w:rsidRPr="00591A5E" w:rsidRDefault="00BE0DAF" w:rsidP="00591A5E">
            <w:pPr>
              <w:spacing w:after="0" w:line="240" w:lineRule="auto"/>
              <w:jc w:val="center"/>
              <w:rPr>
                <w:rFonts w:eastAsia="Times New Roman" w:cs="Times New Roman"/>
                <w:sz w:val="20"/>
                <w:szCs w:val="20"/>
              </w:rPr>
            </w:pPr>
          </w:p>
        </w:tc>
        <w:tc>
          <w:tcPr>
            <w:tcW w:w="4364" w:type="dxa"/>
            <w:hideMark/>
          </w:tcPr>
          <w:p w14:paraId="24D5A36D" w14:textId="77777777" w:rsidR="00BE0DAF" w:rsidRPr="00591A5E" w:rsidRDefault="00BE0DAF" w:rsidP="00591A5E">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Travel related to using vehicle maintenance or repair services</w:t>
            </w:r>
          </w:p>
        </w:tc>
        <w:tc>
          <w:tcPr>
            <w:tcW w:w="3976" w:type="dxa"/>
            <w:noWrap/>
            <w:hideMark/>
          </w:tcPr>
          <w:p w14:paraId="32EB5368" w14:textId="77777777" w:rsidR="00BE0DAF" w:rsidRPr="00591A5E" w:rsidRDefault="00BE0DAF" w:rsidP="00591A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180905</w:t>
            </w:r>
          </w:p>
        </w:tc>
      </w:tr>
      <w:tr w:rsidR="00BE0DAF" w:rsidRPr="00591A5E" w14:paraId="1B2DA875" w14:textId="77777777" w:rsidTr="00B52651">
        <w:trPr>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4EFB9A95" w14:textId="77777777" w:rsidR="00BE0DAF" w:rsidRPr="00591A5E" w:rsidRDefault="00BE0DAF" w:rsidP="00591A5E">
            <w:pPr>
              <w:spacing w:after="0" w:line="240" w:lineRule="auto"/>
              <w:jc w:val="center"/>
              <w:rPr>
                <w:rFonts w:eastAsia="Times New Roman" w:cs="Times New Roman"/>
                <w:sz w:val="20"/>
                <w:szCs w:val="20"/>
              </w:rPr>
            </w:pPr>
          </w:p>
        </w:tc>
        <w:tc>
          <w:tcPr>
            <w:tcW w:w="4364" w:type="dxa"/>
            <w:noWrap/>
            <w:hideMark/>
          </w:tcPr>
          <w:p w14:paraId="25662849" w14:textId="77777777" w:rsidR="00BE0DAF" w:rsidRPr="00591A5E" w:rsidRDefault="00BE0DAF" w:rsidP="00591A5E">
            <w:pPr>
              <w:spacing w:after="0" w:line="240" w:lineRule="auto"/>
              <w:ind w:firstLineChars="100" w:firstLine="2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Travel related to using government services</w:t>
            </w:r>
          </w:p>
        </w:tc>
        <w:tc>
          <w:tcPr>
            <w:tcW w:w="3976" w:type="dxa"/>
            <w:noWrap/>
            <w:hideMark/>
          </w:tcPr>
          <w:p w14:paraId="5B245069" w14:textId="77777777" w:rsidR="00BE0DAF" w:rsidRPr="00591A5E" w:rsidRDefault="00BE0DAF" w:rsidP="00591A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181001</w:t>
            </w:r>
          </w:p>
        </w:tc>
      </w:tr>
      <w:tr w:rsidR="00BE0DAF" w:rsidRPr="00591A5E" w14:paraId="669CF89B" w14:textId="77777777" w:rsidTr="00B5265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41A461F4" w14:textId="77777777" w:rsidR="00BE0DAF" w:rsidRPr="00591A5E" w:rsidRDefault="00BE0DAF" w:rsidP="00591A5E">
            <w:pPr>
              <w:spacing w:after="0" w:line="240" w:lineRule="auto"/>
              <w:jc w:val="right"/>
              <w:rPr>
                <w:rFonts w:eastAsia="Times New Roman" w:cs="Times New Roman"/>
                <w:sz w:val="20"/>
                <w:szCs w:val="20"/>
              </w:rPr>
            </w:pPr>
            <w:r w:rsidRPr="00591A5E">
              <w:rPr>
                <w:rFonts w:eastAsia="Times New Roman" w:cs="Times New Roman"/>
                <w:sz w:val="20"/>
                <w:szCs w:val="20"/>
              </w:rPr>
              <w:t>4</w:t>
            </w:r>
          </w:p>
        </w:tc>
        <w:tc>
          <w:tcPr>
            <w:tcW w:w="4364" w:type="dxa"/>
            <w:noWrap/>
            <w:hideMark/>
          </w:tcPr>
          <w:p w14:paraId="5A4E9220" w14:textId="77777777" w:rsidR="00BE0DAF" w:rsidRPr="00591A5E" w:rsidRDefault="00BE0DAF" w:rsidP="00591A5E">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sz w:val="20"/>
                <w:szCs w:val="20"/>
              </w:rPr>
            </w:pPr>
            <w:r w:rsidRPr="00591A5E">
              <w:rPr>
                <w:rFonts w:eastAsia="Times New Roman" w:cs="Times New Roman"/>
                <w:b/>
                <w:bCs/>
                <w:sz w:val="20"/>
                <w:szCs w:val="20"/>
              </w:rPr>
              <w:t>Care of household adults</w:t>
            </w:r>
          </w:p>
        </w:tc>
        <w:tc>
          <w:tcPr>
            <w:tcW w:w="3976" w:type="dxa"/>
            <w:noWrap/>
            <w:hideMark/>
          </w:tcPr>
          <w:p w14:paraId="1348B037" w14:textId="77777777" w:rsidR="00BE0DAF" w:rsidRPr="00591A5E" w:rsidRDefault="00BE0DAF" w:rsidP="00591A5E">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sz w:val="20"/>
                <w:szCs w:val="20"/>
              </w:rPr>
            </w:pPr>
          </w:p>
        </w:tc>
      </w:tr>
      <w:tr w:rsidR="00BE0DAF" w:rsidRPr="00591A5E" w14:paraId="6662673C" w14:textId="77777777" w:rsidTr="00B52651">
        <w:trPr>
          <w:trHeight w:val="498"/>
        </w:trPr>
        <w:tc>
          <w:tcPr>
            <w:cnfStyle w:val="001000000000" w:firstRow="0" w:lastRow="0" w:firstColumn="1" w:lastColumn="0" w:oddVBand="0" w:evenVBand="0" w:oddHBand="0" w:evenHBand="0" w:firstRowFirstColumn="0" w:firstRowLastColumn="0" w:lastRowFirstColumn="0" w:lastRowLastColumn="0"/>
            <w:tcW w:w="1020" w:type="dxa"/>
            <w:noWrap/>
            <w:hideMark/>
          </w:tcPr>
          <w:p w14:paraId="2EFA4F37" w14:textId="77777777" w:rsidR="00BE0DAF" w:rsidRPr="00591A5E" w:rsidRDefault="00BE0DAF" w:rsidP="00591A5E">
            <w:pPr>
              <w:spacing w:after="0" w:line="240" w:lineRule="auto"/>
              <w:jc w:val="center"/>
              <w:rPr>
                <w:rFonts w:eastAsia="Times New Roman" w:cs="Times New Roman"/>
                <w:sz w:val="20"/>
                <w:szCs w:val="20"/>
              </w:rPr>
            </w:pPr>
          </w:p>
        </w:tc>
        <w:tc>
          <w:tcPr>
            <w:tcW w:w="4364" w:type="dxa"/>
            <w:hideMark/>
          </w:tcPr>
          <w:p w14:paraId="53BDC2F3" w14:textId="77777777" w:rsidR="00BE0DAF" w:rsidRPr="00591A5E" w:rsidRDefault="00BE0DAF" w:rsidP="00591A5E">
            <w:pPr>
              <w:spacing w:after="0" w:line="240" w:lineRule="auto"/>
              <w:ind w:firstLineChars="100" w:firstLine="2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 xml:space="preserve">Activities related to </w:t>
            </w:r>
            <w:r>
              <w:rPr>
                <w:rFonts w:eastAsia="Times New Roman" w:cs="Times New Roman"/>
                <w:sz w:val="20"/>
                <w:szCs w:val="20"/>
              </w:rPr>
              <w:t xml:space="preserve">the </w:t>
            </w:r>
            <w:r w:rsidRPr="00591A5E">
              <w:rPr>
                <w:rFonts w:eastAsia="Times New Roman" w:cs="Times New Roman"/>
                <w:sz w:val="20"/>
                <w:szCs w:val="20"/>
              </w:rPr>
              <w:t>care of household adults</w:t>
            </w:r>
          </w:p>
        </w:tc>
        <w:tc>
          <w:tcPr>
            <w:tcW w:w="3976" w:type="dxa"/>
            <w:noWrap/>
            <w:hideMark/>
          </w:tcPr>
          <w:p w14:paraId="31ECD98B" w14:textId="77777777" w:rsidR="00BE0DAF" w:rsidRPr="00591A5E" w:rsidRDefault="00BE0DAF" w:rsidP="00591A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0304, 0305, 0399</w:t>
            </w:r>
          </w:p>
        </w:tc>
      </w:tr>
      <w:tr w:rsidR="00BE0DAF" w:rsidRPr="00591A5E" w14:paraId="49BDA689" w14:textId="77777777" w:rsidTr="00B5265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681F5C69" w14:textId="77777777" w:rsidR="00BE0DAF" w:rsidRPr="00591A5E" w:rsidRDefault="00BE0DAF" w:rsidP="00591A5E">
            <w:pPr>
              <w:spacing w:after="0" w:line="240" w:lineRule="auto"/>
              <w:jc w:val="center"/>
              <w:rPr>
                <w:rFonts w:eastAsia="Times New Roman" w:cs="Times New Roman"/>
                <w:sz w:val="20"/>
                <w:szCs w:val="20"/>
              </w:rPr>
            </w:pPr>
          </w:p>
        </w:tc>
        <w:tc>
          <w:tcPr>
            <w:tcW w:w="4364" w:type="dxa"/>
            <w:noWrap/>
            <w:hideMark/>
          </w:tcPr>
          <w:p w14:paraId="16290C67" w14:textId="77777777" w:rsidR="00BE0DAF" w:rsidRPr="00591A5E" w:rsidRDefault="00BE0DAF" w:rsidP="00591A5E">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Related travel</w:t>
            </w:r>
          </w:p>
        </w:tc>
        <w:tc>
          <w:tcPr>
            <w:tcW w:w="3976" w:type="dxa"/>
            <w:noWrap/>
            <w:hideMark/>
          </w:tcPr>
          <w:p w14:paraId="3FCD803E" w14:textId="77777777" w:rsidR="00BE0DAF" w:rsidRPr="00591A5E" w:rsidRDefault="00BE0DAF" w:rsidP="00591A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180304, 180305</w:t>
            </w:r>
          </w:p>
        </w:tc>
      </w:tr>
      <w:tr w:rsidR="00BE0DAF" w:rsidRPr="00591A5E" w14:paraId="53A14F53" w14:textId="77777777" w:rsidTr="00B52651">
        <w:trPr>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0BAAB1B6" w14:textId="77777777" w:rsidR="00BE0DAF" w:rsidRPr="00591A5E" w:rsidRDefault="00BE0DAF" w:rsidP="00591A5E">
            <w:pPr>
              <w:spacing w:after="0" w:line="240" w:lineRule="auto"/>
              <w:jc w:val="right"/>
              <w:rPr>
                <w:rFonts w:eastAsia="Times New Roman" w:cs="Times New Roman"/>
                <w:sz w:val="20"/>
                <w:szCs w:val="20"/>
              </w:rPr>
            </w:pPr>
            <w:r w:rsidRPr="00591A5E">
              <w:rPr>
                <w:rFonts w:eastAsia="Times New Roman" w:cs="Times New Roman"/>
                <w:sz w:val="20"/>
                <w:szCs w:val="20"/>
              </w:rPr>
              <w:t>5</w:t>
            </w:r>
          </w:p>
        </w:tc>
        <w:tc>
          <w:tcPr>
            <w:tcW w:w="4364" w:type="dxa"/>
            <w:noWrap/>
            <w:hideMark/>
          </w:tcPr>
          <w:p w14:paraId="2E7041B9" w14:textId="77777777" w:rsidR="00BE0DAF" w:rsidRPr="00591A5E" w:rsidRDefault="00BE0DAF" w:rsidP="00591A5E">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 w:val="20"/>
                <w:szCs w:val="20"/>
              </w:rPr>
            </w:pPr>
            <w:r w:rsidRPr="00591A5E">
              <w:rPr>
                <w:rFonts w:eastAsia="Times New Roman" w:cs="Times New Roman"/>
                <w:b/>
                <w:bCs/>
                <w:sz w:val="20"/>
                <w:szCs w:val="20"/>
              </w:rPr>
              <w:t>Childcare</w:t>
            </w:r>
          </w:p>
        </w:tc>
        <w:tc>
          <w:tcPr>
            <w:tcW w:w="3976" w:type="dxa"/>
            <w:noWrap/>
            <w:hideMark/>
          </w:tcPr>
          <w:p w14:paraId="23962F4D" w14:textId="77777777" w:rsidR="00BE0DAF" w:rsidRPr="00591A5E" w:rsidRDefault="00BE0DAF" w:rsidP="00591A5E">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 w:val="20"/>
                <w:szCs w:val="20"/>
              </w:rPr>
            </w:pPr>
          </w:p>
        </w:tc>
      </w:tr>
      <w:tr w:rsidR="00BE0DAF" w:rsidRPr="00591A5E" w14:paraId="7AD8A30C" w14:textId="77777777" w:rsidTr="00B5265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6E6CFF63" w14:textId="77777777" w:rsidR="00BE0DAF" w:rsidRPr="00591A5E" w:rsidRDefault="00BE0DAF" w:rsidP="00591A5E">
            <w:pPr>
              <w:spacing w:after="0" w:line="240" w:lineRule="auto"/>
              <w:jc w:val="center"/>
              <w:rPr>
                <w:rFonts w:eastAsia="Times New Roman" w:cs="Times New Roman"/>
                <w:sz w:val="20"/>
                <w:szCs w:val="20"/>
              </w:rPr>
            </w:pPr>
          </w:p>
        </w:tc>
        <w:tc>
          <w:tcPr>
            <w:tcW w:w="4364" w:type="dxa"/>
            <w:noWrap/>
            <w:hideMark/>
          </w:tcPr>
          <w:p w14:paraId="668E69CE" w14:textId="77777777" w:rsidR="00BE0DAF" w:rsidRPr="00591A5E" w:rsidRDefault="00BE0DAF" w:rsidP="00591A5E">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Active childcare</w:t>
            </w:r>
          </w:p>
        </w:tc>
        <w:tc>
          <w:tcPr>
            <w:tcW w:w="3976" w:type="dxa"/>
            <w:noWrap/>
            <w:hideMark/>
          </w:tcPr>
          <w:p w14:paraId="007DF2CF" w14:textId="77777777" w:rsidR="00BE0DAF" w:rsidRPr="00591A5E" w:rsidRDefault="00BE0DAF" w:rsidP="00591A5E">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BE0DAF" w:rsidRPr="00591A5E" w14:paraId="01FE370F" w14:textId="77777777" w:rsidTr="00B52651">
        <w:trPr>
          <w:trHeight w:val="498"/>
        </w:trPr>
        <w:tc>
          <w:tcPr>
            <w:cnfStyle w:val="001000000000" w:firstRow="0" w:lastRow="0" w:firstColumn="1" w:lastColumn="0" w:oddVBand="0" w:evenVBand="0" w:oddHBand="0" w:evenHBand="0" w:firstRowFirstColumn="0" w:firstRowLastColumn="0" w:lastRowFirstColumn="0" w:lastRowLastColumn="0"/>
            <w:tcW w:w="1020" w:type="dxa"/>
            <w:noWrap/>
            <w:hideMark/>
          </w:tcPr>
          <w:p w14:paraId="63F3F7DF" w14:textId="77777777" w:rsidR="00BE0DAF" w:rsidRPr="00591A5E" w:rsidRDefault="00BE0DAF" w:rsidP="00591A5E">
            <w:pPr>
              <w:spacing w:after="0" w:line="240" w:lineRule="auto"/>
              <w:jc w:val="center"/>
              <w:rPr>
                <w:rFonts w:eastAsia="Times New Roman" w:cs="Times New Roman"/>
                <w:sz w:val="20"/>
                <w:szCs w:val="20"/>
              </w:rPr>
            </w:pPr>
          </w:p>
        </w:tc>
        <w:tc>
          <w:tcPr>
            <w:tcW w:w="4364" w:type="dxa"/>
            <w:hideMark/>
          </w:tcPr>
          <w:p w14:paraId="21791CA0" w14:textId="77777777" w:rsidR="00BE0DAF" w:rsidRPr="00591A5E" w:rsidRDefault="00BE0DAF" w:rsidP="00591A5E">
            <w:pPr>
              <w:spacing w:after="0" w:line="240" w:lineRule="auto"/>
              <w:ind w:firstLineChars="200" w:firstLine="4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 xml:space="preserve">Activities related to </w:t>
            </w:r>
            <w:r>
              <w:rPr>
                <w:rFonts w:eastAsia="Times New Roman" w:cs="Times New Roman"/>
                <w:sz w:val="20"/>
                <w:szCs w:val="20"/>
              </w:rPr>
              <w:t xml:space="preserve">the </w:t>
            </w:r>
            <w:r w:rsidRPr="00591A5E">
              <w:rPr>
                <w:rFonts w:eastAsia="Times New Roman" w:cs="Times New Roman"/>
                <w:sz w:val="20"/>
                <w:szCs w:val="20"/>
              </w:rPr>
              <w:t>care of household children</w:t>
            </w:r>
          </w:p>
        </w:tc>
        <w:tc>
          <w:tcPr>
            <w:tcW w:w="3976" w:type="dxa"/>
            <w:noWrap/>
            <w:hideMark/>
          </w:tcPr>
          <w:p w14:paraId="3E4BEE35" w14:textId="77777777" w:rsidR="00BE0DAF" w:rsidRPr="00591A5E" w:rsidRDefault="00BE0DAF" w:rsidP="00591A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 xml:space="preserve">0301, 0303, </w:t>
            </w:r>
          </w:p>
        </w:tc>
      </w:tr>
      <w:tr w:rsidR="00BE0DAF" w:rsidRPr="00591A5E" w14:paraId="0759D839" w14:textId="77777777" w:rsidTr="00B5265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1092D8B9" w14:textId="77777777" w:rsidR="00BE0DAF" w:rsidRPr="00591A5E" w:rsidRDefault="00BE0DAF" w:rsidP="00591A5E">
            <w:pPr>
              <w:spacing w:after="0" w:line="240" w:lineRule="auto"/>
              <w:jc w:val="center"/>
              <w:rPr>
                <w:rFonts w:eastAsia="Times New Roman" w:cs="Times New Roman"/>
                <w:sz w:val="20"/>
                <w:szCs w:val="20"/>
              </w:rPr>
            </w:pPr>
          </w:p>
        </w:tc>
        <w:tc>
          <w:tcPr>
            <w:tcW w:w="4364" w:type="dxa"/>
            <w:hideMark/>
          </w:tcPr>
          <w:p w14:paraId="6C90F35E" w14:textId="77777777" w:rsidR="00BE0DAF" w:rsidRPr="00591A5E" w:rsidRDefault="00BE0DAF" w:rsidP="00591A5E">
            <w:pPr>
              <w:spacing w:after="0" w:line="240" w:lineRule="auto"/>
              <w:ind w:firstLineChars="200" w:firstLine="4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Using paid childcare services</w:t>
            </w:r>
          </w:p>
        </w:tc>
        <w:tc>
          <w:tcPr>
            <w:tcW w:w="3976" w:type="dxa"/>
            <w:noWrap/>
            <w:hideMark/>
          </w:tcPr>
          <w:p w14:paraId="0FD55CE8" w14:textId="77777777" w:rsidR="00BE0DAF" w:rsidRPr="00591A5E" w:rsidRDefault="00BE0DAF" w:rsidP="00591A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0801</w:t>
            </w:r>
          </w:p>
        </w:tc>
      </w:tr>
      <w:tr w:rsidR="00BE0DAF" w:rsidRPr="00591A5E" w14:paraId="57D8BF41" w14:textId="77777777" w:rsidTr="00B52651">
        <w:trPr>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1CC8AF11" w14:textId="77777777" w:rsidR="00BE0DAF" w:rsidRPr="00591A5E" w:rsidRDefault="00BE0DAF" w:rsidP="00591A5E">
            <w:pPr>
              <w:spacing w:after="0" w:line="240" w:lineRule="auto"/>
              <w:jc w:val="center"/>
              <w:rPr>
                <w:rFonts w:eastAsia="Times New Roman" w:cs="Times New Roman"/>
                <w:sz w:val="20"/>
                <w:szCs w:val="20"/>
              </w:rPr>
            </w:pPr>
          </w:p>
        </w:tc>
        <w:tc>
          <w:tcPr>
            <w:tcW w:w="4364" w:type="dxa"/>
            <w:hideMark/>
          </w:tcPr>
          <w:p w14:paraId="59F0E708" w14:textId="77777777" w:rsidR="00BE0DAF" w:rsidRPr="00591A5E" w:rsidRDefault="00BE0DAF" w:rsidP="00591A5E">
            <w:pPr>
              <w:spacing w:after="0" w:line="240" w:lineRule="auto"/>
              <w:ind w:firstLineChars="200" w:firstLine="4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Related travel</w:t>
            </w:r>
          </w:p>
        </w:tc>
        <w:tc>
          <w:tcPr>
            <w:tcW w:w="3976" w:type="dxa"/>
            <w:noWrap/>
            <w:hideMark/>
          </w:tcPr>
          <w:p w14:paraId="09DBFF2B" w14:textId="77777777" w:rsidR="00BE0DAF" w:rsidRPr="00591A5E" w:rsidRDefault="00BE0DAF" w:rsidP="00591A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180302, 180303, 180801</w:t>
            </w:r>
          </w:p>
        </w:tc>
      </w:tr>
      <w:tr w:rsidR="00BE0DAF" w:rsidRPr="00591A5E" w14:paraId="6A4E7490" w14:textId="77777777" w:rsidTr="00B5265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312E0804" w14:textId="77777777" w:rsidR="00BE0DAF" w:rsidRPr="00591A5E" w:rsidRDefault="00BE0DAF" w:rsidP="00591A5E">
            <w:pPr>
              <w:spacing w:after="0" w:line="240" w:lineRule="auto"/>
              <w:jc w:val="center"/>
              <w:rPr>
                <w:rFonts w:eastAsia="Times New Roman" w:cs="Times New Roman"/>
                <w:sz w:val="20"/>
                <w:szCs w:val="20"/>
              </w:rPr>
            </w:pPr>
          </w:p>
        </w:tc>
        <w:tc>
          <w:tcPr>
            <w:tcW w:w="4364" w:type="dxa"/>
            <w:noWrap/>
            <w:hideMark/>
          </w:tcPr>
          <w:p w14:paraId="4DF64E67" w14:textId="77777777" w:rsidR="00BE0DAF" w:rsidRPr="00591A5E" w:rsidRDefault="00BE0DAF" w:rsidP="00591A5E">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Supervisory childcare</w:t>
            </w:r>
            <w:r>
              <w:rPr>
                <w:rFonts w:eastAsia="Times New Roman" w:cs="Times New Roman"/>
                <w:sz w:val="20"/>
                <w:szCs w:val="20"/>
              </w:rPr>
              <w:t xml:space="preserve"> (in-your-care)</w:t>
            </w:r>
          </w:p>
        </w:tc>
        <w:tc>
          <w:tcPr>
            <w:tcW w:w="3976" w:type="dxa"/>
            <w:noWrap/>
            <w:hideMark/>
          </w:tcPr>
          <w:p w14:paraId="7D2AB429" w14:textId="77777777" w:rsidR="00BE0DAF" w:rsidRPr="00591A5E" w:rsidRDefault="00BE0DAF" w:rsidP="00591A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TRTHH_LN</w:t>
            </w:r>
            <w:r>
              <w:rPr>
                <w:rFonts w:eastAsia="Times New Roman" w:cs="Times New Roman"/>
                <w:sz w:val="20"/>
                <w:szCs w:val="20"/>
              </w:rPr>
              <w:t>*</w:t>
            </w:r>
          </w:p>
        </w:tc>
      </w:tr>
      <w:tr w:rsidR="00BE0DAF" w:rsidRPr="00591A5E" w14:paraId="76611834" w14:textId="77777777" w:rsidTr="006427AF">
        <w:trPr>
          <w:trHeight w:val="593"/>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EDAB943" w14:textId="77777777" w:rsidR="00BE0DAF" w:rsidRPr="00591A5E" w:rsidRDefault="00BE0DAF" w:rsidP="00591A5E">
            <w:pPr>
              <w:spacing w:after="0" w:line="240" w:lineRule="auto"/>
              <w:jc w:val="center"/>
              <w:rPr>
                <w:rFonts w:eastAsia="Times New Roman" w:cs="Times New Roman"/>
                <w:sz w:val="20"/>
                <w:szCs w:val="20"/>
              </w:rPr>
            </w:pPr>
          </w:p>
        </w:tc>
        <w:tc>
          <w:tcPr>
            <w:tcW w:w="4364" w:type="dxa"/>
            <w:noWrap/>
            <w:hideMark/>
          </w:tcPr>
          <w:p w14:paraId="08023056" w14:textId="77777777" w:rsidR="00BE0DAF" w:rsidRPr="00591A5E" w:rsidRDefault="00BE0DAF" w:rsidP="00591A5E">
            <w:pPr>
              <w:spacing w:after="0" w:line="240" w:lineRule="auto"/>
              <w:ind w:firstLineChars="200" w:firstLine="4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Overlapping</w:t>
            </w:r>
            <w:r>
              <w:rPr>
                <w:rFonts w:eastAsia="Times New Roman" w:cs="Times New Roman"/>
                <w:sz w:val="20"/>
                <w:szCs w:val="20"/>
              </w:rPr>
              <w:t xml:space="preserve"> with other household production</w:t>
            </w:r>
          </w:p>
        </w:tc>
        <w:tc>
          <w:tcPr>
            <w:tcW w:w="3976" w:type="dxa"/>
            <w:hideMark/>
          </w:tcPr>
          <w:p w14:paraId="5705036C" w14:textId="77777777" w:rsidR="00BE0DAF" w:rsidRPr="00591A5E" w:rsidRDefault="00BE0DAF" w:rsidP="00591A5E">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Supervisory childcare while engaged in activities numbered 1,2, 3</w:t>
            </w:r>
            <w:r>
              <w:rPr>
                <w:rFonts w:eastAsia="Times New Roman" w:cs="Times New Roman"/>
                <w:sz w:val="20"/>
                <w:szCs w:val="20"/>
              </w:rPr>
              <w:t>,</w:t>
            </w:r>
            <w:r w:rsidRPr="00591A5E">
              <w:rPr>
                <w:rFonts w:eastAsia="Times New Roman" w:cs="Times New Roman"/>
                <w:sz w:val="20"/>
                <w:szCs w:val="20"/>
              </w:rPr>
              <w:t xml:space="preserve"> or 4 above</w:t>
            </w:r>
          </w:p>
        </w:tc>
      </w:tr>
      <w:tr w:rsidR="00BE0DAF" w:rsidRPr="00591A5E" w14:paraId="63B5375B" w14:textId="77777777" w:rsidTr="00B52651">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020" w:type="dxa"/>
            <w:noWrap/>
            <w:hideMark/>
          </w:tcPr>
          <w:p w14:paraId="05EA7828" w14:textId="77777777" w:rsidR="00BE0DAF" w:rsidRPr="00591A5E" w:rsidRDefault="00BE0DAF" w:rsidP="00591A5E">
            <w:pPr>
              <w:spacing w:after="0" w:line="240" w:lineRule="auto"/>
              <w:rPr>
                <w:rFonts w:eastAsia="Times New Roman" w:cs="Times New Roman"/>
                <w:sz w:val="20"/>
                <w:szCs w:val="20"/>
              </w:rPr>
            </w:pPr>
          </w:p>
        </w:tc>
        <w:tc>
          <w:tcPr>
            <w:tcW w:w="4364" w:type="dxa"/>
            <w:noWrap/>
            <w:hideMark/>
          </w:tcPr>
          <w:p w14:paraId="0F10545A" w14:textId="77777777" w:rsidR="00BE0DAF" w:rsidRPr="00591A5E" w:rsidRDefault="00BE0DAF" w:rsidP="00591A5E">
            <w:pPr>
              <w:spacing w:after="0" w:line="240" w:lineRule="auto"/>
              <w:ind w:firstLineChars="200" w:firstLine="4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Non</w:t>
            </w:r>
            <w:r>
              <w:rPr>
                <w:rFonts w:eastAsia="Times New Roman" w:cs="Times New Roman"/>
                <w:sz w:val="20"/>
                <w:szCs w:val="20"/>
              </w:rPr>
              <w:t>-</w:t>
            </w:r>
            <w:r w:rsidRPr="00591A5E">
              <w:rPr>
                <w:rFonts w:eastAsia="Times New Roman" w:cs="Times New Roman"/>
                <w:sz w:val="20"/>
                <w:szCs w:val="20"/>
              </w:rPr>
              <w:t>overlapping</w:t>
            </w:r>
            <w:r>
              <w:rPr>
                <w:rFonts w:eastAsia="Times New Roman" w:cs="Times New Roman"/>
                <w:sz w:val="20"/>
                <w:szCs w:val="20"/>
              </w:rPr>
              <w:t xml:space="preserve"> with other household production</w:t>
            </w:r>
          </w:p>
        </w:tc>
        <w:tc>
          <w:tcPr>
            <w:tcW w:w="3976" w:type="dxa"/>
            <w:hideMark/>
          </w:tcPr>
          <w:p w14:paraId="0080AE8E" w14:textId="77777777" w:rsidR="00BE0DAF" w:rsidRPr="00591A5E" w:rsidRDefault="00BE0DAF" w:rsidP="00591A5E">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 xml:space="preserve">Supervisory childcare </w:t>
            </w:r>
            <w:r w:rsidRPr="00591A5E">
              <w:rPr>
                <w:rFonts w:eastAsia="Times New Roman" w:cs="Times New Roman"/>
                <w:i/>
                <w:sz w:val="20"/>
                <w:szCs w:val="20"/>
              </w:rPr>
              <w:t>less</w:t>
            </w:r>
            <w:r w:rsidRPr="00591A5E">
              <w:rPr>
                <w:rFonts w:eastAsia="Times New Roman" w:cs="Times New Roman"/>
                <w:sz w:val="20"/>
                <w:szCs w:val="20"/>
              </w:rPr>
              <w:t xml:space="preserve"> overlapping supervisory care</w:t>
            </w:r>
          </w:p>
        </w:tc>
      </w:tr>
      <w:tr w:rsidR="00BE0DAF" w:rsidRPr="00591A5E" w14:paraId="2CDAC11B" w14:textId="77777777" w:rsidTr="00B52651">
        <w:trPr>
          <w:trHeight w:val="498"/>
        </w:trPr>
        <w:tc>
          <w:tcPr>
            <w:cnfStyle w:val="001000000000" w:firstRow="0" w:lastRow="0" w:firstColumn="1" w:lastColumn="0" w:oddVBand="0" w:evenVBand="0" w:oddHBand="0" w:evenHBand="0" w:firstRowFirstColumn="0" w:firstRowLastColumn="0" w:lastRowFirstColumn="0" w:lastRowLastColumn="0"/>
            <w:tcW w:w="1020" w:type="dxa"/>
            <w:noWrap/>
            <w:hideMark/>
          </w:tcPr>
          <w:p w14:paraId="3A19799F" w14:textId="77777777" w:rsidR="00BE0DAF" w:rsidRPr="00591A5E" w:rsidRDefault="00BE0DAF" w:rsidP="00591A5E">
            <w:pPr>
              <w:spacing w:after="0" w:line="240" w:lineRule="auto"/>
              <w:jc w:val="right"/>
              <w:rPr>
                <w:rFonts w:eastAsia="Times New Roman" w:cs="Times New Roman"/>
                <w:sz w:val="20"/>
                <w:szCs w:val="20"/>
              </w:rPr>
            </w:pPr>
            <w:r w:rsidRPr="00591A5E">
              <w:rPr>
                <w:rFonts w:eastAsia="Times New Roman" w:cs="Times New Roman"/>
                <w:sz w:val="20"/>
                <w:szCs w:val="20"/>
              </w:rPr>
              <w:t>6</w:t>
            </w:r>
          </w:p>
        </w:tc>
        <w:tc>
          <w:tcPr>
            <w:tcW w:w="4364" w:type="dxa"/>
            <w:hideMark/>
          </w:tcPr>
          <w:p w14:paraId="7E5BACB6" w14:textId="77777777" w:rsidR="00BE0DAF" w:rsidRPr="00591A5E" w:rsidRDefault="00BE0DAF" w:rsidP="00591A5E">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 w:val="20"/>
                <w:szCs w:val="20"/>
              </w:rPr>
            </w:pPr>
            <w:r w:rsidRPr="00591A5E">
              <w:rPr>
                <w:rFonts w:eastAsia="Times New Roman" w:cs="Times New Roman"/>
                <w:b/>
                <w:bCs/>
                <w:sz w:val="20"/>
                <w:szCs w:val="20"/>
              </w:rPr>
              <w:t>Care received from people outside the household</w:t>
            </w:r>
          </w:p>
        </w:tc>
        <w:tc>
          <w:tcPr>
            <w:tcW w:w="3976" w:type="dxa"/>
            <w:noWrap/>
            <w:hideMark/>
          </w:tcPr>
          <w:p w14:paraId="1DFDCE29" w14:textId="77777777" w:rsidR="00BE0DAF" w:rsidRPr="00591A5E" w:rsidRDefault="00BE0DAF" w:rsidP="00591A5E">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 w:val="20"/>
                <w:szCs w:val="20"/>
              </w:rPr>
            </w:pPr>
          </w:p>
        </w:tc>
      </w:tr>
      <w:tr w:rsidR="00BE0DAF" w:rsidRPr="00591A5E" w14:paraId="17773582" w14:textId="77777777" w:rsidTr="00B5265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F2EE3DA" w14:textId="77777777" w:rsidR="00BE0DAF" w:rsidRPr="00591A5E" w:rsidRDefault="00BE0DAF" w:rsidP="00591A5E">
            <w:pPr>
              <w:spacing w:after="0" w:line="240" w:lineRule="auto"/>
              <w:rPr>
                <w:rFonts w:eastAsia="Times New Roman" w:cs="Times New Roman"/>
                <w:sz w:val="20"/>
                <w:szCs w:val="20"/>
              </w:rPr>
            </w:pPr>
          </w:p>
        </w:tc>
        <w:tc>
          <w:tcPr>
            <w:tcW w:w="4364" w:type="dxa"/>
            <w:noWrap/>
            <w:hideMark/>
          </w:tcPr>
          <w:p w14:paraId="24E80122" w14:textId="77777777" w:rsidR="00BE0DAF" w:rsidRPr="00591A5E" w:rsidRDefault="00BE0DAF" w:rsidP="00591A5E">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Care received by children</w:t>
            </w:r>
          </w:p>
        </w:tc>
        <w:tc>
          <w:tcPr>
            <w:tcW w:w="3976" w:type="dxa"/>
            <w:noWrap/>
            <w:hideMark/>
          </w:tcPr>
          <w:p w14:paraId="73802E25" w14:textId="77777777" w:rsidR="00BE0DAF" w:rsidRPr="00591A5E" w:rsidRDefault="00BE0DAF" w:rsidP="00591A5E">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Early childhood program participation survey</w:t>
            </w:r>
          </w:p>
        </w:tc>
      </w:tr>
      <w:tr w:rsidR="00BE0DAF" w:rsidRPr="00591A5E" w14:paraId="14BE4FD5" w14:textId="77777777" w:rsidTr="00B52651">
        <w:trPr>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34C7DA3" w14:textId="77777777" w:rsidR="00BE0DAF" w:rsidRPr="00591A5E" w:rsidRDefault="00BE0DAF" w:rsidP="00591A5E">
            <w:pPr>
              <w:spacing w:after="0" w:line="240" w:lineRule="auto"/>
              <w:rPr>
                <w:rFonts w:eastAsia="Times New Roman" w:cs="Times New Roman"/>
                <w:sz w:val="20"/>
                <w:szCs w:val="20"/>
              </w:rPr>
            </w:pPr>
          </w:p>
        </w:tc>
        <w:tc>
          <w:tcPr>
            <w:tcW w:w="4364" w:type="dxa"/>
            <w:noWrap/>
            <w:hideMark/>
          </w:tcPr>
          <w:p w14:paraId="387CC602" w14:textId="77777777" w:rsidR="00BE0DAF" w:rsidRPr="00591A5E" w:rsidRDefault="00BE0DAF" w:rsidP="00591A5E">
            <w:pPr>
              <w:spacing w:after="0" w:line="240" w:lineRule="auto"/>
              <w:ind w:firstLineChars="100" w:firstLine="2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Care received by adults</w:t>
            </w:r>
          </w:p>
        </w:tc>
        <w:tc>
          <w:tcPr>
            <w:tcW w:w="3976" w:type="dxa"/>
            <w:noWrap/>
            <w:hideMark/>
          </w:tcPr>
          <w:p w14:paraId="25C514DE" w14:textId="77777777" w:rsidR="00BE0DAF" w:rsidRPr="00591A5E" w:rsidRDefault="00BE0DAF" w:rsidP="00591A5E">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Health and retirement survey</w:t>
            </w:r>
          </w:p>
        </w:tc>
      </w:tr>
    </w:tbl>
    <w:p w14:paraId="64096748" w14:textId="77777777" w:rsidR="00BE0DAF" w:rsidRDefault="00BE0DAF" w:rsidP="00726F4B">
      <w:pPr>
        <w:spacing w:line="240" w:lineRule="auto"/>
      </w:pPr>
      <w:r w:rsidRPr="00726F4B">
        <w:rPr>
          <w:sz w:val="20"/>
        </w:rPr>
        <w:t>*Total time spent on secondary childcare for household children under 13 years.</w:t>
      </w:r>
      <w:r>
        <w:rPr>
          <w:sz w:val="20"/>
        </w:rPr>
        <w:t xml:space="preserve"> The variable is available in the ATUS public-use data files.</w:t>
      </w:r>
    </w:p>
    <w:p w14:paraId="57CC2B3E" w14:textId="77777777" w:rsidR="00BE0DAF" w:rsidRDefault="00BE0DAF" w:rsidP="00E93EEA"/>
    <w:p w14:paraId="4EA3CD8D" w14:textId="1B36170F" w:rsidR="00BE0DAF" w:rsidRDefault="00BE0DAF" w:rsidP="00E93EEA">
      <w:r>
        <w:t xml:space="preserve">As described above, we have included the category of supervisory childcare or </w:t>
      </w:r>
      <w:r w:rsidR="00C243C8">
        <w:t>“</w:t>
      </w:r>
      <w:r>
        <w:t>in-your-care</w:t>
      </w:r>
      <w:r w:rsidR="00C243C8">
        <w:t>”</w:t>
      </w:r>
      <w:r>
        <w:t xml:space="preserve"> time. We measure it as the t</w:t>
      </w:r>
      <w:r w:rsidRPr="000E2261">
        <w:t xml:space="preserve">otal time spent </w:t>
      </w:r>
      <w:r>
        <w:t>on</w:t>
      </w:r>
      <w:r w:rsidRPr="000E2261">
        <w:t xml:space="preserve"> providing secondary childcare for</w:t>
      </w:r>
      <w:r>
        <w:t xml:space="preserve"> household children under 13 years</w:t>
      </w:r>
      <w:r w:rsidR="000E1240">
        <w:t xml:space="preserve"> of age</w:t>
      </w:r>
      <w:r>
        <w:t>. The ATUS considers the respondent as engaged in secondary childcare based on several questions regarding whether the person had a child under 13 in their care during the activity</w:t>
      </w:r>
      <w:r w:rsidR="00BF6175">
        <w:t>,</w:t>
      </w:r>
      <w:r>
        <w:t xml:space="preserve"> among other considerations. In particular, if the activity </w:t>
      </w:r>
      <w:r w:rsidR="00924605">
        <w:t xml:space="preserve">involves </w:t>
      </w:r>
      <w:r>
        <w:t>sleeping, providing active childcare, or tak</w:t>
      </w:r>
      <w:r w:rsidR="00924605">
        <w:t>es</w:t>
      </w:r>
      <w:r>
        <w:t xml:space="preserve"> place when the children </w:t>
      </w:r>
      <w:r w:rsidR="00924605">
        <w:t xml:space="preserve">are </w:t>
      </w:r>
      <w:r>
        <w:t xml:space="preserve">asleep, the time for that activity is excluded from the measure of secondary care. We measure overlapping care time as </w:t>
      </w:r>
      <w:r w:rsidR="00924605">
        <w:t xml:space="preserve">time </w:t>
      </w:r>
      <w:r>
        <w:t xml:space="preserve">when a household child under 13 years was in the care of the respondent while </w:t>
      </w:r>
      <w:r w:rsidR="00BF6175">
        <w:t>the latter was</w:t>
      </w:r>
      <w:r>
        <w:t xml:space="preserve"> engaged in activities we define as cooking, housework (except cooking), shopping, or care of household adults. For example, if a 5-year-old was in the respondent’s care during the 30 minutes the respondent spent on cooking, we will count those 30 minutes as 30 minutes of </w:t>
      </w:r>
      <w:r>
        <w:lastRenderedPageBreak/>
        <w:t>overlapping care time. The non-overlapping amount is then calculated as a residual by subtracting the overlapping time from the total time spent providing secondary care.</w:t>
      </w:r>
    </w:p>
    <w:p w14:paraId="7D1186DE" w14:textId="051F4AA2" w:rsidR="00BE0DAF" w:rsidRDefault="00BE0DAF" w:rsidP="00E93EEA">
      <w:r>
        <w:t>The ATUS collects information on one respondent aged 15 or older from each sample household. We use this information to impute time spent on home production by each individual above 14 years of age in the CE Interview and Diary sample. We define the total time spent on household production by a household member as the sum of the time spent on cooking, other housework, shopping, care of household adults, active care of household children, and non-overlapping supervisory care of household children. To avoid double counting, we exclude the time spent on overlapping supervisory care from the calculation of total time spent on childcare and household production.</w:t>
      </w:r>
      <w:r>
        <w:rPr>
          <w:rStyle w:val="FootnoteReference"/>
        </w:rPr>
        <w:footnoteReference w:id="4"/>
      </w:r>
      <w:r>
        <w:t xml:space="preserve"> </w:t>
      </w:r>
    </w:p>
    <w:p w14:paraId="246FDB07" w14:textId="2FB843F4" w:rsidR="00BE0DAF" w:rsidRDefault="00BE0DAF" w:rsidP="00E93EEA">
      <w:r>
        <w:t>As noted above, we also impute the hours spent by people outside the household to provide care to individuals in the CE samples. To obtain the consumer-unit level estimates of hours spent by household members for self-provisioning and spent on household members by those outside the household, we add up the hours of each person in the unit. An exception is made</w:t>
      </w:r>
      <w:r w:rsidR="00CA44F6">
        <w:t>, however,</w:t>
      </w:r>
      <w:r>
        <w:t xml:space="preserve"> for time spent on supervisory care. The adjustment is required because it is </w:t>
      </w:r>
      <w:r w:rsidRPr="0013510B">
        <w:t xml:space="preserve">not uncommon for another adult to be present in the same room when </w:t>
      </w:r>
      <w:r>
        <w:t>an</w:t>
      </w:r>
      <w:r w:rsidRPr="0013510B">
        <w:t xml:space="preserve"> adult </w:t>
      </w:r>
      <w:r>
        <w:t>reports</w:t>
      </w:r>
      <w:r w:rsidRPr="0013510B">
        <w:t xml:space="preserve"> that a child under 13 is in their care</w:t>
      </w:r>
      <w:r>
        <w:t xml:space="preserve"> (see Chapter 3 for the adjustment)</w:t>
      </w:r>
      <w:r w:rsidRPr="0013510B">
        <w:t xml:space="preserve">. </w:t>
      </w:r>
      <w:r>
        <w:t>We regard only the presence of one adult as socially necessary to provide supervisory care.</w:t>
      </w:r>
    </w:p>
    <w:p w14:paraId="72325011" w14:textId="77777777" w:rsidR="00BE0DAF" w:rsidRDefault="00BE0DAF"/>
    <w:p w14:paraId="400BB417" w14:textId="77777777" w:rsidR="00AE4A15" w:rsidRDefault="00AE4A15" w:rsidP="00B75EF0">
      <w:pPr>
        <w:pStyle w:val="Heading2"/>
      </w:pPr>
      <w:bookmarkStart w:id="14" w:name="_Toc158095494"/>
      <w:r>
        <w:t>Valuation</w:t>
      </w:r>
      <w:bookmarkEnd w:id="14"/>
    </w:p>
    <w:p w14:paraId="3F56544C" w14:textId="4B13A588" w:rsidR="00BE0DAF" w:rsidRDefault="00BE0DAF" w:rsidP="00CF3155">
      <w:bookmarkStart w:id="15" w:name="_Ref128046531"/>
      <w:r>
        <w:t xml:space="preserve">Most literature on converting household production time into monetary values uses generalist, specialist, or own wages. The BEA, for example, uses the average hourly compensation of private household employees. The BEA method reflects the principle behind the generalist wage—using a single hourly rate to value the diverse tasks included in household production. On the other hand, advocates of </w:t>
      </w:r>
      <w:r w:rsidR="00CA44F6">
        <w:t xml:space="preserve">the </w:t>
      </w:r>
      <w:r>
        <w:t xml:space="preserve">specialist wage argue that different broad categories of household production require the application of different hourly rates. For example, the National Research Council (2005) proposed using a specialist wage method whereby the specialist hourly rate is multiplied by a factor (a number ranging from zero to one). The factor is supposed to reflect the relative productivity of the household member who performs the task (National Research Council 2005, 70). The third method of own wage is derived from the notion of </w:t>
      </w:r>
      <w:r>
        <w:lastRenderedPageBreak/>
        <w:t xml:space="preserve">opportunity costs and uses an hourly rate that corresponds to the household member’s actual or potential wage. </w:t>
      </w:r>
    </w:p>
    <w:p w14:paraId="6DECC664" w14:textId="2AE83F5F" w:rsidR="00BE0DAF" w:rsidRPr="00CF3155" w:rsidRDefault="00BE0DAF" w:rsidP="00CF3155">
      <w:r>
        <w:t>The generalist and specialist wage methods are attempting to answer the question of market replacement</w:t>
      </w:r>
      <w:r w:rsidR="00F61B1A">
        <w:t>:</w:t>
      </w:r>
      <w:r>
        <w:t xml:space="preserve"> i.e., how much would it cost to procure market substitutes for home production? Advocates of generalist wages argue that the appropriate replacement is hiring household help to perform all housework and care for dependents. In contrast, the assumption behind the specialist wage is that replacement would entail hiring workers to perform different tasks that would otherwise have to be carried out by household members. The own wage approach does not address the same question of replacement. Instead, the strategy focuses on the </w:t>
      </w:r>
      <w:r w:rsidRPr="00583EAD">
        <w:t>wage the household member could earn if devoting the same time to paid employment</w:t>
      </w:r>
      <w:r>
        <w:t>.</w:t>
      </w:r>
    </w:p>
    <w:p w14:paraId="2F83E1EA" w14:textId="2059CBA5" w:rsidR="00BE0DAF" w:rsidRDefault="00BE0DAF" w:rsidP="00B03C87">
      <w:pPr>
        <w:shd w:val="clear" w:color="auto" w:fill="FFFFFF"/>
        <w:rPr>
          <w:rFonts w:eastAsia="Times New Roman" w:cs="Arial"/>
          <w:color w:val="222222"/>
        </w:rPr>
      </w:pPr>
      <w:r>
        <w:t xml:space="preserve">We are in favor of the specialist wage method. However, given that our valuation exercise uses imputed data, </w:t>
      </w:r>
      <w:r>
        <w:rPr>
          <w:rFonts w:eastAsia="Times New Roman" w:cs="Arial"/>
          <w:color w:val="222222"/>
        </w:rPr>
        <w:t xml:space="preserve">we propose a lower level of disaggregation of activities than in some previous estimates of the value of nonmarket household services (Suh and Folbre 2015). Of the time categories included in our definition of household production, we consider </w:t>
      </w:r>
      <w:r w:rsidR="00C243C8">
        <w:rPr>
          <w:rFonts w:eastAsia="Times New Roman" w:cs="Arial"/>
          <w:color w:val="222222"/>
        </w:rPr>
        <w:t>“</w:t>
      </w:r>
      <w:r>
        <w:rPr>
          <w:rFonts w:eastAsia="Times New Roman" w:cs="Arial"/>
          <w:color w:val="222222"/>
        </w:rPr>
        <w:t>Cooking</w:t>
      </w:r>
      <w:r w:rsidR="00C243C8">
        <w:rPr>
          <w:rFonts w:eastAsia="Times New Roman" w:cs="Arial"/>
          <w:color w:val="222222"/>
        </w:rPr>
        <w:t>”</w:t>
      </w:r>
      <w:r>
        <w:rPr>
          <w:rFonts w:eastAsia="Times New Roman" w:cs="Arial"/>
          <w:color w:val="222222"/>
        </w:rPr>
        <w:t xml:space="preserve"> as a separate category for valuation because previous research reveals considerable substitutability between purchased and home-produced meals. Another rationale for this distinction is that cooking is a more regular daily activity than many other categories of unpaid work. Our hourly rate for cooking is the average wage of cooks in various occupational groups we calculated from the 2019 Occupational Employment and Wages Survey (OEWS), a survey of establishments conducted by the BLS.</w:t>
      </w:r>
      <w:r>
        <w:rPr>
          <w:rStyle w:val="FootnoteReference"/>
          <w:rFonts w:eastAsia="Times New Roman" w:cs="Arial"/>
          <w:color w:val="222222"/>
        </w:rPr>
        <w:footnoteReference w:id="5"/>
      </w:r>
      <w:r>
        <w:rPr>
          <w:rFonts w:eastAsia="Times New Roman" w:cs="Arial"/>
          <w:color w:val="222222"/>
        </w:rPr>
        <w:t xml:space="preserve"> </w:t>
      </w:r>
    </w:p>
    <w:p w14:paraId="717EA3F3" w14:textId="16AB75A4" w:rsidR="00BE0DAF" w:rsidRDefault="00BE0DAF" w:rsidP="00B03C87">
      <w:pPr>
        <w:shd w:val="clear" w:color="auto" w:fill="FFFFFF"/>
        <w:rPr>
          <w:rFonts w:eastAsia="Times New Roman" w:cs="Arial"/>
          <w:color w:val="222222"/>
        </w:rPr>
      </w:pPr>
      <w:r>
        <w:rPr>
          <w:rFonts w:eastAsia="Times New Roman" w:cs="Arial"/>
          <w:color w:val="222222"/>
        </w:rPr>
        <w:t xml:space="preserve">Next, we combine the time categories </w:t>
      </w:r>
      <w:r w:rsidR="00C243C8">
        <w:rPr>
          <w:rFonts w:eastAsia="Times New Roman" w:cs="Arial"/>
          <w:color w:val="222222"/>
        </w:rPr>
        <w:t>“</w:t>
      </w:r>
      <w:r>
        <w:rPr>
          <w:rFonts w:eastAsia="Times New Roman" w:cs="Arial"/>
          <w:color w:val="222222"/>
        </w:rPr>
        <w:t>Housework (except cooking)</w:t>
      </w:r>
      <w:r w:rsidR="00C243C8">
        <w:rPr>
          <w:rFonts w:eastAsia="Times New Roman" w:cs="Arial"/>
          <w:color w:val="222222"/>
        </w:rPr>
        <w:t>”</w:t>
      </w:r>
      <w:r>
        <w:rPr>
          <w:rFonts w:eastAsia="Times New Roman" w:cs="Arial"/>
          <w:color w:val="222222"/>
        </w:rPr>
        <w:t xml:space="preserve"> and </w:t>
      </w:r>
      <w:r w:rsidR="00C243C8">
        <w:rPr>
          <w:rFonts w:eastAsia="Times New Roman" w:cs="Arial"/>
          <w:color w:val="222222"/>
        </w:rPr>
        <w:t>“</w:t>
      </w:r>
      <w:r>
        <w:rPr>
          <w:rFonts w:eastAsia="Times New Roman" w:cs="Arial"/>
          <w:color w:val="222222"/>
        </w:rPr>
        <w:t>Shopping</w:t>
      </w:r>
      <w:r w:rsidR="00C243C8">
        <w:rPr>
          <w:rFonts w:eastAsia="Times New Roman" w:cs="Arial"/>
          <w:color w:val="222222"/>
        </w:rPr>
        <w:t>”</w:t>
      </w:r>
      <w:r>
        <w:rPr>
          <w:rFonts w:eastAsia="Times New Roman" w:cs="Arial"/>
          <w:color w:val="222222"/>
        </w:rPr>
        <w:t xml:space="preserve"> into a single category for valuation. A generalist wage is assigned as the hourly rate for this category. Finally, we use the </w:t>
      </w:r>
      <w:r w:rsidR="000766F0">
        <w:rPr>
          <w:rFonts w:eastAsia="Times New Roman" w:cs="Arial"/>
          <w:color w:val="222222"/>
        </w:rPr>
        <w:t xml:space="preserve">same </w:t>
      </w:r>
      <w:r>
        <w:rPr>
          <w:rFonts w:eastAsia="Times New Roman" w:cs="Arial"/>
          <w:color w:val="222222"/>
        </w:rPr>
        <w:t>source of data as in the BEA estimates, viz., the Merged Outgoing Rotations Group (MORG) earnings data compiled from the</w:t>
      </w:r>
      <w:r w:rsidR="008F59E6">
        <w:rPr>
          <w:rFonts w:eastAsia="Times New Roman" w:cs="Arial"/>
          <w:color w:val="222222"/>
        </w:rPr>
        <w:t xml:space="preserve"> monthly CPS</w:t>
      </w:r>
      <w:r>
        <w:rPr>
          <w:rFonts w:eastAsia="Times New Roman" w:cs="Arial"/>
          <w:color w:val="222222"/>
        </w:rPr>
        <w:t xml:space="preserve"> (2017–19 pooled sample) and calculate the hourly earnings of workers employed in the industry </w:t>
      </w:r>
      <w:r w:rsidR="00C243C8">
        <w:rPr>
          <w:rFonts w:eastAsia="Times New Roman" w:cs="Arial"/>
          <w:color w:val="222222"/>
        </w:rPr>
        <w:t>“</w:t>
      </w:r>
      <w:r>
        <w:rPr>
          <w:rFonts w:eastAsia="Times New Roman" w:cs="Arial"/>
          <w:color w:val="222222"/>
        </w:rPr>
        <w:t>Private households</w:t>
      </w:r>
      <w:r w:rsidR="00C243C8">
        <w:rPr>
          <w:rFonts w:eastAsia="Times New Roman" w:cs="Arial"/>
          <w:color w:val="222222"/>
        </w:rPr>
        <w:t>”</w:t>
      </w:r>
      <w:r>
        <w:rPr>
          <w:rFonts w:eastAsia="Times New Roman" w:cs="Arial"/>
          <w:color w:val="222222"/>
        </w:rPr>
        <w:t xml:space="preserve"> (industry code 9290).</w:t>
      </w:r>
    </w:p>
    <w:p w14:paraId="2264883B" w14:textId="76731ED2" w:rsidR="00BE0DAF" w:rsidRDefault="00BE0DAF" w:rsidP="008463A9">
      <w:r>
        <w:rPr>
          <w:rFonts w:eastAsia="Times New Roman" w:cs="Arial"/>
          <w:color w:val="222222"/>
        </w:rPr>
        <w:t>Methodological considerations regarding the use of imputed data also prompt us to consider active childcare as a single category rather than distinguishing among physical, developmental, and managerial care.</w:t>
      </w:r>
      <w:r>
        <w:rPr>
          <w:rStyle w:val="FootnoteReference"/>
          <w:rFonts w:eastAsia="Times New Roman" w:cs="Arial"/>
          <w:color w:val="222222"/>
        </w:rPr>
        <w:footnoteReference w:id="6"/>
      </w:r>
      <w:r>
        <w:rPr>
          <w:rFonts w:eastAsia="Times New Roman" w:cs="Arial"/>
          <w:color w:val="222222"/>
        </w:rPr>
        <w:t xml:space="preserve"> </w:t>
      </w:r>
      <w:r>
        <w:t xml:space="preserve">We believe a separate specialist wage should be used for the valuation of unpaid childcare, based </w:t>
      </w:r>
      <w:r>
        <w:lastRenderedPageBreak/>
        <w:t xml:space="preserve">not on the occupational wage of childcare workers but on that of early childhood educators. Specifically, we use the mean combined hourly wage for the occupational groups </w:t>
      </w:r>
      <w:r w:rsidR="00C243C8">
        <w:t>“</w:t>
      </w:r>
      <w:r>
        <w:t>Preschool teachers, except special education</w:t>
      </w:r>
      <w:r w:rsidR="00C243C8">
        <w:t>”</w:t>
      </w:r>
      <w:r>
        <w:t xml:space="preserve"> (OEWS code 25-2011) and </w:t>
      </w:r>
      <w:r w:rsidR="00C243C8">
        <w:t>“</w:t>
      </w:r>
      <w:r>
        <w:t>Kindergarten teachers, except special education</w:t>
      </w:r>
      <w:r w:rsidR="00C243C8">
        <w:t>”</w:t>
      </w:r>
      <w:r>
        <w:t xml:space="preserve"> (OEWS code 25-2012). Much concern has been expressed about the underpayment of childcare workers in the US. For instance, the Build Back Better initiative recently passed by the US Congress envisages early childhood educators to be paid on par with K–12 educators. In some countries, including France, childcare workers are paid approximately the same as elementary school teachers.</w:t>
      </w:r>
    </w:p>
    <w:p w14:paraId="05CB08F1" w14:textId="4FD60E21" w:rsidR="00BE0DAF" w:rsidRDefault="00BE0DAF" w:rsidP="008463A9">
      <w:r>
        <w:t xml:space="preserve">Some previous research has valued developmental childcare at a higher rate than other childcare activities (Suh and Folbre 2015). As mentioned, we cannot meaningfully disaggregate childcare activities in this imputation. Most parents incorporate developmental efforts into their interactions with small children, and they develop child-specific skills that enhance their productivity in many respects. Some basic level of parental care is critical to successful child socialization and capability development. Many parents have less education than is characteristic of preschool and kindergarten teachers, and the home environment lacks the extra stimulation provided by children of similar age. On the other hand, the primarily one-on-one interactions of childcare in a home environment are typically high quality. Small children often enjoy the undivided attention of a parent or other family member. </w:t>
      </w:r>
    </w:p>
    <w:p w14:paraId="5922C04B" w14:textId="77777777" w:rsidR="00BE0DAF" w:rsidRDefault="00BE0DAF" w:rsidP="008463A9">
      <w:pPr>
        <w:rPr>
          <w:rFonts w:eastAsia="Times New Roman" w:cs="Arial"/>
          <w:color w:val="222222"/>
          <w:szCs w:val="20"/>
          <w:shd w:val="clear" w:color="auto" w:fill="FFFFFF"/>
        </w:rPr>
      </w:pPr>
      <w:r>
        <w:rPr>
          <w:rFonts w:eastAsia="Times New Roman" w:cs="Arial"/>
          <w:color w:val="222222"/>
          <w:szCs w:val="20"/>
          <w:shd w:val="clear" w:color="auto" w:fill="FFFFFF"/>
        </w:rPr>
        <w:t>The cost of out-of-home childcare is a more relevant replacement cost for most families than hiring household help, and it is undoubtedly utilized by a larger number of families with children. However, most estimates of the cost of out-of-home childcare services are based on weekly rather than hourly rates and utilization hours are heterogeneous. An additional consideration is that the cost of out-of-home childcare understates the value of childcare because it is strongly influenced by the relatively low pay of childcare workers, as we mentioned earlier. For these reasons, the input-based specialist replacement cost estimate for early childhood educators probably remains the best choice.</w:t>
      </w:r>
      <w:r>
        <w:rPr>
          <w:rStyle w:val="FootnoteReference"/>
          <w:rFonts w:eastAsia="Times New Roman" w:cs="Arial"/>
          <w:color w:val="222222"/>
          <w:szCs w:val="20"/>
          <w:shd w:val="clear" w:color="auto" w:fill="FFFFFF"/>
        </w:rPr>
        <w:footnoteReference w:id="7"/>
      </w:r>
      <w:r>
        <w:rPr>
          <w:rFonts w:eastAsia="Times New Roman" w:cs="Arial"/>
          <w:color w:val="222222"/>
          <w:szCs w:val="20"/>
          <w:shd w:val="clear" w:color="auto" w:fill="FFFFFF"/>
        </w:rPr>
        <w:t xml:space="preserve"> </w:t>
      </w:r>
    </w:p>
    <w:p w14:paraId="2537E6AC" w14:textId="61E8E26D" w:rsidR="00BE0DAF" w:rsidRDefault="00BE0DAF" w:rsidP="005F7EA6">
      <w:r>
        <w:t xml:space="preserve">We suggest a lower replacement wage rate should be assigned to supervisory care time than active care. While it entails considerable responsibility, </w:t>
      </w:r>
      <w:r w:rsidR="008D50DA">
        <w:t xml:space="preserve">supervisory care </w:t>
      </w:r>
      <w:r>
        <w:t xml:space="preserve">is also relatively flexible and less demanding </w:t>
      </w:r>
      <w:r>
        <w:lastRenderedPageBreak/>
        <w:t>than housework or active childcare. In addition, providing supervisory care in one’s home is generally easier to combine with other activities in one’s home than elsewhere. A further consideration is that there is some ambiguity about its developmental value. For these reasons, we employ a rate that is one-half the rate for active childcare.</w:t>
      </w:r>
    </w:p>
    <w:p w14:paraId="6C991DC3" w14:textId="37C6AF74" w:rsidR="00BE0DAF" w:rsidRDefault="00BE0DAF" w:rsidP="00A17D34">
      <w:pPr>
        <w:tabs>
          <w:tab w:val="right" w:pos="9360"/>
        </w:tabs>
      </w:pPr>
      <w:r>
        <w:t xml:space="preserve">As we noted, supervisory care is often performed with other activities. We present some tabulations of parental supervisory care time in Table </w:t>
      </w:r>
      <w:r>
        <w:rPr>
          <w:noProof/>
        </w:rPr>
        <w:t>2</w:t>
      </w:r>
      <w:r>
        <w:noBreakHyphen/>
      </w:r>
      <w:r>
        <w:rPr>
          <w:noProof/>
        </w:rPr>
        <w:t>2</w:t>
      </w:r>
      <w:r>
        <w:t xml:space="preserve"> below, based on pooled ATUS data from 2004 to 2019. For fathers and mothers, three-quarters of supervisory care occurs while undertaking activities other than active childcare. However, fathers tend to be relatively more engaged in leisure activities than mothers while constrained by supervisory care. For mothers, there is almost an even split between leisure on the one hand and unpaid housework (including cooking) and shopping on the other hand. Since we do not include leisure in our definition of household production, an hour of supervisory care that occurs while engaged in leisure is valued, as mentioned above, at 50</w:t>
      </w:r>
      <w:r w:rsidR="005C0F24">
        <w:t xml:space="preserve"> percent</w:t>
      </w:r>
      <w:r>
        <w:t xml:space="preserve"> of the rate for active care. However, an hour of supervisory care simultaneous with, say</w:t>
      </w:r>
      <w:r w:rsidR="008D50DA">
        <w:t>,</w:t>
      </w:r>
      <w:r>
        <w:t xml:space="preserve"> cooking is effectively valued at a rate higher than the rate applied to an hour of cooking alone or an hour of supervisory care concurrent with leisure.</w:t>
      </w:r>
      <w:r>
        <w:rPr>
          <w:rStyle w:val="FootnoteReference"/>
        </w:rPr>
        <w:footnoteReference w:id="8"/>
      </w:r>
    </w:p>
    <w:p w14:paraId="4917B468" w14:textId="77777777" w:rsidR="00BE0DAF" w:rsidRDefault="00BE0DAF"/>
    <w:p w14:paraId="0235F9A3" w14:textId="77777777" w:rsidR="003A2682" w:rsidRDefault="003A2682">
      <w:pPr>
        <w:spacing w:after="0" w:line="240" w:lineRule="auto"/>
        <w:rPr>
          <w:b/>
          <w:iCs/>
          <w:color w:val="000000" w:themeColor="text1"/>
          <w:sz w:val="20"/>
          <w:szCs w:val="18"/>
        </w:rPr>
      </w:pPr>
      <w:r>
        <w:br w:type="page"/>
      </w:r>
    </w:p>
    <w:p w14:paraId="3DE51A82" w14:textId="1B77F441" w:rsidR="00A17D34" w:rsidRDefault="00A17D34" w:rsidP="00A17D34">
      <w:pPr>
        <w:pStyle w:val="Caption"/>
        <w:keepNext/>
      </w:pPr>
      <w:bookmarkStart w:id="16" w:name="_Toc158095539"/>
      <w:r>
        <w:lastRenderedPageBreak/>
        <w:t xml:space="preserve">Table </w:t>
      </w:r>
      <w:fldSimple w:instr=" STYLEREF 1 \s ">
        <w:r w:rsidR="006C1E92">
          <w:rPr>
            <w:noProof/>
          </w:rPr>
          <w:t>2</w:t>
        </w:r>
      </w:fldSimple>
      <w:r w:rsidR="006C1E92">
        <w:noBreakHyphen/>
      </w:r>
      <w:fldSimple w:instr=" SEQ Table \* ARABIC \s 1 ">
        <w:r w:rsidR="006C1E92">
          <w:rPr>
            <w:noProof/>
          </w:rPr>
          <w:t>2</w:t>
        </w:r>
      </w:fldSimple>
      <w:bookmarkEnd w:id="15"/>
      <w:r>
        <w:t xml:space="preserve"> </w:t>
      </w:r>
      <w:r w:rsidRPr="00833341">
        <w:t xml:space="preserve">Percent of </w:t>
      </w:r>
      <w:r w:rsidR="005C0F24">
        <w:t>p</w:t>
      </w:r>
      <w:r w:rsidRPr="00833341">
        <w:t xml:space="preserve">arental </w:t>
      </w:r>
      <w:r w:rsidR="005C0F24">
        <w:t>s</w:t>
      </w:r>
      <w:r w:rsidR="0096139A">
        <w:t>upervisory (</w:t>
      </w:r>
      <w:r w:rsidR="005C0F24">
        <w:t>i</w:t>
      </w:r>
      <w:r w:rsidRPr="00833341">
        <w:t>n-</w:t>
      </w:r>
      <w:r w:rsidR="005C0F24">
        <w:t>y</w:t>
      </w:r>
      <w:r w:rsidRPr="00833341">
        <w:t>our-</w:t>
      </w:r>
      <w:r w:rsidR="005C0F24">
        <w:t>c</w:t>
      </w:r>
      <w:r w:rsidRPr="00833341">
        <w:t>are</w:t>
      </w:r>
      <w:r w:rsidR="0096139A">
        <w:t xml:space="preserve">) </w:t>
      </w:r>
      <w:r w:rsidR="005C0F24">
        <w:t>t</w:t>
      </w:r>
      <w:r w:rsidRPr="00833341">
        <w:t xml:space="preserve">ime </w:t>
      </w:r>
      <w:r w:rsidR="005C0F24">
        <w:t>o</w:t>
      </w:r>
      <w:r w:rsidRPr="00833341">
        <w:t xml:space="preserve">verlaps with </w:t>
      </w:r>
      <w:r w:rsidR="005C0F24">
        <w:t>l</w:t>
      </w:r>
      <w:r w:rsidRPr="00833341">
        <w:t xml:space="preserve">eisure and </w:t>
      </w:r>
      <w:r w:rsidR="005C0F24">
        <w:t>u</w:t>
      </w:r>
      <w:r w:rsidRPr="00833341">
        <w:t xml:space="preserve">npaid </w:t>
      </w:r>
      <w:r w:rsidR="005C0F24">
        <w:t>h</w:t>
      </w:r>
      <w:r w:rsidRPr="00833341">
        <w:t xml:space="preserve">ousework and </w:t>
      </w:r>
      <w:r w:rsidR="005C0F24">
        <w:t>p</w:t>
      </w:r>
      <w:r w:rsidRPr="00833341">
        <w:t xml:space="preserve">rocurement </w:t>
      </w:r>
      <w:r w:rsidR="005C0F24">
        <w:t>a</w:t>
      </w:r>
      <w:r w:rsidRPr="00833341">
        <w:t xml:space="preserve">ctivities in </w:t>
      </w:r>
      <w:r w:rsidR="005C0F24">
        <w:t>h</w:t>
      </w:r>
      <w:r w:rsidRPr="00833341">
        <w:t xml:space="preserve">ouseholds with </w:t>
      </w:r>
      <w:r w:rsidR="005C0F24">
        <w:t>c</w:t>
      </w:r>
      <w:r w:rsidRPr="00833341">
        <w:t xml:space="preserve">hildren, </w:t>
      </w:r>
      <w:r w:rsidR="005C0F24">
        <w:t>n</w:t>
      </w:r>
      <w:r w:rsidRPr="00833341">
        <w:t xml:space="preserve">o </w:t>
      </w:r>
      <w:r w:rsidR="005C0F24">
        <w:t>o</w:t>
      </w:r>
      <w:r w:rsidRPr="00833341">
        <w:t xml:space="preserve">ther </w:t>
      </w:r>
      <w:r w:rsidR="005C0F24">
        <w:t>a</w:t>
      </w:r>
      <w:r w:rsidRPr="00833341">
        <w:t xml:space="preserve">dults </w:t>
      </w:r>
      <w:r w:rsidR="005C0F24">
        <w:t>p</w:t>
      </w:r>
      <w:r w:rsidRPr="00833341">
        <w:t>resent (ATUS 2004-2019)</w:t>
      </w:r>
      <w:bookmarkEnd w:id="16"/>
    </w:p>
    <w:tbl>
      <w:tblPr>
        <w:tblStyle w:val="PlainTable11"/>
        <w:tblpPr w:leftFromText="180" w:rightFromText="180" w:vertAnchor="text" w:tblpY="1"/>
        <w:tblOverlap w:val="never"/>
        <w:tblW w:w="7598" w:type="dxa"/>
        <w:tblLook w:val="04A0" w:firstRow="1" w:lastRow="0" w:firstColumn="1" w:lastColumn="0" w:noHBand="0" w:noVBand="1"/>
      </w:tblPr>
      <w:tblGrid>
        <w:gridCol w:w="2660"/>
        <w:gridCol w:w="1751"/>
        <w:gridCol w:w="1533"/>
        <w:gridCol w:w="1654"/>
      </w:tblGrid>
      <w:tr w:rsidR="00B532FB" w:rsidRPr="00B532FB" w14:paraId="7F11EC30" w14:textId="77777777" w:rsidTr="004C1A51">
        <w:trPr>
          <w:cnfStyle w:val="100000000000" w:firstRow="1" w:lastRow="0" w:firstColumn="0" w:lastColumn="0" w:oddVBand="0" w:evenVBand="0" w:oddHBand="0" w:evenHBand="0" w:firstRowFirstColumn="0" w:firstRowLastColumn="0" w:lastRowFirstColumn="0" w:lastRowLastColumn="0"/>
          <w:trHeight w:val="700"/>
          <w:tblHeader/>
        </w:trPr>
        <w:tc>
          <w:tcPr>
            <w:cnfStyle w:val="001000000000" w:firstRow="0" w:lastRow="0" w:firstColumn="1" w:lastColumn="0" w:oddVBand="0" w:evenVBand="0" w:oddHBand="0" w:evenHBand="0" w:firstRowFirstColumn="0" w:firstRowLastColumn="0" w:lastRowFirstColumn="0" w:lastRowLastColumn="0"/>
            <w:tcW w:w="2660" w:type="dxa"/>
            <w:hideMark/>
          </w:tcPr>
          <w:p w14:paraId="43930F84" w14:textId="77777777" w:rsidR="00B532FB" w:rsidRPr="00B532FB" w:rsidRDefault="00B532FB" w:rsidP="004C1A51">
            <w:pPr>
              <w:spacing w:line="240" w:lineRule="auto"/>
              <w:rPr>
                <w:rFonts w:cs="Times New Roman"/>
                <w:i/>
                <w:iCs/>
                <w:color w:val="000000"/>
                <w:sz w:val="20"/>
                <w:szCs w:val="20"/>
              </w:rPr>
            </w:pPr>
            <w:r w:rsidRPr="00B532FB">
              <w:rPr>
                <w:rFonts w:cs="Times New Roman"/>
                <w:i/>
                <w:iCs/>
                <w:color w:val="000000"/>
                <w:sz w:val="20"/>
                <w:szCs w:val="20"/>
              </w:rPr>
              <w:t> </w:t>
            </w:r>
          </w:p>
        </w:tc>
        <w:tc>
          <w:tcPr>
            <w:tcW w:w="1751" w:type="dxa"/>
            <w:hideMark/>
          </w:tcPr>
          <w:p w14:paraId="7BC71AEF" w14:textId="77777777" w:rsidR="00B532FB" w:rsidRPr="00B532FB" w:rsidRDefault="00B532FB" w:rsidP="004C1A5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Any child under 13</w:t>
            </w:r>
          </w:p>
        </w:tc>
        <w:tc>
          <w:tcPr>
            <w:tcW w:w="1533" w:type="dxa"/>
            <w:hideMark/>
          </w:tcPr>
          <w:p w14:paraId="206136D1" w14:textId="71B5A976" w:rsidR="00B532FB" w:rsidRPr="00B532FB" w:rsidRDefault="00B532FB" w:rsidP="004C1A5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Child</w:t>
            </w:r>
            <w:r w:rsidR="00C22DD5">
              <w:rPr>
                <w:rFonts w:cs="Times New Roman"/>
                <w:color w:val="000000"/>
                <w:sz w:val="20"/>
                <w:szCs w:val="20"/>
              </w:rPr>
              <w:t>ren</w:t>
            </w:r>
            <w:r w:rsidRPr="00B532FB">
              <w:rPr>
                <w:rFonts w:cs="Times New Roman"/>
                <w:color w:val="000000"/>
                <w:sz w:val="20"/>
                <w:szCs w:val="20"/>
              </w:rPr>
              <w:t xml:space="preserve"> 0-4, none older</w:t>
            </w:r>
          </w:p>
        </w:tc>
        <w:tc>
          <w:tcPr>
            <w:tcW w:w="1654" w:type="dxa"/>
            <w:hideMark/>
          </w:tcPr>
          <w:p w14:paraId="4C80AA4B" w14:textId="613309CD" w:rsidR="00B532FB" w:rsidRPr="00B532FB" w:rsidRDefault="00B532FB" w:rsidP="004C1A5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Child</w:t>
            </w:r>
            <w:r w:rsidR="00C22DD5">
              <w:rPr>
                <w:rFonts w:cs="Times New Roman"/>
                <w:color w:val="000000"/>
                <w:sz w:val="20"/>
                <w:szCs w:val="20"/>
              </w:rPr>
              <w:t>ren</w:t>
            </w:r>
            <w:r w:rsidRPr="00B532FB">
              <w:rPr>
                <w:rFonts w:cs="Times New Roman"/>
                <w:color w:val="000000"/>
                <w:sz w:val="20"/>
                <w:szCs w:val="20"/>
              </w:rPr>
              <w:t xml:space="preserve"> 5-12, none younger</w:t>
            </w:r>
          </w:p>
        </w:tc>
      </w:tr>
      <w:tr w:rsidR="00B532FB" w:rsidRPr="00B532FB" w14:paraId="4EB1759C" w14:textId="77777777" w:rsidTr="00B532F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660" w:type="dxa"/>
            <w:hideMark/>
          </w:tcPr>
          <w:p w14:paraId="6D9EF1AF" w14:textId="77777777" w:rsidR="00B532FB" w:rsidRPr="00B532FB" w:rsidRDefault="00B532FB" w:rsidP="004C1A51">
            <w:pPr>
              <w:spacing w:line="240" w:lineRule="auto"/>
              <w:rPr>
                <w:rFonts w:cs="Times New Roman"/>
                <w:i/>
                <w:iCs/>
                <w:color w:val="000000"/>
                <w:sz w:val="20"/>
                <w:szCs w:val="20"/>
              </w:rPr>
            </w:pPr>
            <w:r w:rsidRPr="00B532FB">
              <w:rPr>
                <w:rFonts w:cs="Times New Roman"/>
                <w:i/>
                <w:iCs/>
                <w:color w:val="000000"/>
                <w:sz w:val="20"/>
                <w:szCs w:val="20"/>
              </w:rPr>
              <w:t>Fathers</w:t>
            </w:r>
          </w:p>
        </w:tc>
        <w:tc>
          <w:tcPr>
            <w:tcW w:w="1751" w:type="dxa"/>
            <w:hideMark/>
          </w:tcPr>
          <w:p w14:paraId="05AAB758" w14:textId="77777777" w:rsidR="00B532FB" w:rsidRPr="00B532FB" w:rsidRDefault="00B532FB" w:rsidP="004C1A51">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i/>
                <w:iCs/>
                <w:color w:val="000000"/>
                <w:sz w:val="20"/>
                <w:szCs w:val="20"/>
              </w:rPr>
            </w:pPr>
            <w:r w:rsidRPr="00B532FB">
              <w:rPr>
                <w:rFonts w:cs="Times New Roman"/>
                <w:i/>
                <w:iCs/>
                <w:color w:val="000000"/>
                <w:sz w:val="20"/>
                <w:szCs w:val="20"/>
              </w:rPr>
              <w:t> </w:t>
            </w:r>
          </w:p>
        </w:tc>
        <w:tc>
          <w:tcPr>
            <w:tcW w:w="1533" w:type="dxa"/>
            <w:hideMark/>
          </w:tcPr>
          <w:p w14:paraId="01486CAF" w14:textId="77777777" w:rsidR="00B532FB" w:rsidRPr="00B532FB" w:rsidRDefault="00B532FB" w:rsidP="004C1A51">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i/>
                <w:iCs/>
                <w:color w:val="000000"/>
                <w:sz w:val="20"/>
                <w:szCs w:val="20"/>
              </w:rPr>
            </w:pPr>
            <w:r w:rsidRPr="00B532FB">
              <w:rPr>
                <w:rFonts w:cs="Times New Roman"/>
                <w:i/>
                <w:iCs/>
                <w:color w:val="000000"/>
                <w:sz w:val="20"/>
                <w:szCs w:val="20"/>
              </w:rPr>
              <w:t> </w:t>
            </w:r>
          </w:p>
        </w:tc>
        <w:tc>
          <w:tcPr>
            <w:tcW w:w="1654" w:type="dxa"/>
            <w:hideMark/>
          </w:tcPr>
          <w:p w14:paraId="527E3483" w14:textId="77777777" w:rsidR="00B532FB" w:rsidRPr="00B532FB" w:rsidRDefault="00B532FB" w:rsidP="004C1A51">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i/>
                <w:iCs/>
                <w:color w:val="000000"/>
                <w:sz w:val="20"/>
                <w:szCs w:val="20"/>
              </w:rPr>
            </w:pPr>
            <w:r w:rsidRPr="00B532FB">
              <w:rPr>
                <w:rFonts w:cs="Times New Roman"/>
                <w:i/>
                <w:iCs/>
                <w:color w:val="000000"/>
                <w:sz w:val="20"/>
                <w:szCs w:val="20"/>
              </w:rPr>
              <w:t> </w:t>
            </w:r>
          </w:p>
        </w:tc>
      </w:tr>
      <w:tr w:rsidR="00B532FB" w:rsidRPr="00B532FB" w14:paraId="70CB098C" w14:textId="77777777" w:rsidTr="00B532FB">
        <w:trPr>
          <w:trHeight w:val="1040"/>
        </w:trPr>
        <w:tc>
          <w:tcPr>
            <w:cnfStyle w:val="001000000000" w:firstRow="0" w:lastRow="0" w:firstColumn="1" w:lastColumn="0" w:oddVBand="0" w:evenVBand="0" w:oddHBand="0" w:evenHBand="0" w:firstRowFirstColumn="0" w:firstRowLastColumn="0" w:lastRowFirstColumn="0" w:lastRowLastColumn="0"/>
            <w:tcW w:w="2660" w:type="dxa"/>
            <w:hideMark/>
          </w:tcPr>
          <w:p w14:paraId="08F9B5D2" w14:textId="508F18DE" w:rsidR="00B532FB" w:rsidRPr="00B532FB" w:rsidRDefault="00B532FB" w:rsidP="004C1A51">
            <w:pPr>
              <w:spacing w:line="240" w:lineRule="auto"/>
              <w:rPr>
                <w:rFonts w:cs="Times New Roman"/>
                <w:b w:val="0"/>
                <w:color w:val="000000"/>
                <w:sz w:val="20"/>
                <w:szCs w:val="20"/>
              </w:rPr>
            </w:pPr>
            <w:r w:rsidRPr="00B532FB">
              <w:rPr>
                <w:rFonts w:cs="Times New Roman"/>
                <w:b w:val="0"/>
                <w:color w:val="000000"/>
                <w:sz w:val="20"/>
                <w:szCs w:val="20"/>
              </w:rPr>
              <w:t xml:space="preserve">In-your-care time overlapping with unpaid housework and </w:t>
            </w:r>
            <w:r w:rsidR="004C1A51">
              <w:rPr>
                <w:rFonts w:cs="Times New Roman"/>
                <w:b w:val="0"/>
                <w:color w:val="000000"/>
                <w:sz w:val="20"/>
                <w:szCs w:val="20"/>
              </w:rPr>
              <w:t>shopping</w:t>
            </w:r>
          </w:p>
        </w:tc>
        <w:tc>
          <w:tcPr>
            <w:tcW w:w="1751" w:type="dxa"/>
            <w:noWrap/>
            <w:hideMark/>
          </w:tcPr>
          <w:p w14:paraId="6EC0EC17" w14:textId="77777777" w:rsidR="00B532FB" w:rsidRPr="00B532FB" w:rsidRDefault="00B532FB" w:rsidP="004C1A51">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25%</w:t>
            </w:r>
          </w:p>
        </w:tc>
        <w:tc>
          <w:tcPr>
            <w:tcW w:w="1533" w:type="dxa"/>
            <w:noWrap/>
            <w:hideMark/>
          </w:tcPr>
          <w:p w14:paraId="7A2E0E09" w14:textId="77777777" w:rsidR="00B532FB" w:rsidRPr="00B532FB" w:rsidRDefault="00B532FB" w:rsidP="004C1A51">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25%</w:t>
            </w:r>
          </w:p>
        </w:tc>
        <w:tc>
          <w:tcPr>
            <w:tcW w:w="1654" w:type="dxa"/>
            <w:noWrap/>
            <w:hideMark/>
          </w:tcPr>
          <w:p w14:paraId="53DD6DD3" w14:textId="77777777" w:rsidR="00B532FB" w:rsidRPr="00B532FB" w:rsidRDefault="00B532FB" w:rsidP="004C1A51">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24%</w:t>
            </w:r>
          </w:p>
        </w:tc>
      </w:tr>
      <w:tr w:rsidR="00B532FB" w:rsidRPr="00B532FB" w14:paraId="517FFA92" w14:textId="77777777" w:rsidTr="00B532F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660" w:type="dxa"/>
            <w:vMerge w:val="restart"/>
            <w:hideMark/>
          </w:tcPr>
          <w:p w14:paraId="383A2E28" w14:textId="77777777" w:rsidR="00B532FB" w:rsidRPr="00B532FB" w:rsidRDefault="00B532FB" w:rsidP="004C1A51">
            <w:pPr>
              <w:spacing w:line="240" w:lineRule="auto"/>
              <w:rPr>
                <w:rFonts w:cs="Times New Roman"/>
                <w:b w:val="0"/>
                <w:color w:val="000000"/>
                <w:sz w:val="20"/>
                <w:szCs w:val="20"/>
              </w:rPr>
            </w:pPr>
            <w:r w:rsidRPr="00B532FB">
              <w:rPr>
                <w:rFonts w:cs="Times New Roman"/>
                <w:b w:val="0"/>
                <w:color w:val="000000"/>
                <w:sz w:val="20"/>
                <w:szCs w:val="20"/>
              </w:rPr>
              <w:t>In-your-care time, overlapping with leisure</w:t>
            </w:r>
          </w:p>
        </w:tc>
        <w:tc>
          <w:tcPr>
            <w:tcW w:w="1751" w:type="dxa"/>
            <w:vMerge w:val="restart"/>
            <w:hideMark/>
          </w:tcPr>
          <w:p w14:paraId="2B097665" w14:textId="77777777" w:rsidR="00B532FB" w:rsidRPr="00B532FB" w:rsidRDefault="00B532FB" w:rsidP="004C1A51">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51%</w:t>
            </w:r>
          </w:p>
        </w:tc>
        <w:tc>
          <w:tcPr>
            <w:tcW w:w="1533" w:type="dxa"/>
            <w:vMerge w:val="restart"/>
            <w:hideMark/>
          </w:tcPr>
          <w:p w14:paraId="250FCD92" w14:textId="77777777" w:rsidR="00B532FB" w:rsidRPr="00B532FB" w:rsidRDefault="00B532FB" w:rsidP="004C1A51">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50%</w:t>
            </w:r>
          </w:p>
        </w:tc>
        <w:tc>
          <w:tcPr>
            <w:tcW w:w="1654" w:type="dxa"/>
            <w:vMerge w:val="restart"/>
            <w:hideMark/>
          </w:tcPr>
          <w:p w14:paraId="6A4E1B73" w14:textId="77777777" w:rsidR="00B532FB" w:rsidRPr="00B532FB" w:rsidRDefault="00B532FB" w:rsidP="004C1A51">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52%</w:t>
            </w:r>
          </w:p>
        </w:tc>
      </w:tr>
      <w:tr w:rsidR="00B532FB" w:rsidRPr="00B532FB" w14:paraId="17E6A8EF" w14:textId="77777777" w:rsidTr="00B532FB">
        <w:trPr>
          <w:trHeight w:val="350"/>
        </w:trPr>
        <w:tc>
          <w:tcPr>
            <w:cnfStyle w:val="001000000000" w:firstRow="0" w:lastRow="0" w:firstColumn="1" w:lastColumn="0" w:oddVBand="0" w:evenVBand="0" w:oddHBand="0" w:evenHBand="0" w:firstRowFirstColumn="0" w:firstRowLastColumn="0" w:lastRowFirstColumn="0" w:lastRowLastColumn="0"/>
            <w:tcW w:w="2660" w:type="dxa"/>
            <w:vMerge/>
            <w:hideMark/>
          </w:tcPr>
          <w:p w14:paraId="35BC8D2E" w14:textId="77777777" w:rsidR="00B532FB" w:rsidRPr="00B532FB" w:rsidRDefault="00B532FB" w:rsidP="004C1A51">
            <w:pPr>
              <w:spacing w:line="240" w:lineRule="auto"/>
              <w:rPr>
                <w:rFonts w:cs="Times New Roman"/>
                <w:b w:val="0"/>
                <w:color w:val="000000"/>
                <w:sz w:val="20"/>
                <w:szCs w:val="20"/>
              </w:rPr>
            </w:pPr>
          </w:p>
        </w:tc>
        <w:tc>
          <w:tcPr>
            <w:tcW w:w="1751" w:type="dxa"/>
            <w:vMerge/>
            <w:hideMark/>
          </w:tcPr>
          <w:p w14:paraId="1D80E4E5" w14:textId="77777777" w:rsidR="00B532FB" w:rsidRPr="00B532FB" w:rsidRDefault="00B532FB" w:rsidP="004C1A51">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c>
          <w:tcPr>
            <w:tcW w:w="1533" w:type="dxa"/>
            <w:vMerge/>
            <w:hideMark/>
          </w:tcPr>
          <w:p w14:paraId="74D9EE18" w14:textId="77777777" w:rsidR="00B532FB" w:rsidRPr="00B532FB" w:rsidRDefault="00B532FB" w:rsidP="004C1A51">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c>
          <w:tcPr>
            <w:tcW w:w="1654" w:type="dxa"/>
            <w:vMerge/>
            <w:hideMark/>
          </w:tcPr>
          <w:p w14:paraId="679004CE" w14:textId="77777777" w:rsidR="00B532FB" w:rsidRPr="00B532FB" w:rsidRDefault="00B532FB" w:rsidP="004C1A51">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532FB" w:rsidRPr="00B532FB" w14:paraId="074FD7E2" w14:textId="77777777" w:rsidTr="00B532FB">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2660" w:type="dxa"/>
            <w:shd w:val="clear" w:color="auto" w:fill="auto"/>
            <w:hideMark/>
          </w:tcPr>
          <w:p w14:paraId="06EB9AD7" w14:textId="3C422257" w:rsidR="00B532FB" w:rsidRPr="00B532FB" w:rsidRDefault="00B532FB" w:rsidP="004C1A51">
            <w:pPr>
              <w:spacing w:line="240" w:lineRule="auto"/>
              <w:rPr>
                <w:rFonts w:cs="Times New Roman"/>
                <w:b w:val="0"/>
                <w:color w:val="000000"/>
                <w:sz w:val="20"/>
                <w:szCs w:val="20"/>
              </w:rPr>
            </w:pPr>
            <w:r w:rsidRPr="00B532FB">
              <w:rPr>
                <w:rFonts w:cs="Times New Roman"/>
                <w:b w:val="0"/>
                <w:color w:val="000000"/>
                <w:sz w:val="20"/>
                <w:szCs w:val="20"/>
              </w:rPr>
              <w:t>In-your-care time, overlapping with either leisure or unpaid housework and</w:t>
            </w:r>
            <w:r w:rsidR="004C1A51">
              <w:rPr>
                <w:rFonts w:cs="Times New Roman"/>
                <w:b w:val="0"/>
                <w:color w:val="000000"/>
                <w:sz w:val="20"/>
                <w:szCs w:val="20"/>
              </w:rPr>
              <w:t xml:space="preserve"> shopping</w:t>
            </w:r>
          </w:p>
        </w:tc>
        <w:tc>
          <w:tcPr>
            <w:tcW w:w="1751" w:type="dxa"/>
            <w:shd w:val="clear" w:color="auto" w:fill="auto"/>
            <w:noWrap/>
            <w:hideMark/>
          </w:tcPr>
          <w:p w14:paraId="179FDE8F" w14:textId="77777777" w:rsidR="00B532FB" w:rsidRPr="00B532FB" w:rsidRDefault="00B532FB" w:rsidP="004C1A51">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75%</w:t>
            </w:r>
          </w:p>
        </w:tc>
        <w:tc>
          <w:tcPr>
            <w:tcW w:w="1533" w:type="dxa"/>
            <w:shd w:val="clear" w:color="auto" w:fill="auto"/>
            <w:hideMark/>
          </w:tcPr>
          <w:p w14:paraId="6B29CD1E" w14:textId="77777777" w:rsidR="00B532FB" w:rsidRPr="00B532FB" w:rsidRDefault="00B532FB" w:rsidP="004C1A51">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75%</w:t>
            </w:r>
          </w:p>
        </w:tc>
        <w:tc>
          <w:tcPr>
            <w:tcW w:w="1654" w:type="dxa"/>
            <w:shd w:val="clear" w:color="auto" w:fill="auto"/>
            <w:hideMark/>
          </w:tcPr>
          <w:p w14:paraId="3DAEE871" w14:textId="77777777" w:rsidR="00B532FB" w:rsidRPr="00B532FB" w:rsidRDefault="00B532FB" w:rsidP="004C1A51">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76%</w:t>
            </w:r>
          </w:p>
        </w:tc>
      </w:tr>
      <w:tr w:rsidR="00B532FB" w:rsidRPr="00B532FB" w14:paraId="72CF7614" w14:textId="77777777" w:rsidTr="00B532FB">
        <w:trPr>
          <w:trHeight w:val="360"/>
        </w:trPr>
        <w:tc>
          <w:tcPr>
            <w:cnfStyle w:val="001000000000" w:firstRow="0" w:lastRow="0" w:firstColumn="1" w:lastColumn="0" w:oddVBand="0" w:evenVBand="0" w:oddHBand="0" w:evenHBand="0" w:firstRowFirstColumn="0" w:firstRowLastColumn="0" w:lastRowFirstColumn="0" w:lastRowLastColumn="0"/>
            <w:tcW w:w="2660" w:type="dxa"/>
            <w:hideMark/>
          </w:tcPr>
          <w:p w14:paraId="1D19BDAA" w14:textId="77777777" w:rsidR="00B532FB" w:rsidRPr="00B532FB" w:rsidRDefault="00B532FB" w:rsidP="004C1A51">
            <w:pPr>
              <w:spacing w:line="240" w:lineRule="auto"/>
              <w:rPr>
                <w:rFonts w:cs="Times New Roman"/>
                <w:i/>
                <w:iCs/>
                <w:color w:val="000000"/>
                <w:sz w:val="20"/>
                <w:szCs w:val="20"/>
              </w:rPr>
            </w:pPr>
            <w:r w:rsidRPr="00B532FB">
              <w:rPr>
                <w:rFonts w:cs="Times New Roman"/>
                <w:i/>
                <w:iCs/>
                <w:color w:val="000000"/>
                <w:sz w:val="20"/>
                <w:szCs w:val="20"/>
              </w:rPr>
              <w:t xml:space="preserve">Mothers </w:t>
            </w:r>
          </w:p>
        </w:tc>
        <w:tc>
          <w:tcPr>
            <w:tcW w:w="1751" w:type="dxa"/>
            <w:hideMark/>
          </w:tcPr>
          <w:p w14:paraId="7F8DDDF3" w14:textId="77777777" w:rsidR="00B532FB" w:rsidRPr="00B532FB" w:rsidRDefault="00B532FB" w:rsidP="004C1A51">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i/>
                <w:iCs/>
                <w:color w:val="000000"/>
                <w:sz w:val="20"/>
                <w:szCs w:val="20"/>
              </w:rPr>
            </w:pPr>
            <w:r w:rsidRPr="00B532FB">
              <w:rPr>
                <w:rFonts w:cs="Times New Roman"/>
                <w:i/>
                <w:iCs/>
                <w:color w:val="000000"/>
                <w:sz w:val="20"/>
                <w:szCs w:val="20"/>
              </w:rPr>
              <w:t> </w:t>
            </w:r>
          </w:p>
        </w:tc>
        <w:tc>
          <w:tcPr>
            <w:tcW w:w="1533" w:type="dxa"/>
            <w:hideMark/>
          </w:tcPr>
          <w:p w14:paraId="0088A027" w14:textId="77777777" w:rsidR="00B532FB" w:rsidRPr="00B532FB" w:rsidRDefault="00B532FB" w:rsidP="004C1A51">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i/>
                <w:iCs/>
                <w:color w:val="000000"/>
                <w:sz w:val="20"/>
                <w:szCs w:val="20"/>
              </w:rPr>
            </w:pPr>
            <w:r w:rsidRPr="00B532FB">
              <w:rPr>
                <w:rFonts w:cs="Times New Roman"/>
                <w:i/>
                <w:iCs/>
                <w:color w:val="000000"/>
                <w:sz w:val="20"/>
                <w:szCs w:val="20"/>
              </w:rPr>
              <w:t> </w:t>
            </w:r>
          </w:p>
        </w:tc>
        <w:tc>
          <w:tcPr>
            <w:tcW w:w="1654" w:type="dxa"/>
            <w:hideMark/>
          </w:tcPr>
          <w:p w14:paraId="1474A8CD" w14:textId="77777777" w:rsidR="00B532FB" w:rsidRPr="00B532FB" w:rsidRDefault="00B532FB" w:rsidP="004C1A51">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i/>
                <w:iCs/>
                <w:color w:val="000000"/>
                <w:sz w:val="20"/>
                <w:szCs w:val="20"/>
              </w:rPr>
            </w:pPr>
            <w:r w:rsidRPr="00B532FB">
              <w:rPr>
                <w:rFonts w:cs="Times New Roman"/>
                <w:i/>
                <w:iCs/>
                <w:color w:val="000000"/>
                <w:sz w:val="20"/>
                <w:szCs w:val="20"/>
              </w:rPr>
              <w:t> </w:t>
            </w:r>
          </w:p>
        </w:tc>
      </w:tr>
      <w:tr w:rsidR="00B532FB" w:rsidRPr="00B532FB" w14:paraId="4436DAC7" w14:textId="77777777" w:rsidTr="00B532FB">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2660" w:type="dxa"/>
            <w:hideMark/>
          </w:tcPr>
          <w:p w14:paraId="1BF1D24E" w14:textId="47EB3973" w:rsidR="00B532FB" w:rsidRPr="00B532FB" w:rsidRDefault="00B532FB" w:rsidP="004C1A51">
            <w:pPr>
              <w:spacing w:line="240" w:lineRule="auto"/>
              <w:rPr>
                <w:rFonts w:cs="Times New Roman"/>
                <w:b w:val="0"/>
                <w:color w:val="000000"/>
                <w:sz w:val="20"/>
                <w:szCs w:val="20"/>
              </w:rPr>
            </w:pPr>
            <w:r w:rsidRPr="00B532FB">
              <w:rPr>
                <w:rFonts w:cs="Times New Roman"/>
                <w:b w:val="0"/>
                <w:color w:val="000000"/>
                <w:sz w:val="20"/>
                <w:szCs w:val="20"/>
              </w:rPr>
              <w:t xml:space="preserve">In-your-care time, overlapping with unpaid housework and </w:t>
            </w:r>
            <w:r w:rsidR="004C1A51">
              <w:rPr>
                <w:rFonts w:cs="Times New Roman"/>
                <w:b w:val="0"/>
                <w:color w:val="000000"/>
                <w:sz w:val="20"/>
                <w:szCs w:val="20"/>
              </w:rPr>
              <w:t>shopping</w:t>
            </w:r>
          </w:p>
        </w:tc>
        <w:tc>
          <w:tcPr>
            <w:tcW w:w="1751" w:type="dxa"/>
            <w:hideMark/>
          </w:tcPr>
          <w:p w14:paraId="271DC9B0" w14:textId="77777777" w:rsidR="00B532FB" w:rsidRPr="00B532FB" w:rsidRDefault="00B532FB" w:rsidP="004C1A51">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38%</w:t>
            </w:r>
          </w:p>
        </w:tc>
        <w:tc>
          <w:tcPr>
            <w:tcW w:w="1533" w:type="dxa"/>
            <w:hideMark/>
          </w:tcPr>
          <w:p w14:paraId="3CCF2620" w14:textId="77777777" w:rsidR="00B532FB" w:rsidRPr="00B532FB" w:rsidRDefault="00B532FB" w:rsidP="004C1A51">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37%</w:t>
            </w:r>
          </w:p>
        </w:tc>
        <w:tc>
          <w:tcPr>
            <w:tcW w:w="1654" w:type="dxa"/>
            <w:hideMark/>
          </w:tcPr>
          <w:p w14:paraId="71F67483" w14:textId="77777777" w:rsidR="00B532FB" w:rsidRPr="00B532FB" w:rsidRDefault="00B532FB" w:rsidP="004C1A51">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36%</w:t>
            </w:r>
          </w:p>
        </w:tc>
      </w:tr>
      <w:tr w:rsidR="00B532FB" w:rsidRPr="00B532FB" w14:paraId="715BA5BE" w14:textId="77777777" w:rsidTr="00B532FB">
        <w:trPr>
          <w:trHeight w:val="350"/>
        </w:trPr>
        <w:tc>
          <w:tcPr>
            <w:cnfStyle w:val="001000000000" w:firstRow="0" w:lastRow="0" w:firstColumn="1" w:lastColumn="0" w:oddVBand="0" w:evenVBand="0" w:oddHBand="0" w:evenHBand="0" w:firstRowFirstColumn="0" w:firstRowLastColumn="0" w:lastRowFirstColumn="0" w:lastRowLastColumn="0"/>
            <w:tcW w:w="2660" w:type="dxa"/>
            <w:vMerge w:val="restart"/>
            <w:hideMark/>
          </w:tcPr>
          <w:p w14:paraId="0773D7C4" w14:textId="77777777" w:rsidR="00B532FB" w:rsidRPr="00B532FB" w:rsidRDefault="00B532FB" w:rsidP="004C1A51">
            <w:pPr>
              <w:spacing w:line="240" w:lineRule="auto"/>
              <w:rPr>
                <w:rFonts w:cs="Times New Roman"/>
                <w:b w:val="0"/>
                <w:color w:val="000000"/>
                <w:sz w:val="20"/>
                <w:szCs w:val="20"/>
              </w:rPr>
            </w:pPr>
            <w:r w:rsidRPr="00B532FB">
              <w:rPr>
                <w:rFonts w:cs="Times New Roman"/>
                <w:b w:val="0"/>
                <w:color w:val="000000"/>
                <w:sz w:val="20"/>
                <w:szCs w:val="20"/>
              </w:rPr>
              <w:t>In-your-care time, overlapping with leisure</w:t>
            </w:r>
          </w:p>
        </w:tc>
        <w:tc>
          <w:tcPr>
            <w:tcW w:w="1751" w:type="dxa"/>
            <w:vMerge w:val="restart"/>
            <w:hideMark/>
          </w:tcPr>
          <w:p w14:paraId="02293B05" w14:textId="77777777" w:rsidR="00B532FB" w:rsidRPr="00B532FB" w:rsidRDefault="00B532FB" w:rsidP="004C1A51">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38%</w:t>
            </w:r>
          </w:p>
        </w:tc>
        <w:tc>
          <w:tcPr>
            <w:tcW w:w="1533" w:type="dxa"/>
            <w:vMerge w:val="restart"/>
            <w:hideMark/>
          </w:tcPr>
          <w:p w14:paraId="02C9E6DE" w14:textId="77777777" w:rsidR="00B532FB" w:rsidRPr="00B532FB" w:rsidRDefault="00B532FB" w:rsidP="004C1A51">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38%</w:t>
            </w:r>
          </w:p>
        </w:tc>
        <w:tc>
          <w:tcPr>
            <w:tcW w:w="1654" w:type="dxa"/>
            <w:vMerge w:val="restart"/>
            <w:hideMark/>
          </w:tcPr>
          <w:p w14:paraId="16AA8109" w14:textId="77777777" w:rsidR="00B532FB" w:rsidRPr="00B532FB" w:rsidRDefault="00B532FB" w:rsidP="004C1A51">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40%</w:t>
            </w:r>
          </w:p>
        </w:tc>
      </w:tr>
      <w:tr w:rsidR="00B532FB" w:rsidRPr="00B532FB" w14:paraId="359A342A" w14:textId="77777777" w:rsidTr="00B532FB">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660" w:type="dxa"/>
            <w:vMerge/>
            <w:hideMark/>
          </w:tcPr>
          <w:p w14:paraId="63F25039" w14:textId="77777777" w:rsidR="00B532FB" w:rsidRPr="00B532FB" w:rsidRDefault="00B532FB" w:rsidP="004C1A51">
            <w:pPr>
              <w:spacing w:line="240" w:lineRule="auto"/>
              <w:rPr>
                <w:rFonts w:cs="Times New Roman"/>
                <w:b w:val="0"/>
                <w:color w:val="000000"/>
                <w:sz w:val="20"/>
                <w:szCs w:val="20"/>
              </w:rPr>
            </w:pPr>
          </w:p>
        </w:tc>
        <w:tc>
          <w:tcPr>
            <w:tcW w:w="1751" w:type="dxa"/>
            <w:vMerge/>
            <w:hideMark/>
          </w:tcPr>
          <w:p w14:paraId="61FC919E" w14:textId="77777777" w:rsidR="00B532FB" w:rsidRPr="00B532FB" w:rsidRDefault="00B532FB" w:rsidP="004C1A51">
            <w:pPr>
              <w:spacing w:line="240" w:lineRule="auto"/>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c>
          <w:tcPr>
            <w:tcW w:w="1533" w:type="dxa"/>
            <w:vMerge/>
            <w:hideMark/>
          </w:tcPr>
          <w:p w14:paraId="316B3E5B" w14:textId="77777777" w:rsidR="00B532FB" w:rsidRPr="00B532FB" w:rsidRDefault="00B532FB" w:rsidP="004C1A51">
            <w:pPr>
              <w:spacing w:line="240" w:lineRule="auto"/>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c>
          <w:tcPr>
            <w:tcW w:w="1654" w:type="dxa"/>
            <w:vMerge/>
            <w:hideMark/>
          </w:tcPr>
          <w:p w14:paraId="7A43E85F" w14:textId="77777777" w:rsidR="00B532FB" w:rsidRPr="00B532FB" w:rsidRDefault="00B532FB" w:rsidP="004C1A51">
            <w:pPr>
              <w:spacing w:line="240" w:lineRule="auto"/>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B532FB" w:rsidRPr="00B532FB" w14:paraId="640F32EB" w14:textId="77777777" w:rsidTr="00B532FB">
        <w:trPr>
          <w:trHeight w:val="1040"/>
        </w:trPr>
        <w:tc>
          <w:tcPr>
            <w:cnfStyle w:val="001000000000" w:firstRow="0" w:lastRow="0" w:firstColumn="1" w:lastColumn="0" w:oddVBand="0" w:evenVBand="0" w:oddHBand="0" w:evenHBand="0" w:firstRowFirstColumn="0" w:firstRowLastColumn="0" w:lastRowFirstColumn="0" w:lastRowLastColumn="0"/>
            <w:tcW w:w="2660" w:type="dxa"/>
            <w:shd w:val="clear" w:color="auto" w:fill="F2F2F2" w:themeFill="background1" w:themeFillShade="F2"/>
            <w:hideMark/>
          </w:tcPr>
          <w:p w14:paraId="77D0124F" w14:textId="6744B16F" w:rsidR="00B532FB" w:rsidRPr="00B532FB" w:rsidRDefault="00B532FB" w:rsidP="004C1A51">
            <w:pPr>
              <w:spacing w:line="240" w:lineRule="auto"/>
              <w:rPr>
                <w:rFonts w:cs="Times New Roman"/>
                <w:b w:val="0"/>
                <w:color w:val="000000"/>
                <w:sz w:val="20"/>
                <w:szCs w:val="20"/>
              </w:rPr>
            </w:pPr>
            <w:r w:rsidRPr="00B532FB">
              <w:rPr>
                <w:rFonts w:cs="Times New Roman"/>
                <w:b w:val="0"/>
                <w:color w:val="000000"/>
                <w:sz w:val="20"/>
                <w:szCs w:val="20"/>
              </w:rPr>
              <w:t>In-your-care time, overlapping with leisure and unpaid housework and</w:t>
            </w:r>
            <w:r w:rsidR="004C1A51">
              <w:rPr>
                <w:rFonts w:cs="Times New Roman"/>
                <w:b w:val="0"/>
                <w:color w:val="000000"/>
                <w:sz w:val="20"/>
                <w:szCs w:val="20"/>
              </w:rPr>
              <w:t xml:space="preserve"> shopping</w:t>
            </w:r>
          </w:p>
        </w:tc>
        <w:tc>
          <w:tcPr>
            <w:tcW w:w="1751" w:type="dxa"/>
            <w:shd w:val="clear" w:color="auto" w:fill="F2F2F2" w:themeFill="background1" w:themeFillShade="F2"/>
            <w:hideMark/>
          </w:tcPr>
          <w:p w14:paraId="045B65DA" w14:textId="77777777" w:rsidR="00B532FB" w:rsidRPr="00B532FB" w:rsidRDefault="00B532FB" w:rsidP="004C1A51">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76%</w:t>
            </w:r>
          </w:p>
        </w:tc>
        <w:tc>
          <w:tcPr>
            <w:tcW w:w="1533" w:type="dxa"/>
            <w:shd w:val="clear" w:color="auto" w:fill="F2F2F2" w:themeFill="background1" w:themeFillShade="F2"/>
            <w:hideMark/>
          </w:tcPr>
          <w:p w14:paraId="415F0721" w14:textId="77777777" w:rsidR="00B532FB" w:rsidRPr="00B532FB" w:rsidRDefault="00B532FB" w:rsidP="004C1A51">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75%</w:t>
            </w:r>
          </w:p>
        </w:tc>
        <w:tc>
          <w:tcPr>
            <w:tcW w:w="1654" w:type="dxa"/>
            <w:shd w:val="clear" w:color="auto" w:fill="F2F2F2" w:themeFill="background1" w:themeFillShade="F2"/>
            <w:hideMark/>
          </w:tcPr>
          <w:p w14:paraId="75A159E5" w14:textId="77777777" w:rsidR="00B532FB" w:rsidRPr="00B532FB" w:rsidRDefault="00B532FB" w:rsidP="004C1A51">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76%</w:t>
            </w:r>
          </w:p>
        </w:tc>
      </w:tr>
    </w:tbl>
    <w:p w14:paraId="251F79DE" w14:textId="2E11F80B" w:rsidR="00A17D34" w:rsidRDefault="00B532FB" w:rsidP="00A17D34">
      <w:pPr>
        <w:tabs>
          <w:tab w:val="right" w:pos="9360"/>
        </w:tabs>
      </w:pPr>
      <w:r>
        <w:br w:type="textWrapping" w:clear="all"/>
      </w:r>
    </w:p>
    <w:p w14:paraId="74F17C27" w14:textId="19DA56B2" w:rsidR="00BE0DAF" w:rsidRDefault="00BE0DAF" w:rsidP="0075383B">
      <w:bookmarkStart w:id="17" w:name="_Ref128422725"/>
      <w:bookmarkStart w:id="18" w:name="_Ref128422685"/>
      <w:r w:rsidRPr="005A6C81">
        <w:t>One might argue that the marginal cost of supervision is small if the respondent plans to perform housework</w:t>
      </w:r>
      <w:r>
        <w:t>. Still,</w:t>
      </w:r>
      <w:r w:rsidRPr="005A6C81">
        <w:t xml:space="preserve"> the causality often runs the other way,</w:t>
      </w:r>
      <w:r>
        <w:t xml:space="preserve"> i.e.,</w:t>
      </w:r>
      <w:r w:rsidRPr="005A6C81">
        <w:t xml:space="preserve"> a parent who must be at home to supervise children is more likely to perform housework </w:t>
      </w:r>
      <w:r>
        <w:t>or shop because engaging in other productive activities is impractical.</w:t>
      </w:r>
      <w:r>
        <w:rPr>
          <w:rStyle w:val="FootnoteReference"/>
        </w:rPr>
        <w:footnoteReference w:id="9"/>
      </w:r>
      <w:r w:rsidRPr="005A6C81">
        <w:t xml:space="preserve"> </w:t>
      </w:r>
      <w:r>
        <w:t>Given the existing structure of wage rates that we use in our valuation, the implication is that combined housework</w:t>
      </w:r>
      <w:r w:rsidR="006C3BD2">
        <w:t>–</w:t>
      </w:r>
      <w:r>
        <w:t xml:space="preserve">supervisory care time would be valued more highly than active childcare and adult care. It is difficult to say whether this form of multitasking delivers the same quality as solo tasking or whether it lowers the quality and should therefore be somewhat discounted. From a consumption-value perspective, it may be argued that the combined hour should be valued, if we assume no significant </w:t>
      </w:r>
      <w:r>
        <w:lastRenderedPageBreak/>
        <w:t>reduction in quality, at an even higher rate than we propose. Like other decisions regarding replacement wage rates, this one is based more on intuition than evidence and deserves further consideration.</w:t>
      </w:r>
    </w:p>
    <w:p w14:paraId="6F34C80B" w14:textId="6DACB0D1" w:rsidR="00BE0DAF" w:rsidRDefault="00BE0DAF" w:rsidP="00141D4B">
      <w:r>
        <w:t>Finally, ad</w:t>
      </w:r>
      <w:r w:rsidRPr="009C2E1F">
        <w:t>ult care often entails responsibilities</w:t>
      </w:r>
      <w:r>
        <w:t xml:space="preserve">—including </w:t>
      </w:r>
      <w:r w:rsidRPr="009C2E1F">
        <w:t>medical supervision of frail elderly or others experiencing long-term disabilities</w:t>
      </w:r>
      <w:r>
        <w:t>—that require commitment and management skills</w:t>
      </w:r>
      <w:r w:rsidRPr="009C2E1F">
        <w:t>. Like childcare workers, elder care workers are generally considered underpaid in the US</w:t>
      </w:r>
      <w:r>
        <w:t>, especially when employed in home</w:t>
      </w:r>
      <w:r w:rsidR="006C3BD2">
        <w:t>-</w:t>
      </w:r>
      <w:r>
        <w:t xml:space="preserve"> and community-based care where labor standards are poorly enforced. As with childcare, we have good reason to believe that unpaid care provided by family members entails person-specific skills, one-on-one attention, and social-emotional benefits, all of which should be considered in its valuation. For these reasons, we chose an occupational category that, like that chosen for specialist valuation of childcare, is a step up from the most poorly paid, high-turnover occupation of </w:t>
      </w:r>
      <w:r w:rsidR="00C243C8">
        <w:t>“</w:t>
      </w:r>
      <w:r>
        <w:t>Home health and personal care aides</w:t>
      </w:r>
      <w:r w:rsidR="00C243C8">
        <w:t>”</w:t>
      </w:r>
      <w:r w:rsidRPr="003B7B74">
        <w:t xml:space="preserve"> </w:t>
      </w:r>
      <w:r>
        <w:t xml:space="preserve">(OEWS code 31-1131). The best candidate may be </w:t>
      </w:r>
      <w:r w:rsidR="00C243C8">
        <w:t>“</w:t>
      </w:r>
      <w:r>
        <w:t>Nursing assistants</w:t>
      </w:r>
      <w:r w:rsidR="00C243C8">
        <w:t>”</w:t>
      </w:r>
      <w:r>
        <w:t xml:space="preserve"> (OEWS code 31-1120). These workers </w:t>
      </w:r>
      <w:r w:rsidR="00C243C8">
        <w:t>“</w:t>
      </w:r>
      <w:r>
        <w:t>p</w:t>
      </w:r>
      <w:r w:rsidRPr="00141D4B">
        <w:t>erform duties such as monitoring health status, feeding, bathing, dressing, grooming, toileting, or ambulation of patients</w:t>
      </w:r>
      <w:r w:rsidR="00390D76">
        <w:t xml:space="preserve"> </w:t>
      </w:r>
      <w:r>
        <w:t>…</w:t>
      </w:r>
      <w:r w:rsidR="00390D76">
        <w:t xml:space="preserve"> </w:t>
      </w:r>
      <w:r w:rsidRPr="00141D4B">
        <w:t>medication administration and other health-related tasks.</w:t>
      </w:r>
      <w:r w:rsidR="00C243C8">
        <w:t>”</w:t>
      </w:r>
      <w:r>
        <w:rPr>
          <w:rStyle w:val="FootnoteReference"/>
        </w:rPr>
        <w:footnoteReference w:id="10"/>
      </w:r>
      <w:r>
        <w:t xml:space="preserve"> National estimates for 2021 from OEWS data show that the average hourly wage was $14.07 and $15.99, respectively, for home health aides and nursing assistants. We chose the latter for our valuation of adult care.</w:t>
      </w:r>
    </w:p>
    <w:p w14:paraId="56EB5325" w14:textId="77777777" w:rsidR="00BE0DAF" w:rsidRDefault="00BE0DAF" w:rsidP="00141D4B">
      <w:pPr>
        <w:rPr>
          <w:rFonts w:eastAsia="Times New Roman" w:cs="Arial"/>
          <w:color w:val="222222"/>
        </w:rPr>
      </w:pPr>
      <w:r>
        <w:rPr>
          <w:rFonts w:eastAsia="Times New Roman" w:cs="Arial"/>
          <w:color w:val="222222"/>
        </w:rPr>
        <w:t>We also include care received from people outside the household in our definition of household production (</w:t>
      </w:r>
      <w:r w:rsidRPr="00E224B5">
        <w:t>Table</w:t>
      </w:r>
      <w:r w:rsidRPr="00DA0AFC">
        <w:rPr>
          <w:b/>
          <w:i/>
        </w:rPr>
        <w:t xml:space="preserve"> </w:t>
      </w:r>
      <w:r>
        <w:rPr>
          <w:noProof/>
        </w:rPr>
        <w:t>2</w:t>
      </w:r>
      <w:r>
        <w:rPr>
          <w:noProof/>
        </w:rPr>
        <w:noBreakHyphen/>
        <w:t>1</w:t>
      </w:r>
      <w:r>
        <w:rPr>
          <w:rFonts w:eastAsia="Times New Roman" w:cs="Arial"/>
          <w:color w:val="222222"/>
        </w:rPr>
        <w:t>). We apply the same rate for childcare for active childcare rendered by a household member. Similarly, we value care for adults given by people outside the household at the same rate as members of the home.</w:t>
      </w:r>
    </w:p>
    <w:p w14:paraId="1CE183BE" w14:textId="78C0F492" w:rsidR="00BE0DAF" w:rsidRDefault="00BE0DAF" w:rsidP="00141D4B">
      <w:pPr>
        <w:rPr>
          <w:rFonts w:eastAsia="Times New Roman" w:cs="Arial"/>
          <w:color w:val="222222"/>
        </w:rPr>
      </w:pPr>
      <w:r>
        <w:rPr>
          <w:rFonts w:eastAsia="Times New Roman" w:cs="Arial"/>
          <w:color w:val="222222"/>
        </w:rPr>
        <w:t xml:space="preserve">We constructed an alternative set of estimates to assess the sensitivity of our preferred definitions. They exclude supervisory care and care received from people outside the household. Further, the valuation of the remaining activities of household production shown in </w:t>
      </w:r>
      <w:r w:rsidRPr="00E224B5">
        <w:t>Table</w:t>
      </w:r>
      <w:r w:rsidRPr="00DA0AFC">
        <w:rPr>
          <w:b/>
          <w:i/>
        </w:rPr>
        <w:t xml:space="preserve"> </w:t>
      </w:r>
      <w:r>
        <w:rPr>
          <w:noProof/>
        </w:rPr>
        <w:t>2</w:t>
      </w:r>
      <w:r>
        <w:rPr>
          <w:noProof/>
        </w:rPr>
        <w:noBreakHyphen/>
        <w:t>1</w:t>
      </w:r>
      <w:r>
        <w:rPr>
          <w:rFonts w:eastAsia="Times New Roman" w:cs="Arial"/>
          <w:color w:val="222222"/>
        </w:rPr>
        <w:t xml:space="preserve"> was performed using the generalist wage. Because the scope of household production and valuation method</w:t>
      </w:r>
      <w:r w:rsidR="00B6461A">
        <w:rPr>
          <w:rFonts w:eastAsia="Times New Roman" w:cs="Arial"/>
          <w:color w:val="222222"/>
        </w:rPr>
        <w:t xml:space="preserve"> in these alternative estimates are</w:t>
      </w:r>
      <w:r>
        <w:rPr>
          <w:rFonts w:eastAsia="Times New Roman" w:cs="Arial"/>
          <w:color w:val="222222"/>
        </w:rPr>
        <w:t xml:space="preserve"> similar to the BEA methodology, we refer to the</w:t>
      </w:r>
      <w:r w:rsidR="00B6461A">
        <w:rPr>
          <w:rFonts w:eastAsia="Times New Roman" w:cs="Arial"/>
          <w:color w:val="222222"/>
        </w:rPr>
        <w:t>m</w:t>
      </w:r>
      <w:r>
        <w:rPr>
          <w:rFonts w:eastAsia="Times New Roman" w:cs="Arial"/>
          <w:color w:val="222222"/>
        </w:rPr>
        <w:t xml:space="preserve"> as the </w:t>
      </w:r>
      <w:r w:rsidR="00C243C8">
        <w:rPr>
          <w:rFonts w:eastAsia="Times New Roman" w:cs="Arial"/>
          <w:color w:val="222222"/>
        </w:rPr>
        <w:t>“</w:t>
      </w:r>
      <w:r>
        <w:rPr>
          <w:rFonts w:eastAsia="Times New Roman" w:cs="Arial"/>
          <w:color w:val="222222"/>
        </w:rPr>
        <w:t>BEA method</w:t>
      </w:r>
      <w:r w:rsidR="00C243C8">
        <w:rPr>
          <w:rFonts w:eastAsia="Times New Roman" w:cs="Arial"/>
          <w:color w:val="222222"/>
        </w:rPr>
        <w:t>”</w:t>
      </w:r>
      <w:r>
        <w:rPr>
          <w:rFonts w:eastAsia="Times New Roman" w:cs="Arial"/>
          <w:color w:val="222222"/>
        </w:rPr>
        <w:t xml:space="preserve"> in our comparisons (Chapter 5).</w:t>
      </w:r>
    </w:p>
    <w:p w14:paraId="1287C693" w14:textId="18A1E169" w:rsidR="00BE0DAF" w:rsidRDefault="00BE0DAF" w:rsidP="005F7EA6">
      <w:r>
        <w:t xml:space="preserve">As with many occupations, there is considerable geographical variation in the wages of the occupational groups we discussed (Figure </w:t>
      </w:r>
      <w:r>
        <w:rPr>
          <w:noProof/>
        </w:rPr>
        <w:t>2</w:t>
      </w:r>
      <w:r>
        <w:noBreakHyphen/>
      </w:r>
      <w:r>
        <w:rPr>
          <w:noProof/>
        </w:rPr>
        <w:t>1</w:t>
      </w:r>
      <w:r>
        <w:t>). Therefore, we recommend using at least state-level wages in the CE internal data. In the public-use data, the Census division is the lowest level of geography available for all records. Consequently, our valuation exercise used the average wage for each occupation, differentiated by division.</w:t>
      </w:r>
    </w:p>
    <w:p w14:paraId="7DD9B1DE" w14:textId="77777777" w:rsidR="00BE0DAF" w:rsidRDefault="00BE0DAF"/>
    <w:p w14:paraId="2C82A884" w14:textId="411DBA1C" w:rsidR="004133AB" w:rsidRDefault="004133AB" w:rsidP="004133AB">
      <w:pPr>
        <w:pStyle w:val="Caption"/>
        <w:keepNext/>
      </w:pPr>
      <w:bookmarkStart w:id="19" w:name="_Toc158095564"/>
      <w:r>
        <w:t xml:space="preserve">Figure </w:t>
      </w:r>
      <w:fldSimple w:instr=" STYLEREF 1 \s ">
        <w:r w:rsidR="00083AB3">
          <w:rPr>
            <w:noProof/>
          </w:rPr>
          <w:t>2</w:t>
        </w:r>
      </w:fldSimple>
      <w:r w:rsidR="00083AB3">
        <w:noBreakHyphen/>
      </w:r>
      <w:fldSimple w:instr=" SEQ Figure \* ARABIC \s 1 ">
        <w:r w:rsidR="00083AB3">
          <w:rPr>
            <w:noProof/>
          </w:rPr>
          <w:t>1</w:t>
        </w:r>
      </w:fldSimple>
      <w:bookmarkEnd w:id="17"/>
      <w:r>
        <w:t xml:space="preserve"> Hourly wage rates used in valuing household production by category (2019 dollars)</w:t>
      </w:r>
      <w:bookmarkEnd w:id="18"/>
      <w:bookmarkEnd w:id="19"/>
    </w:p>
    <w:p w14:paraId="650EA8BE" w14:textId="6CEE0185" w:rsidR="003B2543" w:rsidRPr="00836DA5" w:rsidRDefault="004133AB" w:rsidP="004133AB">
      <w:pPr>
        <w:jc w:val="center"/>
      </w:pPr>
      <w:r>
        <w:rPr>
          <w:noProof/>
        </w:rPr>
        <w:drawing>
          <wp:inline distT="0" distB="0" distL="0" distR="0" wp14:anchorId="01BD3BA3" wp14:editId="7353A33F">
            <wp:extent cx="5029200" cy="3017520"/>
            <wp:effectExtent l="0" t="0" r="0" b="11430"/>
            <wp:docPr id="1" name="Chart 1">
              <a:extLst xmlns:a="http://schemas.openxmlformats.org/drawingml/2006/main">
                <a:ext uri="{FF2B5EF4-FFF2-40B4-BE49-F238E27FC236}">
                  <a16:creationId xmlns:a16="http://schemas.microsoft.com/office/drawing/2014/main" id="{030D10D5-CBB0-4284-98F5-C69B279A54C8}"/>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E3AC69C" w14:textId="77777777" w:rsidR="00BE0DAF" w:rsidRDefault="00BE0DAF" w:rsidP="005F7EA6">
      <w:r>
        <w:t>As expected, wages for all categories are generally higher in the New England, Mid-Atlantic, and Pacific divisions, compared to other areas. In all divisions, the average wage for active childcare is the highest, followed by that for adult care. We found the gap between the two wage rates to be rather small in three of the nine divisions: East North Central, Mountain, and Pacific. Two wage categories that correspond to housework—cooking and generalist—do not show a clear ranking across divisions. In the New England and Pacific divisions, cooking has a clear lead over generalist, while in East South Central, the reverse holds. Across the other six divisions, a notable difference between the two is absent. An anomaly is presented by the East South division, where the adult care wage is below that of the generalist. The lowest wage in all divisions is that assigned to supervisory care, which is half of that for active childcare. Hence, the variation across regions is the same for both categories of childcare.</w:t>
      </w:r>
    </w:p>
    <w:p w14:paraId="3FE22EF4" w14:textId="51BFF353" w:rsidR="00BE0DAF" w:rsidRDefault="00BE0DAF" w:rsidP="005F7EA6">
      <w:r>
        <w:t xml:space="preserve">Notwithstanding the regional diversity, the national pattern of our chosen wage structure ranks active care work in households higher than household chores, and supervisory care ranks the lowest. Examining the range of wages across categories gives us a fuller picture regarding valuation. The wage for cooking falls between $11–$16 across regions, while the generalist wage has </w:t>
      </w:r>
      <w:r w:rsidR="000766F0">
        <w:t xml:space="preserve">the </w:t>
      </w:r>
      <w:r>
        <w:t>tightest band with a range of $12–$14. The ranges for the two care categories are $13–$17 and $15–$19 for adult care and active childcare, respectively. Given the closeness of the wage band for active childcare to that of other categories</w:t>
      </w:r>
      <w:r w:rsidR="00390D76">
        <w:t>,</w:t>
      </w:r>
      <w:r>
        <w:t xml:space="preserve"> and our method of valuing supervisory childcare at half of that for active childcare, we end up valuing an hour of any class of household production (cooking, other housework, and adult care) that overlaps with </w:t>
      </w:r>
      <w:r>
        <w:lastRenderedPageBreak/>
        <w:t>supervisory care at a higher rate than an hour of active childcare. Since active childcare has the highest wage, the combined effective wage of supervisory care that overlaps with household production will also be higher than for any other category of household production.</w:t>
      </w:r>
    </w:p>
    <w:p w14:paraId="63303023" w14:textId="77777777" w:rsidR="00BE0DAF" w:rsidRDefault="00BE0DAF"/>
    <w:p w14:paraId="3A36ED24" w14:textId="5C75FDE5" w:rsidR="004D7DCF" w:rsidRDefault="004D7DCF" w:rsidP="001255C4">
      <w:pPr>
        <w:pStyle w:val="Heading2"/>
      </w:pPr>
      <w:bookmarkStart w:id="20" w:name="_Toc158095495"/>
      <w:r>
        <w:t>Conclusion</w:t>
      </w:r>
      <w:bookmarkEnd w:id="20"/>
    </w:p>
    <w:p w14:paraId="3F33E336" w14:textId="57A16FE4" w:rsidR="00BE0DAF" w:rsidRDefault="00BE0DAF" w:rsidP="005F7EA6">
      <w:r>
        <w:t xml:space="preserve">We have outlined the list of nonmarket activities that need to be brought into the picture in a broad measure of consumption. Our scope of activities differs from the standard definition used in most previous work (e.g., by the BEA), in that we account for supervisory care or in-your-care time with children and care received by household members from people outside the household. These extensions are warranted because they contribute to households’ potential consumption. We also specified a valuation procedure to convert household production hours into monetary units. In contrast to the current </w:t>
      </w:r>
      <w:r w:rsidR="00197485">
        <w:t xml:space="preserve">BEA </w:t>
      </w:r>
      <w:r>
        <w:t>practice of using the oldest and most widely deployed generalist wage method, we favor the specialist wage approach, which, in fact, was used by earlier research on incorporating household production in US national accounts (</w:t>
      </w:r>
      <w:proofErr w:type="spellStart"/>
      <w:r>
        <w:t>Landefeld</w:t>
      </w:r>
      <w:proofErr w:type="spellEnd"/>
      <w:r>
        <w:t xml:space="preserve">, Fraumeni, and </w:t>
      </w:r>
      <w:proofErr w:type="spellStart"/>
      <w:r>
        <w:t>Vojtech</w:t>
      </w:r>
      <w:proofErr w:type="spellEnd"/>
      <w:r>
        <w:t xml:space="preserve"> 2009).</w:t>
      </w:r>
      <w:r>
        <w:rPr>
          <w:rStyle w:val="FootnoteReference"/>
        </w:rPr>
        <w:footnoteReference w:id="11"/>
      </w:r>
      <w:r>
        <w:t xml:space="preserve"> Our specialist wage structure assigns a greater hourly value to active care for dependents than to housework.</w:t>
      </w:r>
    </w:p>
    <w:p w14:paraId="44A05234" w14:textId="77777777" w:rsidR="00BE0DAF" w:rsidRDefault="00BE0DAF"/>
    <w:p w14:paraId="298174B1" w14:textId="77777777" w:rsidR="001B5934" w:rsidRDefault="001B5934">
      <w:pPr>
        <w:spacing w:after="0" w:line="240" w:lineRule="auto"/>
      </w:pPr>
      <w:r>
        <w:br w:type="page"/>
      </w:r>
    </w:p>
    <w:p w14:paraId="078105D1" w14:textId="7222D9AB" w:rsidR="001B5934" w:rsidRDefault="001B5934" w:rsidP="001B5934">
      <w:pPr>
        <w:pStyle w:val="Heading1"/>
      </w:pPr>
      <w:bookmarkStart w:id="21" w:name="_Toc158095496"/>
      <w:r>
        <w:lastRenderedPageBreak/>
        <w:t>Imputing Home Production</w:t>
      </w:r>
      <w:r w:rsidR="00CF1BA7">
        <w:t xml:space="preserve"> by Members of the Consumer Unit</w:t>
      </w:r>
      <w:bookmarkEnd w:id="21"/>
    </w:p>
    <w:p w14:paraId="7BC8E1F0" w14:textId="067D870D" w:rsidR="001B5934" w:rsidRDefault="001B5934" w:rsidP="001B5934">
      <w:r>
        <w:t>We begin this chapter with an overview of the methods previously used in the literature on imputation. Our focus is on studies attempting to impute the time spent on household production, especially on efforts to combine time use and consumption expenditures. The subsequent section outlines the methods of imputation we use in the project in a more or less formal manner. We do not aim to provide all the technical details since our techniques are relatively well</w:t>
      </w:r>
      <w:r w:rsidR="00BE0DAF">
        <w:t xml:space="preserve"> </w:t>
      </w:r>
      <w:r>
        <w:t xml:space="preserve">known, and excellent treatments of the various methods are readily available elsewhere. Instead, our exposition is biased toward those who may not be immersed in the literature on imputation. The following section is the longest. We present details on the implementation of imputation methods using the datasets for this project. Alternative methods are also assessed for the quality of imputations that they generate, </w:t>
      </w:r>
      <w:r w:rsidR="00BE0DAF">
        <w:t>in other words,</w:t>
      </w:r>
      <w:r>
        <w:t xml:space="preserve"> how </w:t>
      </w:r>
      <w:r w:rsidR="00C243C8">
        <w:t>“</w:t>
      </w:r>
      <w:r>
        <w:t>closely</w:t>
      </w:r>
      <w:r w:rsidR="00C243C8">
        <w:t>”</w:t>
      </w:r>
      <w:r>
        <w:t xml:space="preserve"> they can mimic the features of the observed, i.e., time-use survey</w:t>
      </w:r>
      <w:r w:rsidR="007D700E">
        <w:t>,</w:t>
      </w:r>
      <w:r>
        <w:t xml:space="preserve"> data. We put the term </w:t>
      </w:r>
      <w:r w:rsidR="00C243C8">
        <w:t>“</w:t>
      </w:r>
      <w:r>
        <w:t>closely</w:t>
      </w:r>
      <w:r w:rsidR="00C243C8">
        <w:t>”</w:t>
      </w:r>
      <w:r>
        <w:t xml:space="preserve"> in quotes because defining closeness involves ingredients of judgment and emphasis rather than formulaic definitions, as we shall see below. </w:t>
      </w:r>
      <w:r w:rsidR="00E71315">
        <w:t>A</w:t>
      </w:r>
      <w:r>
        <w:t xml:space="preserve"> validation exercise using data from the Panel Study of Income Dynamics</w:t>
      </w:r>
      <w:r w:rsidR="00E71315">
        <w:t xml:space="preserve"> is discussed in a companion appendix to the chapter (Appendix A)</w:t>
      </w:r>
      <w:r>
        <w:t>. As discussed there, all imputation methods rely on an assumption known as the conditional independence assumption (CIA). A direct test of this assumption is generally impossible; our validation study offers the next-best alternative, given the currently available data.</w:t>
      </w:r>
    </w:p>
    <w:p w14:paraId="6490AB2C" w14:textId="77777777" w:rsidR="001B5934" w:rsidRDefault="001B5934" w:rsidP="001B5934">
      <w:pPr>
        <w:pStyle w:val="Heading2"/>
      </w:pPr>
      <w:bookmarkStart w:id="22" w:name="_Toc158095497"/>
      <w:r>
        <w:t>Background</w:t>
      </w:r>
      <w:bookmarkEnd w:id="22"/>
    </w:p>
    <w:p w14:paraId="1D03A1E9" w14:textId="2559EB74" w:rsidR="001B5934" w:rsidRDefault="001B5934" w:rsidP="001B5934">
      <w:bookmarkStart w:id="23" w:name="_Hlk119664979"/>
      <w:r>
        <w:t>Previous research has combined microdata from time-use surveys and income or expenditure surveys for various research goals. Perhaps the earliest instance for the United States is that of Fuchs (1986), who attempted to estimate total hours of work, leisure, and income for men and women separately using the 1975</w:t>
      </w:r>
      <w:r w:rsidR="00BE0DAF">
        <w:t>–</w:t>
      </w:r>
      <w:r>
        <w:t>76 time</w:t>
      </w:r>
      <w:r w:rsidR="00BE0DAF">
        <w:t>-</w:t>
      </w:r>
      <w:r>
        <w:t>use survey (TUS)</w:t>
      </w:r>
      <w:r>
        <w:rPr>
          <w:rStyle w:val="FootnoteReference"/>
        </w:rPr>
        <w:footnoteReference w:id="12"/>
      </w:r>
      <w:r>
        <w:t xml:space="preserve"> and the public-use samples from the decennial censuses of 1960, 1970</w:t>
      </w:r>
      <w:r w:rsidR="00BE0DAF">
        <w:t>,</w:t>
      </w:r>
      <w:r>
        <w:t xml:space="preserve"> and 1980. The method used by Fuchs for his 1980 estimates consisted of two steps: </w:t>
      </w:r>
      <w:r w:rsidR="00BE0DAF">
        <w:t>(1) e</w:t>
      </w:r>
      <w:r>
        <w:t>stimating an ordinary least square regression (OLS) of hours of nonmarket work or household production on a set of explanatory variables in the TUS</w:t>
      </w:r>
      <w:r w:rsidR="007D700E">
        <w:t>,</w:t>
      </w:r>
      <w:r>
        <w:t xml:space="preserve"> and then </w:t>
      </w:r>
      <w:r w:rsidR="00BE0DAF">
        <w:t xml:space="preserve">(2) </w:t>
      </w:r>
      <w:r>
        <w:t>fitting the estimated model to the Census data. Fuchs obtained the OLS estimates of the core subgroup of interest to him</w:t>
      </w:r>
      <w:r w:rsidR="00FD315D">
        <w:t>—</w:t>
      </w:r>
      <w:r>
        <w:t>the working-age population (ages 25 to 64)</w:t>
      </w:r>
      <w:r w:rsidR="00FD315D">
        <w:t>—</w:t>
      </w:r>
      <w:r>
        <w:t>separately for men and women. The explanatory variables were the dummies for ages 45</w:t>
      </w:r>
      <w:r w:rsidR="00BE0DAF">
        <w:t>–</w:t>
      </w:r>
      <w:r>
        <w:t>64, Black, married, full-time employment, part-time employment, and the presence of a child under age 5 in the household. For those ages 18</w:t>
      </w:r>
      <w:r w:rsidR="00BE0DAF">
        <w:t>–</w:t>
      </w:r>
      <w:r>
        <w:t xml:space="preserve">24 and 65 and over, the OLS estimates were obtained with age, </w:t>
      </w:r>
      <w:r>
        <w:lastRenderedPageBreak/>
        <w:t>dummies for sex, marital status, and employment status as independent variables (Fuchs 1986: S270</w:t>
      </w:r>
      <w:r w:rsidR="00BE0DAF">
        <w:t>–</w:t>
      </w:r>
      <w:r>
        <w:t>S271).</w:t>
      </w:r>
      <w:r>
        <w:rPr>
          <w:rStyle w:val="FootnoteReference"/>
        </w:rPr>
        <w:footnoteReference w:id="13"/>
      </w:r>
    </w:p>
    <w:p w14:paraId="2F6722D7" w14:textId="27A65CC0" w:rsidR="001B5934" w:rsidRDefault="001B5934" w:rsidP="001B5934">
      <w:r>
        <w:t>A recent application of the same method is worthy of mention in our context because it involved imputation of time</w:t>
      </w:r>
      <w:r w:rsidR="00BE0DAF">
        <w:t xml:space="preserve"> </w:t>
      </w:r>
      <w:r>
        <w:t>use in the CE surveys. The study sought to estimate the joint distribution of family-level per capita leisure and consumption using time-use and CE surveys for four years between 1975 and 2016 (Han, Meyer, and Sullivan 2020). Family-level leisure and consumption are defined as weekly leisure per adult and yearly amount per equivalent adult, respectively. In addition to the 1975</w:t>
      </w:r>
      <w:r w:rsidR="00BE0DAF">
        <w:t>–</w:t>
      </w:r>
      <w:r>
        <w:t>76 TUS mentioned above, the authors use the 1985 unofficial TUS as well as the 2003 and 2016 rounds of the ATUS. Leisure time was imputed for individuals in the CE surveys in the corresponding years (except that the 1975</w:t>
      </w:r>
      <w:r w:rsidR="00BE0DAF">
        <w:t>–</w:t>
      </w:r>
      <w:r>
        <w:t>76 TUS is paired with the 1972</w:t>
      </w:r>
      <w:r w:rsidR="00BE0DAF">
        <w:t>–</w:t>
      </w:r>
      <w:r>
        <w:t>73 CE). Family-level leisure is computed as the average for adults in the household. OLS estimates used in the imputation are the coefficients for the independent variables by year obtained by pooling the various time-use surveys. The independent variables used in the analysis included individual characteristics (dummies for age group, sex, educational attainment, and marital status; and usual weekly hours of employment) and family characteristics (number of children under five, number of children under 18, number of adults). An important difference from Fuchs (1986) is that Han et al. (2020) attempt to control for within-year variation (</w:t>
      </w:r>
      <w:r w:rsidR="00C243C8">
        <w:t>“</w:t>
      </w:r>
      <w:r>
        <w:t>transitory variation</w:t>
      </w:r>
      <w:r w:rsidR="00C243C8">
        <w:t>”</w:t>
      </w:r>
      <w:r>
        <w:t>) in leisure by including interview</w:t>
      </w:r>
      <w:r w:rsidR="00BE0DAF">
        <w:t>-</w:t>
      </w:r>
      <w:r>
        <w:t>month dummies and interactions of the year with interview day of the week as regressors.</w:t>
      </w:r>
      <w:r>
        <w:rPr>
          <w:rStyle w:val="FootnoteReference"/>
        </w:rPr>
        <w:footnoteReference w:id="14"/>
      </w:r>
    </w:p>
    <w:p w14:paraId="22B0589D" w14:textId="00FAB3C9" w:rsidR="001B5934" w:rsidRDefault="001B5934" w:rsidP="001B5934">
      <w:bookmarkStart w:id="24" w:name="_Hlk119402763"/>
      <w:r>
        <w:t xml:space="preserve">A modification of the </w:t>
      </w:r>
      <w:r w:rsidR="00C243C8">
        <w:t>“</w:t>
      </w:r>
      <w:r>
        <w:t>fit and predict</w:t>
      </w:r>
      <w:r w:rsidR="00C243C8">
        <w:t>”</w:t>
      </w:r>
      <w:r>
        <w:t xml:space="preserve"> method of imputing household production was introduced by Jenkins and O’Leary (1996) in their study of the distribution of extended family income (standard money income plus the value of household production) in the UK</w:t>
      </w:r>
      <w:r w:rsidR="00E05E00">
        <w:t xml:space="preserve"> (see </w:t>
      </w:r>
      <w:proofErr w:type="spellStart"/>
      <w:r w:rsidR="00E05E00">
        <w:t>Frazis</w:t>
      </w:r>
      <w:proofErr w:type="spellEnd"/>
      <w:r w:rsidR="00E05E00">
        <w:t xml:space="preserve"> and Stewart </w:t>
      </w:r>
      <w:r w:rsidR="00BE0DAF">
        <w:t>[</w:t>
      </w:r>
      <w:r w:rsidR="00E05E00">
        <w:t>2011</w:t>
      </w:r>
      <w:r w:rsidR="00BE0DAF">
        <w:t>]</w:t>
      </w:r>
      <w:r w:rsidR="00E05E00">
        <w:t xml:space="preserve"> for the US)</w:t>
      </w:r>
      <w:r>
        <w:t xml:space="preserve">. The modification consisted of adding an individual-specific random number drawn from a normal </w:t>
      </w:r>
      <w:r>
        <w:lastRenderedPageBreak/>
        <w:t xml:space="preserve">distribution with mean zero and variance set equal to the estimated variance of the error term in the model fitted in the TUS, viz., the Time Budget Extension of the 1987 ESRC Social Change and Economic Life (SCEL) survey. OLS estimates were obtained from the TUS separately for four groups of adults differentiated by sex and marital status. The regressors comprised respondents’ age group, employment status, and household composition. These estimates were then used to impute household production hours in the 1986 Family Expenditure Survey. However, the authors note that the modification of the method did not alter their most important conclusion that </w:t>
      </w:r>
      <w:r w:rsidR="0015327E">
        <w:t>adding</w:t>
      </w:r>
      <w:r>
        <w:t xml:space="preserve"> household production had an equalizing effect on income distribution (Jenkins and O’Leary 1996</w:t>
      </w:r>
      <w:r w:rsidR="00BE0DAF">
        <w:t>,</w:t>
      </w:r>
      <w:r>
        <w:t xml:space="preserve"> 407</w:t>
      </w:r>
      <w:r w:rsidR="00BE0DAF">
        <w:t>n</w:t>
      </w:r>
      <w:r>
        <w:t>15). They also point out that the crucial assumption required to justify the imputation—the conditional independence assumption (CIA)</w:t>
      </w:r>
      <w:r>
        <w:rPr>
          <w:rFonts w:cs="Times New Roman"/>
        </w:rPr>
        <w:t>—</w:t>
      </w:r>
      <w:r>
        <w:t xml:space="preserve">is hard to test in practice. As a substitute, they calculated the correlations between the total time spent by the household on domestic work and the poor-quality data on household money income for each value of the regressor variables used in the TUS regressions. Most of the correlations were not statistically different from zero, and they concluded that the assumption </w:t>
      </w:r>
      <w:r w:rsidR="00C243C8">
        <w:t>“</w:t>
      </w:r>
      <w:r>
        <w:t>may</w:t>
      </w:r>
      <w:r w:rsidR="00C820D7">
        <w:t xml:space="preserve"> </w:t>
      </w:r>
      <w:r>
        <w:t>be a satisfactory approximation in the current context</w:t>
      </w:r>
      <w:r w:rsidR="00C243C8">
        <w:t>”</w:t>
      </w:r>
      <w:r>
        <w:t xml:space="preserve"> (Jenkins and O’Leary 1996</w:t>
      </w:r>
      <w:r w:rsidR="00BE0DAF">
        <w:t>,</w:t>
      </w:r>
      <w:r>
        <w:t xml:space="preserve"> 408). </w:t>
      </w:r>
    </w:p>
    <w:bookmarkEnd w:id="24"/>
    <w:p w14:paraId="624455F3" w14:textId="42FD8AA2" w:rsidR="001B5934" w:rsidRDefault="001B5934" w:rsidP="001B5934">
      <w:proofErr w:type="spellStart"/>
      <w:r>
        <w:t>Kolodinsky</w:t>
      </w:r>
      <w:proofErr w:type="spellEnd"/>
      <w:r>
        <w:t xml:space="preserve"> and Goldstein (2011) represent a nonparametric approach </w:t>
      </w:r>
      <w:r w:rsidR="00BE0DAF">
        <w:t xml:space="preserve">to </w:t>
      </w:r>
      <w:r>
        <w:t xml:space="preserve">examining the relationship between obesity, time use, and food expenditure patterns in the US. Since no one survey contains all three variables, the authors turn to imputation to overcome the information gap. Specifically, they pool the data from the Eating and Health Module of </w:t>
      </w:r>
      <w:r w:rsidR="00FD315D">
        <w:t xml:space="preserve">the </w:t>
      </w:r>
      <w:r>
        <w:t xml:space="preserve">ATUS for 2006 and 2007. This module collects information on the height and weight of individuals. From this information, the authors compute the body mass index (BMI), which they use to measure obesity. </w:t>
      </w:r>
      <w:proofErr w:type="spellStart"/>
      <w:r>
        <w:t>Kolodinsky</w:t>
      </w:r>
      <w:proofErr w:type="spellEnd"/>
      <w:r>
        <w:t xml:space="preserve"> and Goldstein (2011) also utilize the demographic information on the respondents that is directly linked to their CPS record and available as a part of </w:t>
      </w:r>
      <w:r w:rsidR="00FD315D">
        <w:t xml:space="preserve">the </w:t>
      </w:r>
      <w:r>
        <w:t xml:space="preserve">ATUS. Their analysis focused on single-female household heads </w:t>
      </w:r>
      <w:r w:rsidR="005F4A2E">
        <w:t>ages</w:t>
      </w:r>
      <w:r>
        <w:t xml:space="preserve"> 31</w:t>
      </w:r>
      <w:r w:rsidR="00BE0DAF">
        <w:t>–</w:t>
      </w:r>
      <w:r>
        <w:t>50 and without disabilities. They use a nonparametric conditional</w:t>
      </w:r>
      <w:r w:rsidR="00BE0DAF">
        <w:t>-</w:t>
      </w:r>
      <w:r>
        <w:t xml:space="preserve">mean imputation approach to obtain the food expenditure pattern for the selected households. Specifically, they assign average values of food expenditures by detailed categories from the CE 2007 to the ATUS, using cells that are defined </w:t>
      </w:r>
      <w:r w:rsidR="00BE0DAF">
        <w:t>by</w:t>
      </w:r>
      <w:r>
        <w:t xml:space="preserve"> gender, income, and family composition. As part of their statistical analysis, the authors model the likelihood of being obese as a function of demographic characteristics, time</w:t>
      </w:r>
      <w:r w:rsidR="00BE0DAF">
        <w:t>-</w:t>
      </w:r>
      <w:r>
        <w:t xml:space="preserve">use activities (related to activities or eating), and specific categories of food expenditures. The effects of (imputed) expenditure variables are identified in their statistical model only because imputed data was transferred nonparametrically (cell means), and no corrections were applied to standard errors in their analysis. </w:t>
      </w:r>
    </w:p>
    <w:p w14:paraId="72A24016" w14:textId="30A97616" w:rsidR="001B5934" w:rsidRDefault="001B5934" w:rsidP="001B5934">
      <w:r>
        <w:t>Recently, researchers in the economics of transportation have also realized the importance of data that contains information on time spent on various activities and expenditures on associated categories of commodities that may complement, substitute</w:t>
      </w:r>
      <w:r w:rsidR="00BE0DAF">
        <w:t>,</w:t>
      </w:r>
      <w:r>
        <w:t xml:space="preserve"> or serve as inputs for such activities. For example, </w:t>
      </w:r>
      <w:proofErr w:type="spellStart"/>
      <w:r>
        <w:lastRenderedPageBreak/>
        <w:t>Konduri</w:t>
      </w:r>
      <w:proofErr w:type="spellEnd"/>
      <w:r>
        <w:t xml:space="preserve"> et al. (2011) developed an a-theoretical statistical model that estimates the willingness to pay for leisure activities and a reduced-form linear expenditure system (the so-called Stone-Geary model) to ascertain the (opportunity-cost) value of leisure. Their empirical analysis uses the sub-samples of households with only one person who is also employed from the 2008 rounds of </w:t>
      </w:r>
      <w:r w:rsidR="00FD315D">
        <w:t xml:space="preserve">the </w:t>
      </w:r>
      <w:r>
        <w:t>ATUS and CE (interview sample). The authors argue that a week is the appropriate period of analysis because expenditures of time and money follow weekly cycles (</w:t>
      </w:r>
      <w:proofErr w:type="spellStart"/>
      <w:r>
        <w:t>Konduri</w:t>
      </w:r>
      <w:proofErr w:type="spellEnd"/>
      <w:r>
        <w:t xml:space="preserve"> et al. 2011</w:t>
      </w:r>
      <w:r w:rsidR="00BE0DAF">
        <w:t xml:space="preserve">, </w:t>
      </w:r>
      <w:r>
        <w:t xml:space="preserve">56). However, the ATUS collected the time diary for a single day from each individual in the sample. To overcome this limitation, the authors impute entire time diaries for each respondent for days other than their interview day. The imputation method is to take random draws with replacements from the sample for all days of the week (except the </w:t>
      </w:r>
      <w:r w:rsidR="00BE0DAF">
        <w:t>day of the interview</w:t>
      </w:r>
      <w:r>
        <w:t xml:space="preserve">), using a pool of donors based on matching demographics </w:t>
      </w:r>
      <w:r w:rsidR="00BE0DAF">
        <w:t>(</w:t>
      </w:r>
      <w:r>
        <w:t>such as gender, age, employment status, race, college status, family income, and employment</w:t>
      </w:r>
      <w:r w:rsidR="00D75B86">
        <w:t xml:space="preserve"> </w:t>
      </w:r>
      <w:r>
        <w:t>category</w:t>
      </w:r>
      <w:r w:rsidR="00BE0DAF">
        <w:t>)</w:t>
      </w:r>
      <w:r>
        <w:t xml:space="preserve">. Similarly, they also imputed expenditures to the ATUS respondents by conducting random draws with replacements from the CE sample, with the only difference being that the employment category was dropped from the list of matching characteristics. Weekly expenditures in the CE sample were created by converting quarterly expenditures via </w:t>
      </w:r>
      <w:r w:rsidR="00C243C8">
        <w:t>“</w:t>
      </w:r>
      <w:r>
        <w:t>naïve scaling.</w:t>
      </w:r>
      <w:r w:rsidR="00C243C8">
        <w:t>”</w:t>
      </w:r>
      <w:r>
        <w:t xml:space="preserve"> While the authors describe their method of matching as simplistic, they do not adjust their statistical analysis to account for the imputation and consider the imputed variables on the same footing as the original variables in the ATUS.</w:t>
      </w:r>
    </w:p>
    <w:p w14:paraId="55819303" w14:textId="65D313E3" w:rsidR="001B5934" w:rsidRDefault="001B5934" w:rsidP="001B5934">
      <w:r>
        <w:t>Another example of combining expenditures and time</w:t>
      </w:r>
      <w:r w:rsidR="00BE0DAF">
        <w:t xml:space="preserve"> </w:t>
      </w:r>
      <w:r>
        <w:t xml:space="preserve">use in the literature on transportation economics is Hawkins </w:t>
      </w:r>
      <w:r w:rsidRPr="00926616">
        <w:t>and Nurul Habib (2022)</w:t>
      </w:r>
      <w:r>
        <w:t>.</w:t>
      </w:r>
      <w:r w:rsidRPr="00926616">
        <w:t xml:space="preserve"> </w:t>
      </w:r>
      <w:r>
        <w:t>They attempt to create a synthetic data file by combining household-level expenditure data with individual time</w:t>
      </w:r>
      <w:r w:rsidR="00BE0DAF">
        <w:t>-</w:t>
      </w:r>
      <w:r>
        <w:t xml:space="preserve">use patterns, which should </w:t>
      </w:r>
      <w:r w:rsidRPr="007218BD">
        <w:t>be statistically valid for urban simulation models</w:t>
      </w:r>
      <w:r>
        <w:t xml:space="preserve">. The authors argue that the main limitation of standard data fusion/statistical matching approaches is that they obfuscate spatial information, linking observations from different locations. The authors apply their proposed framework </w:t>
      </w:r>
      <w:r w:rsidRPr="00250BF4">
        <w:t xml:space="preserve">for the Greater Toronto Area in Canada, fusing data from </w:t>
      </w:r>
      <w:r>
        <w:t xml:space="preserve">the </w:t>
      </w:r>
      <w:r w:rsidRPr="007218BD">
        <w:t>Canadian Census of Population (CCP 2016) for general demographics, the Survey of Household Spending (SHS for years 2012</w:t>
      </w:r>
      <w:r w:rsidR="00BE0DAF">
        <w:t>–</w:t>
      </w:r>
      <w:r w:rsidRPr="007218BD">
        <w:t xml:space="preserve">16) for expenditures on goods and services, and the General Social Survey: Time Use Survey (TUS 2010 and 2015) for time spent on activities. </w:t>
      </w:r>
      <w:r>
        <w:t xml:space="preserve">In contrast with other methods, which use one of the surveys as baseline/recipient, transferring the required data from other surveys after matching, their approach uses the different surveys to identify the joint distribution of all variables of interest and create a fully synthetic dataset based on the information from the reference surveys. To do this, the authors utilize generative modeling algorithms borrowing from machine learning and Bayesian literature, specifically the algorithm proposed by Ye at al. (2017). A peculiarity of this approach is that there is, in effect, no </w:t>
      </w:r>
      <w:r w:rsidR="00C243C8">
        <w:t>“</w:t>
      </w:r>
      <w:r>
        <w:t>recipient</w:t>
      </w:r>
      <w:r w:rsidR="00C243C8">
        <w:t>”</w:t>
      </w:r>
      <w:r>
        <w:t xml:space="preserve"> data file. They discuss the potential limitations and care required to consolidate the different time frames for data collection across surveys. Hawkins and Nurul Habib (2022) also acknowledge that not having access to time use for every day of the week, their </w:t>
      </w:r>
      <w:r>
        <w:lastRenderedPageBreak/>
        <w:t>m</w:t>
      </w:r>
      <w:r w:rsidRPr="008E6E99">
        <w:t xml:space="preserve">ethodology may ignore the correlation across substitutable day-to-day activities. The authors </w:t>
      </w:r>
      <w:r>
        <w:t>compare</w:t>
      </w:r>
      <w:r w:rsidRPr="008E6E99">
        <w:t xml:space="preserve"> the distributions of the </w:t>
      </w:r>
      <w:r>
        <w:t xml:space="preserve">analysis variables in the </w:t>
      </w:r>
      <w:r w:rsidRPr="008E6E99">
        <w:t>synthetic dataset using</w:t>
      </w:r>
      <w:r w:rsidR="00BE0DAF">
        <w:t>—</w:t>
      </w:r>
      <w:r>
        <w:t>for time</w:t>
      </w:r>
      <w:r w:rsidR="00BE0DAF">
        <w:t xml:space="preserve"> </w:t>
      </w:r>
      <w:r>
        <w:t>use</w:t>
      </w:r>
      <w:r w:rsidR="00BE0DAF">
        <w:t>—</w:t>
      </w:r>
      <w:r w:rsidRPr="008E6E99">
        <w:t xml:space="preserve">data from the </w:t>
      </w:r>
      <w:r w:rsidRPr="007218BD">
        <w:t>Transportation Tomorrow Survey (TTS-2016)</w:t>
      </w:r>
      <w:r>
        <w:t xml:space="preserve"> </w:t>
      </w:r>
      <w:r w:rsidRPr="007218BD">
        <w:t xml:space="preserve">and the </w:t>
      </w:r>
      <w:r>
        <w:t>CCP for</w:t>
      </w:r>
      <w:r w:rsidRPr="007218BD">
        <w:t xml:space="preserve"> sociodemographic patterns.</w:t>
      </w:r>
    </w:p>
    <w:p w14:paraId="66F1C037" w14:textId="7E1FB35D" w:rsidR="001B5934" w:rsidRDefault="001B5934" w:rsidP="001B5934">
      <w:r>
        <w:t xml:space="preserve">Kum and Masterson (2010) provide a review of statistical matching, describing different methodological choices that would link statistically similar individuals across surveys, thus allowing for the creation of synthetic datasets with information from both surveys. They discuss the matching algorithm used to construct the Levy Institute Measure of Economic Well-Being. The authors match records from the Survey of Consumer Finances (donor file) with records from the March supplement of the CPS using a rank of predicted propensity scores in a constrained matching procedure with strict strata variables to improve the quality of imputation. In contrast to other methods described above, the procedure adjusts survey weights to achieve almost perfect alignment and transfer the full wealth distribution from the SCF to the CPS. </w:t>
      </w:r>
      <w:r w:rsidR="00BE0DAF">
        <w:t>They also</w:t>
      </w:r>
      <w:r>
        <w:t xml:space="preserve"> advocate for the use of sample segmentation or stratification. This stratification helps improve the match quality by restricting the potential donors and recipients across both files. Distinct from other methods, the segmentations are dynamic, so the definition of matching groups is expanded after all possible observations within the more detailed segment definition have been utilized. The authors’ evidence suggests that statistical matching can transfer overall distributions almost perfectly to the donor survey, with minor losses when using some of the same variables used for the sample segmentation. They warn, however, of potential problems associated with statistical matching when the survey structures between donor and recipient are too dissimilar, as it may produce attenuation of inequality in the donor dataset.</w:t>
      </w:r>
    </w:p>
    <w:p w14:paraId="6367EDEC" w14:textId="6E327D12" w:rsidR="001B5934" w:rsidRDefault="001B5934" w:rsidP="001B5934">
      <w:r>
        <w:t>As described below, our preferred method of imputation for the current project is a variant of the Kum and Masterson (2010) procedure, linking information from the time-use survey (donor) to the consumer expenditure survey (recipient). The modifications include splitting survey weights to integrate the two files fully. We also deploy principal</w:t>
      </w:r>
      <w:r w:rsidR="00BE0DAF">
        <w:t>-</w:t>
      </w:r>
      <w:r>
        <w:t xml:space="preserve">component analysis and cluster analysis to pre-identify similar groups in the two files </w:t>
      </w:r>
      <w:r w:rsidR="00BE0DAF">
        <w:t>and</w:t>
      </w:r>
      <w:r>
        <w:t xml:space="preserve"> improve the imputation quality.</w:t>
      </w:r>
    </w:p>
    <w:p w14:paraId="423DFF53" w14:textId="77777777" w:rsidR="00BE0DAF" w:rsidRDefault="00BE0DAF" w:rsidP="001B5934"/>
    <w:p w14:paraId="251F5ED0" w14:textId="77777777" w:rsidR="001B5934" w:rsidRDefault="001B5934" w:rsidP="001B5934">
      <w:pPr>
        <w:pStyle w:val="Heading2"/>
      </w:pPr>
      <w:bookmarkStart w:id="25" w:name="_Toc158095498"/>
      <w:r>
        <w:t>Imputation methods</w:t>
      </w:r>
      <w:bookmarkEnd w:id="25"/>
    </w:p>
    <w:p w14:paraId="3F851081" w14:textId="63CC2E88" w:rsidR="001B5934" w:rsidRDefault="001B5934" w:rsidP="001B5934">
      <w:r>
        <w:t xml:space="preserve">As described in Chapter 2, our definition of household production encompasses unpaid services rendered by household members and </w:t>
      </w:r>
      <w:proofErr w:type="spellStart"/>
      <w:r>
        <w:t>nonhousehold</w:t>
      </w:r>
      <w:proofErr w:type="spellEnd"/>
      <w:r>
        <w:t xml:space="preserve"> people for household members. Regarding time expenditures, services by own</w:t>
      </w:r>
      <w:r w:rsidR="00BE0DAF">
        <w:t>-</w:t>
      </w:r>
      <w:r>
        <w:t xml:space="preserve">household members far outweigh those by </w:t>
      </w:r>
      <w:proofErr w:type="spellStart"/>
      <w:r>
        <w:t>nonhousehold</w:t>
      </w:r>
      <w:proofErr w:type="spellEnd"/>
      <w:r>
        <w:t xml:space="preserve"> members. In our judgment, the data available for imputing the latter is also of lower quality—a point we elaborate on in the next chapter</w:t>
      </w:r>
      <w:r>
        <w:rPr>
          <w:rFonts w:cs="Times New Roman"/>
        </w:rPr>
        <w:t xml:space="preserve">—than that available for the former, namely, the ATUS. Consequently, we produced imputations </w:t>
      </w:r>
      <w:r w:rsidR="00BE0DAF">
        <w:rPr>
          <w:rFonts w:cs="Times New Roman"/>
        </w:rPr>
        <w:lastRenderedPageBreak/>
        <w:t xml:space="preserve">with </w:t>
      </w:r>
      <w:r>
        <w:rPr>
          <w:rFonts w:cs="Times New Roman"/>
        </w:rPr>
        <w:t>three methods using the ATUS to allow choices for the data users depending on their research goals. Only one approach</w:t>
      </w:r>
      <w:r w:rsidR="00BE0DAF">
        <w:rPr>
          <w:rFonts w:cs="Times New Roman"/>
        </w:rPr>
        <w:t>—</w:t>
      </w:r>
      <w:r>
        <w:rPr>
          <w:rFonts w:cs="Times New Roman"/>
        </w:rPr>
        <w:t>the most direct and widely used</w:t>
      </w:r>
      <w:r w:rsidR="00BE0DAF">
        <w:rPr>
          <w:rFonts w:cs="Times New Roman"/>
        </w:rPr>
        <w:t>—</w:t>
      </w:r>
      <w:r>
        <w:rPr>
          <w:rFonts w:cs="Times New Roman"/>
        </w:rPr>
        <w:t xml:space="preserve">was deployed for imputing the services provided by </w:t>
      </w:r>
      <w:proofErr w:type="spellStart"/>
      <w:r>
        <w:rPr>
          <w:rFonts w:cs="Times New Roman"/>
        </w:rPr>
        <w:t>nonhousehold</w:t>
      </w:r>
      <w:proofErr w:type="spellEnd"/>
      <w:r>
        <w:rPr>
          <w:rFonts w:cs="Times New Roman"/>
        </w:rPr>
        <w:t xml:space="preserve"> members (see </w:t>
      </w:r>
      <w:r w:rsidR="00DA0AFC" w:rsidRPr="001A0FBE">
        <w:t xml:space="preserve">Table </w:t>
      </w:r>
      <w:r w:rsidR="00DA0AFC">
        <w:rPr>
          <w:noProof/>
        </w:rPr>
        <w:t>3</w:t>
      </w:r>
      <w:r w:rsidR="00DA0AFC">
        <w:noBreakHyphen/>
      </w:r>
      <w:r w:rsidR="00DA0AFC">
        <w:rPr>
          <w:noProof/>
        </w:rPr>
        <w:t>1</w:t>
      </w:r>
      <w:r>
        <w:t xml:space="preserve">). </w:t>
      </w:r>
    </w:p>
    <w:p w14:paraId="615E2A5E" w14:textId="77777777" w:rsidR="00BE0DAF" w:rsidRDefault="00BE0DAF" w:rsidP="001B5934"/>
    <w:p w14:paraId="6ED6EE84" w14:textId="4C261253" w:rsidR="001B5934" w:rsidRPr="001A0FBE" w:rsidRDefault="001B5934" w:rsidP="001B5934">
      <w:pPr>
        <w:pStyle w:val="Caption"/>
        <w:rPr>
          <w:i/>
        </w:rPr>
      </w:pPr>
      <w:bookmarkStart w:id="26" w:name="_Ref124930357"/>
      <w:bookmarkStart w:id="27" w:name="_Toc158095540"/>
      <w:r w:rsidRPr="001A0FBE">
        <w:t xml:space="preserve">Table </w:t>
      </w:r>
      <w:fldSimple w:instr=" STYLEREF 1 \s ">
        <w:r w:rsidR="006C1E92">
          <w:rPr>
            <w:noProof/>
          </w:rPr>
          <w:t>3</w:t>
        </w:r>
      </w:fldSimple>
      <w:r w:rsidR="006C1E92">
        <w:noBreakHyphen/>
      </w:r>
      <w:fldSimple w:instr=" SEQ Table \* ARABIC \s 1 ">
        <w:r w:rsidR="006C1E92">
          <w:rPr>
            <w:noProof/>
          </w:rPr>
          <w:t>1</w:t>
        </w:r>
      </w:fldSimple>
      <w:bookmarkEnd w:id="26"/>
      <w:r>
        <w:t xml:space="preserve"> </w:t>
      </w:r>
      <w:r w:rsidRPr="001A0FBE">
        <w:t>Imputation methods</w:t>
      </w:r>
      <w:r>
        <w:t xml:space="preserve"> used by the component of household production</w:t>
      </w:r>
      <w:bookmarkEnd w:id="27"/>
    </w:p>
    <w:tbl>
      <w:tblPr>
        <w:tblStyle w:val="TableGrid"/>
        <w:tblW w:w="0" w:type="auto"/>
        <w:jc w:val="center"/>
        <w:tblLook w:val="04A0" w:firstRow="1" w:lastRow="0" w:firstColumn="1" w:lastColumn="0" w:noHBand="0" w:noVBand="1"/>
      </w:tblPr>
      <w:tblGrid>
        <w:gridCol w:w="4135"/>
        <w:gridCol w:w="4500"/>
      </w:tblGrid>
      <w:tr w:rsidR="001B5934" w14:paraId="0D5AE910" w14:textId="77777777" w:rsidTr="00B4745D">
        <w:trPr>
          <w:jc w:val="center"/>
        </w:trPr>
        <w:tc>
          <w:tcPr>
            <w:tcW w:w="4135" w:type="dxa"/>
          </w:tcPr>
          <w:p w14:paraId="46892CFF" w14:textId="77777777" w:rsidR="001B5934" w:rsidRPr="00BF4350" w:rsidRDefault="001B5934" w:rsidP="00B4745D">
            <w:pPr>
              <w:jc w:val="center"/>
              <w:rPr>
                <w:b/>
              </w:rPr>
            </w:pPr>
            <w:r w:rsidRPr="00BF4350">
              <w:rPr>
                <w:b/>
              </w:rPr>
              <w:t>Component of household production</w:t>
            </w:r>
          </w:p>
        </w:tc>
        <w:tc>
          <w:tcPr>
            <w:tcW w:w="4500" w:type="dxa"/>
          </w:tcPr>
          <w:p w14:paraId="179013F9" w14:textId="77777777" w:rsidR="001B5934" w:rsidRPr="00BF4350" w:rsidRDefault="001B5934" w:rsidP="00B4745D">
            <w:pPr>
              <w:jc w:val="center"/>
              <w:rPr>
                <w:b/>
              </w:rPr>
            </w:pPr>
            <w:r w:rsidRPr="00BF4350">
              <w:rPr>
                <w:b/>
              </w:rPr>
              <w:t>Imputation method(s)</w:t>
            </w:r>
          </w:p>
        </w:tc>
      </w:tr>
      <w:tr w:rsidR="001B5934" w14:paraId="2507B533" w14:textId="77777777" w:rsidTr="00F612D3">
        <w:trPr>
          <w:jc w:val="center"/>
        </w:trPr>
        <w:tc>
          <w:tcPr>
            <w:tcW w:w="4135" w:type="dxa"/>
            <w:shd w:val="clear" w:color="auto" w:fill="F2F2F2" w:themeFill="background1" w:themeFillShade="F2"/>
          </w:tcPr>
          <w:p w14:paraId="73ABC7BA" w14:textId="77777777" w:rsidR="001B5934" w:rsidRDefault="001B5934" w:rsidP="00B4745D">
            <w:r>
              <w:t>Household production for members of own household</w:t>
            </w:r>
          </w:p>
        </w:tc>
        <w:tc>
          <w:tcPr>
            <w:tcW w:w="4500" w:type="dxa"/>
            <w:shd w:val="clear" w:color="auto" w:fill="F2F2F2" w:themeFill="background1" w:themeFillShade="F2"/>
          </w:tcPr>
          <w:p w14:paraId="201A1E43" w14:textId="77777777" w:rsidR="001B5934" w:rsidRDefault="001B5934" w:rsidP="00B4745D">
            <w:r>
              <w:t>Regression prediction (RP), Multiple imputation (MI), and Statistical matching (SM)</w:t>
            </w:r>
          </w:p>
        </w:tc>
      </w:tr>
      <w:tr w:rsidR="001B5934" w14:paraId="55BA65B9" w14:textId="77777777" w:rsidTr="00B4745D">
        <w:trPr>
          <w:jc w:val="center"/>
        </w:trPr>
        <w:tc>
          <w:tcPr>
            <w:tcW w:w="4135" w:type="dxa"/>
          </w:tcPr>
          <w:p w14:paraId="33BF3C98" w14:textId="2CBA4E0A" w:rsidR="001B5934" w:rsidRDefault="001B5934" w:rsidP="00B4745D">
            <w:r>
              <w:t xml:space="preserve">Nonmarket care of older adults received from </w:t>
            </w:r>
            <w:proofErr w:type="spellStart"/>
            <w:r>
              <w:t>nonhousehold</w:t>
            </w:r>
            <w:proofErr w:type="spellEnd"/>
            <w:r>
              <w:t xml:space="preserve"> members</w:t>
            </w:r>
          </w:p>
        </w:tc>
        <w:tc>
          <w:tcPr>
            <w:tcW w:w="4500" w:type="dxa"/>
          </w:tcPr>
          <w:p w14:paraId="4A846F9B" w14:textId="77777777" w:rsidR="001B5934" w:rsidRDefault="001B5934" w:rsidP="00B4745D">
            <w:r>
              <w:t>Regression prediction with noise (RP+)</w:t>
            </w:r>
          </w:p>
        </w:tc>
      </w:tr>
      <w:tr w:rsidR="001B5934" w14:paraId="310EFBA4" w14:textId="77777777" w:rsidTr="00F612D3">
        <w:trPr>
          <w:jc w:val="center"/>
        </w:trPr>
        <w:tc>
          <w:tcPr>
            <w:tcW w:w="4135" w:type="dxa"/>
            <w:shd w:val="clear" w:color="auto" w:fill="F2F2F2" w:themeFill="background1" w:themeFillShade="F2"/>
          </w:tcPr>
          <w:p w14:paraId="6ADD50EE" w14:textId="68CAF045" w:rsidR="001B5934" w:rsidRDefault="001B5934" w:rsidP="00B4745D">
            <w:r>
              <w:t xml:space="preserve">Nonmarket childcare received from </w:t>
            </w:r>
            <w:proofErr w:type="spellStart"/>
            <w:r>
              <w:t>nonhousehold</w:t>
            </w:r>
            <w:proofErr w:type="spellEnd"/>
            <w:r>
              <w:t xml:space="preserve"> members</w:t>
            </w:r>
          </w:p>
        </w:tc>
        <w:tc>
          <w:tcPr>
            <w:tcW w:w="4500" w:type="dxa"/>
            <w:shd w:val="clear" w:color="auto" w:fill="F2F2F2" w:themeFill="background1" w:themeFillShade="F2"/>
          </w:tcPr>
          <w:p w14:paraId="4776BBC9" w14:textId="77777777" w:rsidR="001B5934" w:rsidRDefault="001B5934" w:rsidP="00B4745D">
            <w:r>
              <w:t>Regression prediction with noise (RP+)</w:t>
            </w:r>
          </w:p>
        </w:tc>
      </w:tr>
    </w:tbl>
    <w:p w14:paraId="26D89274" w14:textId="77777777" w:rsidR="001B5934" w:rsidRDefault="001B5934" w:rsidP="001B5934"/>
    <w:p w14:paraId="5D7737BE" w14:textId="77777777" w:rsidR="001B5934" w:rsidRDefault="001B5934" w:rsidP="001B5934">
      <w:r>
        <w:t xml:space="preserve">The methods we used belong to one of the two families: imputation by prediction or imputation by matching. We outlined a few examples of both approaches earlier in this chapter. We begin with a description of the prediction method and then turn to statistical matching. </w:t>
      </w:r>
    </w:p>
    <w:p w14:paraId="41A2586D" w14:textId="77777777" w:rsidR="001B5934" w:rsidRDefault="001B5934" w:rsidP="001B5934">
      <w:pPr>
        <w:rPr>
          <w:rFonts w:cs="Times New Roman"/>
        </w:rPr>
      </w:pPr>
      <w:r>
        <w:rPr>
          <w:rFonts w:cs="Times New Roman"/>
        </w:rPr>
        <w:t>Our first variant of the prediction approach uses a univariate Tobit regression model where we assume that hours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oMath>
      <w:r>
        <w:rPr>
          <w:rFonts w:eastAsiaTheme="minorEastAsia" w:cs="Times New Roman"/>
        </w:rPr>
        <w:t>)</w:t>
      </w:r>
      <w:r>
        <w:rPr>
          <w:rFonts w:cs="Times New Roman"/>
        </w:rPr>
        <w:t xml:space="preserve"> spent by individual </w:t>
      </w:r>
      <m:oMath>
        <m:r>
          <w:rPr>
            <w:rFonts w:ascii="Cambria Math" w:hAnsi="Cambria Math" w:cs="Times New Roman"/>
          </w:rPr>
          <m:t>i</m:t>
        </m:r>
      </m:oMath>
      <w:r>
        <w:rPr>
          <w:rFonts w:eastAsiaTheme="minorEastAsia" w:cs="Times New Roman"/>
        </w:rPr>
        <w:t xml:space="preserve">  </w:t>
      </w:r>
      <w:r>
        <w:rPr>
          <w:rFonts w:cs="Times New Roman"/>
        </w:rPr>
        <w:t xml:space="preserve">on activity </w:t>
      </w:r>
      <m:oMath>
        <m:r>
          <w:rPr>
            <w:rFonts w:ascii="Cambria Math" w:hAnsi="Cambria Math" w:cs="Times New Roman"/>
          </w:rPr>
          <m:t>j</m:t>
        </m:r>
      </m:oMath>
      <w:r>
        <w:rPr>
          <w:rFonts w:eastAsiaTheme="minorEastAsia" w:cs="Times New Roman"/>
        </w:rPr>
        <w:t xml:space="preserve"> </w:t>
      </w:r>
      <w:r>
        <w:rPr>
          <w:rFonts w:eastAsiaTheme="minorEastAsia"/>
        </w:rPr>
        <w:t xml:space="preserve">(e.g., time spent on childcare) </w:t>
      </w:r>
      <w:r>
        <w:rPr>
          <w:rFonts w:cs="Times New Roman"/>
        </w:rPr>
        <w:t>can be modeled as follows:</w:t>
      </w:r>
    </w:p>
    <w:p w14:paraId="0C2736BA" w14:textId="77777777" w:rsidR="001B5934" w:rsidRPr="00B60825" w:rsidRDefault="007818CA" w:rsidP="001B5934">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ij</m:t>
              </m:r>
            </m:sub>
          </m:sSub>
          <m:r>
            <w:rPr>
              <w:rFonts w:ascii="Cambria Math"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max</m:t>
              </m:r>
            </m:fName>
            <m:e>
              <m:d>
                <m:dPr>
                  <m:ctrlPr>
                    <w:rPr>
                      <w:rFonts w:ascii="Cambria Math" w:eastAsiaTheme="minorEastAsia" w:hAnsi="Cambria Math" w:cs="Times New Roman"/>
                      <w:i/>
                    </w:rPr>
                  </m:ctrlPr>
                </m:dPr>
                <m:e>
                  <m:r>
                    <w:rPr>
                      <w:rFonts w:ascii="Cambria Math" w:eastAsiaTheme="minorEastAsia" w:hAnsi="Cambria Math" w:cs="Times New Roman"/>
                    </w:rPr>
                    <m:t>0,</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j</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ij</m:t>
                      </m:r>
                    </m:sub>
                  </m:sSub>
                </m:e>
              </m:d>
            </m:e>
          </m:func>
          <m:r>
            <w:rPr>
              <w:rFonts w:ascii="Cambria Math" w:eastAsiaTheme="minorEastAsia" w:hAnsi="Cambria Math" w:cs="Times New Roman"/>
            </w:rPr>
            <m:t>,   j=1,2,…,k.</m:t>
          </m:r>
        </m:oMath>
      </m:oMathPara>
    </w:p>
    <w:p w14:paraId="576B2AFA" w14:textId="4C707716" w:rsidR="001B5934" w:rsidRDefault="001B5934" w:rsidP="001B5934">
      <w:r>
        <w:rPr>
          <w:rFonts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e</m:t>
            </m:r>
            <m:ctrlPr>
              <w:rPr>
                <w:rFonts w:ascii="Cambria Math" w:eastAsiaTheme="minorEastAsia" w:hAnsi="Cambria Math" w:cs="Times New Roman"/>
                <w:iCs/>
              </w:rPr>
            </m:ctrlPr>
          </m:e>
          <m:sub>
            <m:r>
              <w:rPr>
                <w:rFonts w:ascii="Cambria Math" w:eastAsiaTheme="minorEastAsia" w:hAnsi="Cambria Math" w:cs="Times New Roman"/>
              </w:rPr>
              <m:t>ij</m:t>
            </m:r>
          </m:sub>
        </m:sSub>
        <m:r>
          <w:rPr>
            <w:rFonts w:ascii="Cambria Math" w:eastAsiaTheme="minorEastAsia" w:hAnsi="Cambria Math" w:cs="Times New Roman"/>
          </w:rPr>
          <m:t>~N</m:t>
        </m:r>
        <m:d>
          <m:dPr>
            <m:ctrlPr>
              <w:rPr>
                <w:rFonts w:ascii="Cambria Math" w:eastAsiaTheme="minorEastAsia" w:hAnsi="Cambria Math" w:cs="Times New Roman"/>
                <w:i/>
              </w:rPr>
            </m:ctrlPr>
          </m:dPr>
          <m:e>
            <m:r>
              <w:rPr>
                <w:rFonts w:ascii="Cambria Math" w:eastAsiaTheme="minorEastAsia" w:hAnsi="Cambria Math" w:cs="Times New Roman"/>
              </w:rPr>
              <m:t>0,</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j</m:t>
                </m:r>
              </m:sub>
              <m:sup>
                <m:r>
                  <w:rPr>
                    <w:rFonts w:ascii="Cambria Math" w:eastAsiaTheme="minorEastAsia" w:hAnsi="Cambria Math" w:cs="Times New Roman"/>
                  </w:rPr>
                  <m:t>2</m:t>
                </m:r>
              </m:sup>
            </m:sSubSup>
          </m:e>
        </m:d>
      </m:oMath>
      <w:r>
        <w:rPr>
          <w:rFonts w:eastAsiaTheme="minorEastAsia" w:cs="Times New Roman"/>
        </w:rPr>
        <w:t xml:space="preserve"> </w:t>
      </w:r>
      <w:r>
        <w:rPr>
          <w:rFonts w:cs="Times New Roman"/>
        </w:rPr>
        <w:t xml:space="preserve">and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oMath>
      <w:r>
        <w:rPr>
          <w:rFonts w:eastAsiaTheme="minorEastAsia" w:cs="Times New Roman"/>
        </w:rPr>
        <w:t xml:space="preserve"> is the set of characteristics (e.g., age of the respondent) and </w:t>
      </w:r>
      <m:oMath>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j</m:t>
            </m:r>
          </m:sub>
        </m:sSub>
      </m:oMath>
      <w:r>
        <w:rPr>
          <w:rFonts w:eastAsiaTheme="minorEastAsia" w:cs="Times New Roman"/>
        </w:rPr>
        <w:t xml:space="preserve"> is the corresponding set of unknown regression coefficients. This approach is usually appropriate g</w:t>
      </w:r>
      <w:r>
        <w:rPr>
          <w:rFonts w:cs="Times New Roman"/>
        </w:rPr>
        <w:t xml:space="preserve">iven the substantial number of people (particularly among men) who spend no time on household production during a week, which translates to a dependent variable containing a sizeable number of zeros. In the next step, </w:t>
      </w:r>
      <w:r>
        <w:t>we assign imputed values to each individual using the overall expected mean value of hours</w:t>
      </w:r>
      <w:r w:rsidR="00BE0DAF">
        <w:t>,</w:t>
      </w:r>
      <w:r>
        <w:t xml:space="preserve"> conditional on the control variables:</w:t>
      </w:r>
    </w:p>
    <w:p w14:paraId="455C9582" w14:textId="77777777" w:rsidR="001B5934" w:rsidRPr="00B60825" w:rsidRDefault="001B5934" w:rsidP="001B5934">
      <w:pPr>
        <w:spacing w:after="0"/>
        <w:jc w:val="both"/>
        <w:rPr>
          <w:rFonts w:eastAsiaTheme="minorEastAsia" w:cs="Times New Roman"/>
        </w:rPr>
      </w:pPr>
      <m:oMathPara>
        <m:oMath>
          <m:r>
            <w:rPr>
              <w:rFonts w:ascii="Cambria Math" w:eastAsiaTheme="minorEastAsia" w:hAnsi="Cambria Math" w:cs="Times New Roman"/>
            </w:rPr>
            <m:t>E</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ij</m:t>
                  </m:r>
                </m:sub>
              </m:sSub>
            </m:e>
            <m:e>
              <m:r>
                <w:rPr>
                  <w:rFonts w:ascii="Cambria Math" w:eastAsiaTheme="minorEastAsia" w:hAnsi="Cambria Math" w:cs="Times New Roman"/>
                </w:rPr>
                <m:t>Z=</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i</m:t>
                  </m:r>
                </m:sub>
              </m:sSub>
            </m:e>
          </m:d>
          <m:r>
            <w:rPr>
              <w:rFonts w:ascii="Cambria Math" w:eastAsiaTheme="minorEastAsia" w:hAnsi="Cambria Math" w:cs="Times New Roman"/>
            </w:rPr>
            <m:t>=E</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ij</m:t>
                  </m:r>
                </m:sub>
              </m:sSub>
            </m:e>
            <m:e>
              <m:r>
                <w:rPr>
                  <w:rFonts w:ascii="Cambria Math" w:eastAsiaTheme="minorEastAsia" w:hAnsi="Cambria Math" w:cs="Times New Roman"/>
                </w:rPr>
                <m:t>Z=</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ij</m:t>
                  </m:r>
                </m:sub>
              </m:sSub>
              <m:r>
                <w:rPr>
                  <w:rFonts w:ascii="Cambria Math" w:eastAsiaTheme="minorEastAsia" w:hAnsi="Cambria Math" w:cs="Times New Roman"/>
                </w:rPr>
                <m:t>&gt;0</m:t>
              </m:r>
            </m:e>
          </m:d>
          <m:r>
            <w:rPr>
              <w:rFonts w:ascii="Cambria Math" w:eastAsiaTheme="minorEastAsia" w:hAnsi="Cambria Math" w:cs="Times New Roman"/>
            </w:rPr>
            <m:t>P</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ij</m:t>
                  </m:r>
                </m:sub>
              </m:sSub>
              <m:r>
                <w:rPr>
                  <w:rFonts w:ascii="Cambria Math" w:eastAsiaTheme="minorEastAsia" w:hAnsi="Cambria Math" w:cs="Times New Roman"/>
                </w:rPr>
                <m:t>&gt;0</m:t>
              </m:r>
            </m:e>
            <m:e>
              <m:r>
                <w:rPr>
                  <w:rFonts w:ascii="Cambria Math" w:eastAsiaTheme="minorEastAsia" w:hAnsi="Cambria Math" w:cs="Times New Roman"/>
                </w:rPr>
                <m:t>Z=</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i</m:t>
                  </m:r>
                </m:sub>
              </m:sSub>
            </m:e>
          </m:d>
          <m:r>
            <w:rPr>
              <w:rFonts w:ascii="Cambria Math" w:eastAsiaTheme="minorEastAsia" w:hAnsi="Cambria Math" w:cs="Times New Roman"/>
            </w:rPr>
            <m:t>, j=1,2,…,k</m:t>
          </m:r>
        </m:oMath>
      </m:oMathPara>
    </w:p>
    <w:p w14:paraId="0BE06A28" w14:textId="77777777" w:rsidR="001B5934" w:rsidRDefault="001B5934" w:rsidP="001B5934">
      <w:r>
        <w:t>The second variant creates imputed values for hours based on the theoretical data-generating process:</w:t>
      </w:r>
    </w:p>
    <w:p w14:paraId="3B553069" w14:textId="77777777" w:rsidR="001B5934" w:rsidRDefault="007818CA" w:rsidP="001B5934">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ij</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z</m:t>
                      </m:r>
                    </m:e>
                    <m:sub>
                      <m:r>
                        <w:rPr>
                          <w:rFonts w:ascii="Cambria Math" w:hAnsi="Cambria Math"/>
                        </w:rPr>
                        <m:t>i</m:t>
                      </m:r>
                    </m:sub>
                  </m:sSub>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j</m:t>
                          </m:r>
                        </m:sub>
                      </m:sSub>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ij</m:t>
                      </m:r>
                    </m:sub>
                  </m:sSub>
                </m:e>
              </m:d>
            </m:e>
          </m:func>
          <m:r>
            <w:rPr>
              <w:rFonts w:ascii="Cambria Math" w:hAnsi="Cambria Math"/>
            </w:rPr>
            <m:t>,</m:t>
          </m:r>
          <m:r>
            <w:rPr>
              <w:rFonts w:ascii="Cambria Math" w:eastAsiaTheme="minorEastAsia" w:hAnsi="Cambria Math" w:cs="Times New Roman"/>
            </w:rPr>
            <m:t>j=1,2,…,k</m:t>
          </m:r>
        </m:oMath>
      </m:oMathPara>
    </w:p>
    <w:p w14:paraId="4E2F089B" w14:textId="534715AF" w:rsidR="001B5934" w:rsidRDefault="00BE0DAF" w:rsidP="001B5934">
      <w:r>
        <w:lastRenderedPageBreak/>
        <w:t>W</w:t>
      </w:r>
      <w:r w:rsidR="001B5934">
        <w:t xml:space="preserve">here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ij</m:t>
            </m:r>
          </m:sub>
        </m:sSub>
      </m:oMath>
      <w:r w:rsidR="001B5934">
        <w:rPr>
          <w:rFonts w:eastAsiaTheme="minorEastAsia"/>
        </w:rPr>
        <w:t xml:space="preserve"> is a random draw from a normal distribution with mean zero and standard deviation </w:t>
      </w:r>
      <m:oMath>
        <m:acc>
          <m:accPr>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j</m:t>
                </m:r>
              </m:sub>
            </m:sSub>
            <m:ctrlPr>
              <w:rPr>
                <w:rFonts w:ascii="Cambria Math" w:eastAsiaTheme="minorEastAsia" w:hAnsi="Cambria Math"/>
                <w:i/>
              </w:rPr>
            </m:ctrlPr>
          </m:e>
        </m:acc>
      </m:oMath>
      <w:r w:rsidR="001B5934">
        <w:rPr>
          <w:rFonts w:eastAsiaTheme="minorEastAsia"/>
        </w:rPr>
        <w:t xml:space="preserve">. </w:t>
      </w:r>
      <w:r w:rsidR="001B5934">
        <w:t>The hope is that adding the errors</w:t>
      </w:r>
      <w:r>
        <w:t>,</w:t>
      </w:r>
      <w:r w:rsidR="001B5934">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ij</m:t>
            </m:r>
          </m:sub>
        </m:sSub>
      </m:oMath>
      <w:r>
        <w:rPr>
          <w:rFonts w:eastAsiaTheme="minorEastAsia"/>
        </w:rPr>
        <w:t>,</w:t>
      </w:r>
      <w:r w:rsidR="001B5934">
        <w:t xml:space="preserve"> provides a stochastic component that brings the distribution of the imputed variables closer to the true but unobserved distribution of household production time. Following Crossley et al. (2020), we refer to the first variant as </w:t>
      </w:r>
      <w:r w:rsidR="00C243C8">
        <w:t>“</w:t>
      </w:r>
      <w:r w:rsidR="001B5934">
        <w:t>RP</w:t>
      </w:r>
      <w:r w:rsidR="00C243C8">
        <w:t>”</w:t>
      </w:r>
      <w:r w:rsidR="001B5934">
        <w:t xml:space="preserve"> (regression-prediction) and the second variant as </w:t>
      </w:r>
      <w:r w:rsidR="00C243C8">
        <w:t>“</w:t>
      </w:r>
      <w:r w:rsidR="001B5934">
        <w:t>RP+.</w:t>
      </w:r>
      <w:r w:rsidR="00C243C8">
        <w:t>”</w:t>
      </w:r>
      <w:r w:rsidR="001B5934">
        <w:t xml:space="preserve"> As indicated in </w:t>
      </w:r>
      <w:r w:rsidR="00DA0AFC" w:rsidRPr="001A0FBE">
        <w:t xml:space="preserve">Table </w:t>
      </w:r>
      <w:r w:rsidR="00DA0AFC">
        <w:rPr>
          <w:noProof/>
        </w:rPr>
        <w:t>3</w:t>
      </w:r>
      <w:r w:rsidR="00DA0AFC">
        <w:noBreakHyphen/>
      </w:r>
      <w:r w:rsidR="00DA0AFC">
        <w:rPr>
          <w:noProof/>
        </w:rPr>
        <w:t>1</w:t>
      </w:r>
      <w:r w:rsidR="00AB3286">
        <w:t xml:space="preserve"> </w:t>
      </w:r>
      <w:r w:rsidR="001B5934">
        <w:t>above, the RP method was used for the various categories of household production services provided for members of their households. At the same time, we implemented the RP+ method for, respectively, nonmarket care services for children and older adults received from people outside the home.</w:t>
      </w:r>
      <w:r w:rsidR="001B5934">
        <w:rPr>
          <w:rStyle w:val="FootnoteReference"/>
        </w:rPr>
        <w:footnoteReference w:id="15"/>
      </w:r>
    </w:p>
    <w:p w14:paraId="7D6A01B0" w14:textId="1B5C51AD" w:rsidR="001B5934" w:rsidRDefault="001B5934" w:rsidP="001B5934">
      <w:r>
        <w:t>The third variant we implemented is multiple imputation (MI) which is generally regarded as a better choice for conducting multivariate analysis and statistical inference. It has been argued that</w:t>
      </w:r>
      <w:r w:rsidR="00BE0DAF">
        <w:t>,</w:t>
      </w:r>
      <w:r>
        <w:t xml:space="preserve"> because the MI procedure provides several imputed values of the same variable for each record (e.g., five different values are generated of the time spent on cooking for each person), imputation errors can be accounted for and confidence intervals calculated for conditional means or regression coefficients (see, e.g., van </w:t>
      </w:r>
      <w:proofErr w:type="spellStart"/>
      <w:r>
        <w:t>Buuren</w:t>
      </w:r>
      <w:proofErr w:type="spellEnd"/>
      <w:r>
        <w:t xml:space="preserve"> 2007</w:t>
      </w:r>
      <w:r w:rsidR="00BE0DAF">
        <w:t xml:space="preserve">, </w:t>
      </w:r>
      <w:r>
        <w:t>219). Given current software capabilities, we employ two variants to implement MI.</w:t>
      </w:r>
    </w:p>
    <w:p w14:paraId="66CFC5E8" w14:textId="3FB62AB2" w:rsidR="001B5934" w:rsidRDefault="001B5934" w:rsidP="001B5934">
      <w:r>
        <w:t>We used the MI procedure in SAS with a fully conditional specification (FCS) and regression method as one variant. This approach, however, assumes the outcome can be modeled as a linear function of characteristics. Given the nature of our data, a method that explicitly allowed for censoring (e.g., Tobit) would have been preferable; unfortunately, SAS currently does not provide such an option. A linear regression model may not produce usable imputations because it may produce negative values for the imputed data. In addition, applying a censoring</w:t>
      </w:r>
      <w:r w:rsidR="00BE0DAF">
        <w:t xml:space="preserve"> or </w:t>
      </w:r>
      <w:r>
        <w:t>correction rule to the imputed data (which would zero out any negative imputations) may produce severely biased results with a conditional mean larger than the observed data mean.</w:t>
      </w:r>
    </w:p>
    <w:p w14:paraId="4BE8309E" w14:textId="4C072FF3" w:rsidR="001B5934" w:rsidRDefault="001B5934" w:rsidP="001B5934">
      <w:r>
        <w:t>To assess the sensitivity of the imputation to censoring, we carried out MI using Stata, which allows an interval regression model for the variables to be imputed (see Royston 2007 for a discussion of the method). Interval regression is a generalization of the Tobit model, which allows for the arbitrary structure of censoring and, in principle, follows a logic similar to the RP+ described earlier. In our implementation, we assume that positive values for all time</w:t>
      </w:r>
      <w:r w:rsidR="00CB30DE">
        <w:t>-</w:t>
      </w:r>
      <w:r>
        <w:t xml:space="preserve">use categories are fully observed and uncensored. Furthermore, cases with zero hours are supposed to be interval-censored, with </w:t>
      </w:r>
      <w:r w:rsidR="00BE0DAF">
        <w:t>zero</w:t>
      </w:r>
      <w:r>
        <w:t xml:space="preserve"> as the upper bound and </w:t>
      </w:r>
      <m:oMath>
        <m:r>
          <w:rPr>
            <w:rFonts w:ascii="Cambria Math" w:hAnsi="Cambria Math"/>
          </w:rPr>
          <m:t xml:space="preserve">-∞ </m:t>
        </m:r>
      </m:oMath>
      <w:r>
        <w:rPr>
          <w:rFonts w:eastAsiaTheme="minorEastAsia"/>
        </w:rPr>
        <w:t xml:space="preserve">(unbounded) as the </w:t>
      </w:r>
      <w:r>
        <w:t>lower bound.</w:t>
      </w:r>
    </w:p>
    <w:p w14:paraId="259E0759" w14:textId="4BAEAF59" w:rsidR="001B5934" w:rsidRDefault="001B5934" w:rsidP="001B5934">
      <w:r>
        <w:lastRenderedPageBreak/>
        <w:t>In Appendix B, we conduct a preliminary comparison of the results from the two procedures. We expected that the S</w:t>
      </w:r>
      <w:r w:rsidR="00E84180">
        <w:t>tata</w:t>
      </w:r>
      <w:r>
        <w:t xml:space="preserve"> procedure would produce much better results because it explicitly accounts for the censoring. However, the results are somewhat more ambiguous. Despite this, we think that a procedure similar to the S</w:t>
      </w:r>
      <w:r w:rsidR="00E84180">
        <w:t>tata</w:t>
      </w:r>
      <w:r>
        <w:t xml:space="preserve"> procedure should be used because it is conceptually more appropriate. </w:t>
      </w:r>
    </w:p>
    <w:p w14:paraId="3A8CB507" w14:textId="1A4F0817" w:rsidR="001B5934" w:rsidRDefault="001B5934" w:rsidP="001B5934">
      <w:r>
        <w:rPr>
          <w:rFonts w:eastAsiaTheme="minorEastAsia" w:cs="Times New Roman"/>
        </w:rPr>
        <w:t>As discussed, e.g., in Enders (20</w:t>
      </w:r>
      <w:r w:rsidR="00131E04">
        <w:rPr>
          <w:rFonts w:eastAsiaTheme="minorEastAsia" w:cs="Times New Roman"/>
        </w:rPr>
        <w:t>22</w:t>
      </w:r>
      <w:r>
        <w:rPr>
          <w:rFonts w:eastAsiaTheme="minorEastAsia" w:cs="Times New Roman"/>
        </w:rPr>
        <w:t>) and Newman (2014), MI overcomes some of the limitations of the RP and RP+ approaches. In particular, it permits unbiased estimates of coefficients and standard errors under the missing-at-random (MAR) assumption.</w:t>
      </w:r>
      <w:r>
        <w:rPr>
          <w:rStyle w:val="FootnoteReference"/>
          <w:rFonts w:eastAsiaTheme="minorEastAsia" w:cs="Times New Roman"/>
        </w:rPr>
        <w:footnoteReference w:id="16"/>
      </w:r>
      <w:r>
        <w:rPr>
          <w:rFonts w:eastAsiaTheme="minorEastAsia" w:cs="Times New Roman"/>
        </w:rPr>
        <w:t xml:space="preserve"> In addition, </w:t>
      </w:r>
      <w:r w:rsidR="00BE0DAF">
        <w:rPr>
          <w:rFonts w:eastAsiaTheme="minorEastAsia" w:cs="Times New Roman"/>
        </w:rPr>
        <w:t xml:space="preserve">because </w:t>
      </w:r>
      <w:r>
        <w:rPr>
          <w:rFonts w:eastAsiaTheme="minorEastAsia" w:cs="Times New Roman"/>
        </w:rPr>
        <w:t xml:space="preserve">the method imputes multiple values for the structural component </w:t>
      </w:r>
      <m:oMath>
        <m:r>
          <w:rPr>
            <w:rFonts w:ascii="Cambria Math" w:eastAsiaTheme="minorEastAsia" w:hAnsi="Cambria Math" w:cs="Times New Roman"/>
          </w:rPr>
          <m:t>zβ</m:t>
        </m:r>
      </m:oMath>
      <w:r>
        <w:rPr>
          <w:rFonts w:eastAsiaTheme="minorEastAsia" w:cs="Times New Roman"/>
        </w:rPr>
        <w:t xml:space="preserve"> and the unobserved component </w:t>
      </w:r>
      <m:oMath>
        <m:r>
          <w:rPr>
            <w:rFonts w:ascii="Cambria Math" w:eastAsiaTheme="minorEastAsia" w:hAnsi="Cambria Math" w:cs="Times New Roman"/>
          </w:rPr>
          <m:t>ε</m:t>
        </m:r>
      </m:oMath>
      <w:r>
        <w:rPr>
          <w:rFonts w:eastAsiaTheme="minorEastAsia" w:cs="Times New Roman"/>
        </w:rPr>
        <w:t xml:space="preserve">, the imputed data is likely to reproduce moments of the observed distribution of the variables in the donor file. </w:t>
      </w:r>
      <w:r>
        <w:t>Of course, the validity of the MI procedure, just as in all prediction methods, depends critically on the assumption that the parametric model accurately describes the data-generating process. In contrast, the statistical matching (SM) method we prefer is nonparametric and does not impose any distributional assumptions for the imputation procedure.</w:t>
      </w:r>
    </w:p>
    <w:p w14:paraId="4309A343" w14:textId="0F133616" w:rsidR="001B5934" w:rsidRDefault="001B5934" w:rsidP="001B5934">
      <w:r>
        <w:t>The statistical framework of our procedure has been described in detail elsewhere (Kum and Masterson 2010). In brief, we employ constrained matching based on propensity scores and stratification. The constraint is that matching is done without replacement (i.e., all the records in the donor file are used) to equalize the weighted number of observations in the donor and recipient files. To ensure equality, we inflate weights in the donor file by the ratio of the sum of weights in the recipient file to the sum of weights in the donor file. This transformation allows all donor records to be matched to recipient records by splitting their weights as needed (see below for weight splitting). Once this transformation and other steps in data harmonization are carried out (e.g., making sure that the age variable in both files has the same range), the data files are stacked to form a single file. To estimate the propensity scores, we define a binary (outcome) variable</w:t>
      </w:r>
      <w:r w:rsidR="00BE0DAF">
        <w:t>,</w:t>
      </w:r>
      <w:r>
        <w:t xml:space="preserve"> </w:t>
      </w:r>
      <m:oMath>
        <m:r>
          <w:rPr>
            <w:rFonts w:ascii="Cambria Math" w:hAnsi="Cambria Math"/>
          </w:rPr>
          <m:t>T</m:t>
        </m:r>
      </m:oMath>
      <w:r w:rsidR="00BE0DAF">
        <w:rPr>
          <w:rFonts w:eastAsiaTheme="minorEastAsia"/>
        </w:rPr>
        <w:t>,</w:t>
      </w:r>
      <w:r>
        <w:rPr>
          <w:rFonts w:eastAsiaTheme="minorEastAsia"/>
        </w:rPr>
        <w:t xml:space="preserve"> </w:t>
      </w:r>
      <w:r>
        <w:t>that takes a value of 1 if the record is in the recipient file and 0 if in the donor file. We then partition the data into subgroups (e.g., women with children) and estimate, for each observation and subgroup, propensity scores based on a logit model:</w:t>
      </w:r>
    </w:p>
    <w:p w14:paraId="63C91362" w14:textId="77777777" w:rsidR="001B5934" w:rsidRPr="00BB1F29" w:rsidRDefault="001B5934" w:rsidP="001B5934">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T=1</m:t>
                  </m:r>
                </m:e>
              </m:d>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r>
            <m:rPr>
              <m:sty m:val="p"/>
            </m:rP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β</m:t>
              </m:r>
            </m:e>
          </m:d>
          <m:r>
            <w:rPr>
              <w:rFonts w:ascii="Cambria Math" w:hAnsi="Cambria Math"/>
            </w:rPr>
            <m:t>=pscor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m:oMathPara>
    </w:p>
    <w:p w14:paraId="33F992D5" w14:textId="2B277AC6" w:rsidR="001B5934" w:rsidRDefault="001B5934" w:rsidP="001B5934">
      <w:pPr>
        <w:rPr>
          <w:rFonts w:eastAsiaTheme="minorEastAsia"/>
        </w:rPr>
      </w:pPr>
      <w:r>
        <w:t xml:space="preserve">where </w:t>
      </w:r>
      <m:oMath>
        <m:r>
          <w:rPr>
            <w:rFonts w:ascii="Cambria Math" w:hAnsi="Cambria Math"/>
          </w:rPr>
          <m:t>Z</m:t>
        </m:r>
      </m:oMath>
      <w:r>
        <w:rPr>
          <w:rFonts w:eastAsiaTheme="minorEastAsia"/>
        </w:rPr>
        <w:t xml:space="preserve"> is the set of covariates and </w:t>
      </w:r>
      <m:oMath>
        <m:r>
          <w:rPr>
            <w:rFonts w:ascii="Cambria Math" w:eastAsiaTheme="minorEastAsia" w:hAnsi="Cambria Math"/>
          </w:rPr>
          <m:t>β</m:t>
        </m:r>
      </m:oMath>
      <w:r>
        <w:rPr>
          <w:rFonts w:eastAsiaTheme="minorEastAsia"/>
        </w:rPr>
        <w:t xml:space="preserve"> is the associated set of parameters. The propensity scores are obtained by modeling donor/recipient membership at the highest level of aggregation (i.e., for the whole stacked file) and for the main subgroups (e.g., subgroups formed by gender and presence of children). To further improve matching quality, smaller subgroups are created and identified using cluster analysis and </w:t>
      </w:r>
      <w:r>
        <w:rPr>
          <w:rFonts w:eastAsiaTheme="minorEastAsia"/>
        </w:rPr>
        <w:lastRenderedPageBreak/>
        <w:t>principal component analysis (PCA) (as described in the later section on the matching process). Still, they rely on propensity scores estimated at the highest level of aggregation. We employ PCA as a data reduction technique to obtain a few principal components representing a more extensive set of observed characteristics. These principal components are then utilized to identify different groups of observationally similar individuals by applying a modified partitioning cluster algorithm. In turn, these subgroups are deployed as sub-strata in the statistical matching procedure.</w:t>
      </w:r>
    </w:p>
    <w:p w14:paraId="0882D55E" w14:textId="4C7C28F5" w:rsidR="001B5934" w:rsidRPr="00C64050" w:rsidRDefault="001B5934" w:rsidP="001B5934">
      <w:r>
        <w:t xml:space="preserve">We match observations based on rank similarity within subgroups. Thus, we sort the observations in </w:t>
      </w:r>
      <w:r w:rsidRPr="00B60825">
        <w:t xml:space="preserve">each file </w:t>
      </w:r>
      <w:r>
        <w:t>by subgroup based on</w:t>
      </w:r>
      <w:r w:rsidRPr="00B60825">
        <w:t xml:space="preserve"> the estimated propensity scores. A record with a larger weight in the donor (or recipient) file will be split up or duplicated and matched with multiple records in the recipient (or donor) file until all of its weight </w:t>
      </w:r>
      <w:r>
        <w:t>is</w:t>
      </w:r>
      <w:r w:rsidRPr="00B60825">
        <w:t xml:space="preserve"> used. In practice, however, </w:t>
      </w:r>
      <w:r>
        <w:t xml:space="preserve">subgroups will not be of the same weighted size, and </w:t>
      </w:r>
      <w:r w:rsidRPr="00B60825">
        <w:t xml:space="preserve">the weight-splitting will not </w:t>
      </w:r>
      <w:r w:rsidR="009314EF">
        <w:t>completely match</w:t>
      </w:r>
      <w:r>
        <w:t xml:space="preserve"> the records in both files using the most detailed subgroups. Thus, additional steps (i.e., using higher levels of aggregation for subgroups) will be required to accomplish this goal. Because multiple </w:t>
      </w:r>
      <w:r w:rsidR="00C243C8">
        <w:t>“</w:t>
      </w:r>
      <w:r>
        <w:t>donors</w:t>
      </w:r>
      <w:r w:rsidR="00C243C8">
        <w:t>”</w:t>
      </w:r>
      <w:r>
        <w:t xml:space="preserve"> could be linked to a single </w:t>
      </w:r>
      <w:r w:rsidR="00C243C8">
        <w:t>“</w:t>
      </w:r>
      <w:r>
        <w:t>recipient</w:t>
      </w:r>
      <w:r w:rsidR="00C243C8">
        <w:t>”</w:t>
      </w:r>
      <w:r>
        <w:t xml:space="preserve"> observation, and vice versa, we choose only one of all the possible candidates as the effective donor. We select the donor observation matched in the </w:t>
      </w:r>
      <w:r w:rsidR="00AD5135">
        <w:t xml:space="preserve">earliest </w:t>
      </w:r>
      <w:r>
        <w:t>round</w:t>
      </w:r>
      <w:r w:rsidR="00BE0DAF">
        <w:t xml:space="preserve">, </w:t>
      </w:r>
      <w:r>
        <w:t>represent</w:t>
      </w:r>
      <w:r w:rsidR="00AD5135">
        <w:t>ing</w:t>
      </w:r>
      <w:r>
        <w:t xml:space="preserve"> the </w:t>
      </w:r>
      <w:r w:rsidR="00AD5135">
        <w:t xml:space="preserve">largest </w:t>
      </w:r>
      <w:r w:rsidR="00C243C8">
        <w:t>“</w:t>
      </w:r>
      <w:r>
        <w:t>share</w:t>
      </w:r>
      <w:r w:rsidR="00C243C8">
        <w:t>”</w:t>
      </w:r>
      <w:r>
        <w:t xml:space="preserve"> of the weighted recipient observation.</w:t>
      </w:r>
      <w:r>
        <w:rPr>
          <w:rStyle w:val="FootnoteReference"/>
        </w:rPr>
        <w:footnoteReference w:id="17"/>
      </w:r>
    </w:p>
    <w:p w14:paraId="1E401E6A" w14:textId="77777777" w:rsidR="001B5934" w:rsidRDefault="001B5934" w:rsidP="001B5934">
      <w:pPr>
        <w:pStyle w:val="Heading2"/>
      </w:pPr>
      <w:bookmarkStart w:id="28" w:name="_Toc158095499"/>
      <w:bookmarkEnd w:id="23"/>
      <w:r>
        <w:t>Imputation results</w:t>
      </w:r>
      <w:bookmarkEnd w:id="28"/>
    </w:p>
    <w:p w14:paraId="1CDB82E1" w14:textId="77777777" w:rsidR="001B5934" w:rsidRDefault="001B5934" w:rsidP="001B5934">
      <w:pPr>
        <w:pStyle w:val="Heading3"/>
      </w:pPr>
      <w:bookmarkStart w:id="29" w:name="_Toc158095500"/>
      <w:r>
        <w:t>Household production for members of own household</w:t>
      </w:r>
      <w:bookmarkEnd w:id="29"/>
    </w:p>
    <w:p w14:paraId="2C38B853" w14:textId="77777777" w:rsidR="001B5934" w:rsidRPr="00FA5573" w:rsidRDefault="001B5934" w:rsidP="001B5934">
      <w:pPr>
        <w:pStyle w:val="Heading4"/>
      </w:pPr>
      <w:r>
        <w:t>Introduction</w:t>
      </w:r>
    </w:p>
    <w:p w14:paraId="1703FFAD" w14:textId="6455E1E0" w:rsidR="001B5934" w:rsidRDefault="001B5934" w:rsidP="001B5934">
      <w:r>
        <w:t>The main category of household production we impute is time spent on household production by members of the household for their household. Our source data or donor file is the 2019 American Time Use Survey (ATUS)</w:t>
      </w:r>
      <w:r w:rsidR="00CC4F64">
        <w:t>,</w:t>
      </w:r>
      <w:r>
        <w:t xml:space="preserve"> which collected 24-hour time diaries from a sample of individuals aged 15 years or older. We imputed hours for each individual </w:t>
      </w:r>
      <w:r w:rsidRPr="008E43E0">
        <w:t>15 years or older</w:t>
      </w:r>
      <w:r>
        <w:t xml:space="preserve"> in the consumer expenditure (CE) survey. Imputations were carried out for the </w:t>
      </w:r>
      <w:r w:rsidR="009314EF">
        <w:t xml:space="preserve">2019 </w:t>
      </w:r>
      <w:r>
        <w:t>CE Interview and CE Diary samples, using each quarter separately.</w:t>
      </w:r>
      <w:r w:rsidR="00BF560B">
        <w:rPr>
          <w:rStyle w:val="FootnoteReference"/>
        </w:rPr>
        <w:footnoteReference w:id="18"/>
      </w:r>
      <w:r>
        <w:t xml:space="preserve"> Separate imputation is warranted because the Interview and Diary samples are independent, and each quarter is considered independent. It is also desirable for several analytical purposes of the </w:t>
      </w:r>
      <w:r>
        <w:lastRenderedPageBreak/>
        <w:t xml:space="preserve">matched data because users may want to consider only one of the samples. For example, relatively more frequent expenditures, such as food expenditures, are captured better in the Diary sample. Users may want to examine the correlation between those expenditures and time spent on housework or shopping. </w:t>
      </w:r>
    </w:p>
    <w:p w14:paraId="0F745A2E" w14:textId="148F9298" w:rsidR="001B5934" w:rsidRDefault="001B5934" w:rsidP="001B5934">
      <w:r>
        <w:t>We explored two options for combining the information from the two surveys. One procedure involves treating all the records in the ATUS simultaneously as donor records</w:t>
      </w:r>
      <w:r w:rsidR="002503EC">
        <w:t>,</w:t>
      </w:r>
      <w:r>
        <w:t xml:space="preserve"> </w:t>
      </w:r>
      <w:r w:rsidR="002503EC">
        <w:t>while</w:t>
      </w:r>
      <w:r>
        <w:t xml:space="preserve"> conducting separate imputations with the Interview and Diary samples. A potential drawback of this procedure may be seen by considering that the ultimate objective of the exercise is to develop household-level estimates of the value of household production. The procedure has no explicit way of preventing, e.g., in the context of the statistical matching, all or </w:t>
      </w:r>
      <w:r w:rsidR="002503EC">
        <w:t xml:space="preserve">a </w:t>
      </w:r>
      <w:r>
        <w:t xml:space="preserve">majority of individuals in a CE consumer unit </w:t>
      </w:r>
      <w:r w:rsidR="002503EC">
        <w:t xml:space="preserve">from being </w:t>
      </w:r>
      <w:r>
        <w:t>assigned only weekend or weekday diaries. Such a result would mean we do not have a reliable picture of household production during the average day in the week of the household. Further, the mix of weekday and weekend records in consumer units can unpredictably vary across subgroups of households, thus making intergroup comparisons problematic.</w:t>
      </w:r>
    </w:p>
    <w:p w14:paraId="7DB45160" w14:textId="105D80DC" w:rsidR="001B5934" w:rsidRDefault="001B5934" w:rsidP="001B5934">
      <w:r>
        <w:t xml:space="preserve">The alternative procedure entails treating weekday and weekend diaries as separate donor files. Each record in each CE sample is then imputed </w:t>
      </w:r>
      <w:r w:rsidR="00AD6FA1">
        <w:t xml:space="preserve">with </w:t>
      </w:r>
      <w:r>
        <w:t>weekday hours and weekend hours separately from the respective donor files. We can then calculate the amount of time spent on household production during the average day of the week by the individual in a given CE sample as a weighted average of the time imputed from the weekday and weekend matches, respectively. The averages thus calculated for individuals in the household can then be added up to obtain the household-level total of time spent on household production, avoiding the potential bias from treating the weekday and weekend diaries as a single donor file. We consider this second procedure to be the most appropriate, as it would better capture the potential heterogeneity in time allocation between weekdays and weekends.</w:t>
      </w:r>
      <w:r w:rsidRPr="00662DDD">
        <w:rPr>
          <w:rStyle w:val="FootnoteReference"/>
        </w:rPr>
        <w:t xml:space="preserve"> </w:t>
      </w:r>
      <w:r>
        <w:rPr>
          <w:rStyle w:val="FootnoteReference"/>
        </w:rPr>
        <w:footnoteReference w:id="19"/>
      </w:r>
    </w:p>
    <w:p w14:paraId="09A2D8B3" w14:textId="7739C06E" w:rsidR="001B5934" w:rsidRPr="008E43E0" w:rsidRDefault="001B5934" w:rsidP="001B5934">
      <w:r>
        <w:t xml:space="preserve">A crucial assumption underpinning all imputation methods is that the donor and recipient files represent the same underlying population. Therefore, we compared the demographic picture conveyed by the ATUS and CE samples to assess their mutual correspondence. Given the differences in sample design, survey implementation, and sampling variance, we do not expect the picture to be identical, yet, a close </w:t>
      </w:r>
      <w:r>
        <w:lastRenderedPageBreak/>
        <w:t xml:space="preserve">resemblance is desirable and necessary for effective imputation. </w:t>
      </w:r>
      <w:r w:rsidR="00DA0AFC" w:rsidRPr="00E85C36">
        <w:t xml:space="preserve">Table </w:t>
      </w:r>
      <w:r w:rsidR="00DA0AFC">
        <w:rPr>
          <w:noProof/>
        </w:rPr>
        <w:t>3</w:t>
      </w:r>
      <w:r w:rsidR="00DA0AFC">
        <w:noBreakHyphen/>
      </w:r>
      <w:r w:rsidR="00DA0AFC">
        <w:rPr>
          <w:noProof/>
        </w:rPr>
        <w:t>2</w:t>
      </w:r>
      <w:r w:rsidRPr="008E43E0">
        <w:t xml:space="preserve"> provides the total number of observations across each survey</w:t>
      </w:r>
      <w:r>
        <w:t xml:space="preserve"> and</w:t>
      </w:r>
      <w:r w:rsidRPr="008E43E0">
        <w:t xml:space="preserve"> the total number of weighted observations. </w:t>
      </w:r>
    </w:p>
    <w:p w14:paraId="475FF237" w14:textId="701B86FB" w:rsidR="001B5934" w:rsidRDefault="003D5520" w:rsidP="000E1533">
      <w:pPr>
        <w:pStyle w:val="Caption"/>
      </w:pPr>
      <w:bookmarkStart w:id="30" w:name="_Ref124931522"/>
      <w:r>
        <w:br w:type="page"/>
      </w:r>
      <w:bookmarkStart w:id="31" w:name="_Toc158095541"/>
      <w:r w:rsidR="001B5934" w:rsidRPr="00E85C36">
        <w:lastRenderedPageBreak/>
        <w:t xml:space="preserve">Table </w:t>
      </w:r>
      <w:fldSimple w:instr=" STYLEREF 1 \s ">
        <w:r w:rsidR="006C1E92">
          <w:rPr>
            <w:noProof/>
          </w:rPr>
          <w:t>3</w:t>
        </w:r>
      </w:fldSimple>
      <w:r w:rsidR="006C1E92">
        <w:noBreakHyphen/>
      </w:r>
      <w:fldSimple w:instr=" SEQ Table \* ARABIC \s 1 ">
        <w:r w:rsidR="006C1E92">
          <w:rPr>
            <w:noProof/>
          </w:rPr>
          <w:t>2</w:t>
        </w:r>
      </w:fldSimple>
      <w:bookmarkEnd w:id="30"/>
      <w:r w:rsidR="001B5934">
        <w:t xml:space="preserve"> </w:t>
      </w:r>
      <w:r w:rsidR="001B5934" w:rsidRPr="00E85C36">
        <w:t>Weighted vs</w:t>
      </w:r>
      <w:r w:rsidR="001B5934">
        <w:t>.</w:t>
      </w:r>
      <w:r w:rsidR="001B5934" w:rsidRPr="00E85C36">
        <w:t xml:space="preserve"> </w:t>
      </w:r>
      <w:r w:rsidR="001B5934">
        <w:t>a</w:t>
      </w:r>
      <w:r w:rsidR="001B5934" w:rsidRPr="00E85C36">
        <w:t xml:space="preserve">ctual </w:t>
      </w:r>
      <w:r w:rsidR="001B5934">
        <w:t>o</w:t>
      </w:r>
      <w:r w:rsidR="001B5934" w:rsidRPr="00E85C36">
        <w:t xml:space="preserve">bservations </w:t>
      </w:r>
      <w:r w:rsidR="001B5934">
        <w:t>a</w:t>
      </w:r>
      <w:r w:rsidR="001B5934" w:rsidRPr="00E85C36">
        <w:t xml:space="preserve">cross </w:t>
      </w:r>
      <w:r w:rsidR="001B5934">
        <w:t>s</w:t>
      </w:r>
      <w:r w:rsidR="001B5934" w:rsidRPr="00E85C36">
        <w:t>urveys</w:t>
      </w:r>
      <w:r w:rsidR="001B5934">
        <w:t xml:space="preserve"> (individuals aged 15 years and older)</w:t>
      </w:r>
      <w:bookmarkEnd w:id="31"/>
    </w:p>
    <w:tbl>
      <w:tblPr>
        <w:tblW w:w="0" w:type="auto"/>
        <w:jc w:val="center"/>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2695"/>
        <w:gridCol w:w="1483"/>
        <w:gridCol w:w="766"/>
      </w:tblGrid>
      <w:tr w:rsidR="001B5934" w:rsidRPr="0016037F" w14:paraId="6EAF047F" w14:textId="77777777" w:rsidTr="00F612D3">
        <w:trPr>
          <w:tblHeader/>
          <w:jc w:val="center"/>
        </w:trPr>
        <w:tc>
          <w:tcPr>
            <w:tcW w:w="2695" w:type="dxa"/>
            <w:tcBorders>
              <w:top w:val="single" w:sz="4" w:space="0" w:color="auto"/>
              <w:left w:val="single" w:sz="4" w:space="0" w:color="auto"/>
            </w:tcBorders>
            <w:vAlign w:val="bottom"/>
          </w:tcPr>
          <w:p w14:paraId="46DC01BF" w14:textId="77777777" w:rsidR="001B5934" w:rsidRPr="0016037F" w:rsidRDefault="001B5934" w:rsidP="00F612D3">
            <w:pPr>
              <w:spacing w:after="0" w:line="240" w:lineRule="auto"/>
              <w:jc w:val="center"/>
              <w:rPr>
                <w:b/>
                <w:bCs/>
                <w:color w:val="000000"/>
                <w:sz w:val="20"/>
              </w:rPr>
            </w:pPr>
            <w:r w:rsidRPr="0016037F">
              <w:rPr>
                <w:rFonts w:eastAsia="Times New Roman" w:cs="Times New Roman"/>
                <w:b/>
                <w:bCs/>
                <w:color w:val="000000"/>
                <w:sz w:val="20"/>
              </w:rPr>
              <w:t>Sample</w:t>
            </w:r>
          </w:p>
        </w:tc>
        <w:tc>
          <w:tcPr>
            <w:tcW w:w="0" w:type="auto"/>
            <w:tcBorders>
              <w:top w:val="single" w:sz="4" w:space="0" w:color="auto"/>
              <w:left w:val="single" w:sz="4" w:space="0" w:color="auto"/>
            </w:tcBorders>
            <w:shd w:val="clear" w:color="auto" w:fill="auto"/>
            <w:noWrap/>
            <w:vAlign w:val="bottom"/>
          </w:tcPr>
          <w:p w14:paraId="013BC718" w14:textId="77777777" w:rsidR="001B5934" w:rsidRPr="0016037F" w:rsidRDefault="001B5934" w:rsidP="00B4745D">
            <w:pPr>
              <w:spacing w:after="0" w:line="240" w:lineRule="auto"/>
              <w:rPr>
                <w:b/>
                <w:bCs/>
                <w:color w:val="000000"/>
                <w:sz w:val="20"/>
              </w:rPr>
            </w:pPr>
            <w:r w:rsidRPr="0016037F">
              <w:rPr>
                <w:b/>
                <w:bCs/>
                <w:color w:val="000000"/>
                <w:sz w:val="20"/>
              </w:rPr>
              <w:t>Weighted Obs.</w:t>
            </w:r>
          </w:p>
        </w:tc>
        <w:tc>
          <w:tcPr>
            <w:tcW w:w="0" w:type="auto"/>
            <w:tcBorders>
              <w:top w:val="single" w:sz="4" w:space="0" w:color="auto"/>
              <w:left w:val="single" w:sz="4" w:space="0" w:color="auto"/>
              <w:right w:val="single" w:sz="4" w:space="0" w:color="auto"/>
            </w:tcBorders>
            <w:shd w:val="clear" w:color="auto" w:fill="auto"/>
            <w:noWrap/>
            <w:vAlign w:val="bottom"/>
          </w:tcPr>
          <w:p w14:paraId="6D519ADD" w14:textId="77777777" w:rsidR="001B5934" w:rsidRPr="0016037F" w:rsidRDefault="001B5934" w:rsidP="00B4745D">
            <w:pPr>
              <w:spacing w:after="0" w:line="240" w:lineRule="auto"/>
              <w:rPr>
                <w:b/>
                <w:bCs/>
                <w:color w:val="000000"/>
                <w:sz w:val="20"/>
              </w:rPr>
            </w:pPr>
            <w:r w:rsidRPr="0016037F">
              <w:rPr>
                <w:b/>
                <w:bCs/>
                <w:color w:val="000000"/>
                <w:sz w:val="20"/>
              </w:rPr>
              <w:t>N</w:t>
            </w:r>
          </w:p>
        </w:tc>
      </w:tr>
      <w:tr w:rsidR="001B5934" w:rsidRPr="0016037F" w14:paraId="3BF76E08" w14:textId="77777777" w:rsidTr="00F612D3">
        <w:trPr>
          <w:jc w:val="center"/>
        </w:trPr>
        <w:tc>
          <w:tcPr>
            <w:tcW w:w="2695" w:type="dxa"/>
            <w:tcBorders>
              <w:left w:val="single" w:sz="4" w:space="0" w:color="auto"/>
            </w:tcBorders>
            <w:shd w:val="clear" w:color="auto" w:fill="D9D9D9" w:themeFill="background1" w:themeFillShade="D9"/>
            <w:vAlign w:val="bottom"/>
          </w:tcPr>
          <w:p w14:paraId="4B4C7D63" w14:textId="77777777" w:rsidR="001B5934" w:rsidRPr="0016037F" w:rsidRDefault="001B5934" w:rsidP="00B4745D">
            <w:pPr>
              <w:spacing w:after="0" w:line="240" w:lineRule="auto"/>
              <w:rPr>
                <w:b/>
                <w:bCs/>
                <w:color w:val="000000"/>
                <w:sz w:val="20"/>
              </w:rPr>
            </w:pPr>
            <w:r w:rsidRPr="0016037F">
              <w:rPr>
                <w:rFonts w:eastAsia="Times New Roman" w:cs="Times New Roman"/>
                <w:b/>
                <w:color w:val="000000"/>
                <w:sz w:val="20"/>
              </w:rPr>
              <w:t>CE Interview</w:t>
            </w:r>
          </w:p>
        </w:tc>
        <w:tc>
          <w:tcPr>
            <w:tcW w:w="0" w:type="auto"/>
            <w:tcBorders>
              <w:left w:val="single" w:sz="4" w:space="0" w:color="auto"/>
            </w:tcBorders>
            <w:shd w:val="clear" w:color="auto" w:fill="D9D9D9" w:themeFill="background1" w:themeFillShade="D9"/>
            <w:noWrap/>
            <w:vAlign w:val="bottom"/>
          </w:tcPr>
          <w:p w14:paraId="5073258A" w14:textId="77777777" w:rsidR="001B5934" w:rsidRPr="0016037F" w:rsidRDefault="001B5934" w:rsidP="00B4745D">
            <w:pPr>
              <w:spacing w:after="0" w:line="240" w:lineRule="auto"/>
              <w:rPr>
                <w:b/>
                <w:bCs/>
                <w:color w:val="000000"/>
                <w:sz w:val="20"/>
              </w:rPr>
            </w:pPr>
            <w:r w:rsidRPr="0016037F">
              <w:rPr>
                <w:b/>
                <w:bCs/>
                <w:color w:val="000000"/>
                <w:sz w:val="20"/>
              </w:rPr>
              <w:t> </w:t>
            </w:r>
          </w:p>
        </w:tc>
        <w:tc>
          <w:tcPr>
            <w:tcW w:w="0" w:type="auto"/>
            <w:tcBorders>
              <w:left w:val="single" w:sz="4" w:space="0" w:color="auto"/>
              <w:right w:val="single" w:sz="4" w:space="0" w:color="auto"/>
            </w:tcBorders>
            <w:shd w:val="clear" w:color="auto" w:fill="D9D9D9" w:themeFill="background1" w:themeFillShade="D9"/>
            <w:noWrap/>
            <w:vAlign w:val="bottom"/>
          </w:tcPr>
          <w:p w14:paraId="6C741285" w14:textId="77777777" w:rsidR="001B5934" w:rsidRPr="0016037F" w:rsidRDefault="001B5934" w:rsidP="00B4745D">
            <w:pPr>
              <w:spacing w:after="0" w:line="240" w:lineRule="auto"/>
              <w:rPr>
                <w:b/>
                <w:bCs/>
                <w:color w:val="000000"/>
                <w:sz w:val="20"/>
              </w:rPr>
            </w:pPr>
            <w:r w:rsidRPr="0016037F">
              <w:rPr>
                <w:b/>
                <w:bCs/>
                <w:color w:val="000000"/>
                <w:sz w:val="20"/>
              </w:rPr>
              <w:t> </w:t>
            </w:r>
          </w:p>
        </w:tc>
      </w:tr>
      <w:tr w:rsidR="001B5934" w:rsidRPr="0016037F" w14:paraId="5551BED2" w14:textId="77777777" w:rsidTr="00F612D3">
        <w:trPr>
          <w:jc w:val="center"/>
        </w:trPr>
        <w:tc>
          <w:tcPr>
            <w:tcW w:w="2695" w:type="dxa"/>
            <w:tcBorders>
              <w:left w:val="single" w:sz="4" w:space="0" w:color="auto"/>
            </w:tcBorders>
            <w:vAlign w:val="bottom"/>
          </w:tcPr>
          <w:p w14:paraId="1E44EA2C" w14:textId="4EE9EE4C" w:rsidR="001B5934" w:rsidRPr="0016037F" w:rsidRDefault="00E42BFC" w:rsidP="00B4745D">
            <w:pPr>
              <w:spacing w:after="0" w:line="240" w:lineRule="auto"/>
              <w:ind w:left="154"/>
              <w:rPr>
                <w:color w:val="000000"/>
                <w:sz w:val="20"/>
              </w:rPr>
            </w:pPr>
            <w:r>
              <w:rPr>
                <w:rFonts w:eastAsia="Times New Roman" w:cs="Times New Roman"/>
                <w:color w:val="000000"/>
                <w:sz w:val="20"/>
              </w:rPr>
              <w:t>m</w:t>
            </w:r>
            <w:r w:rsidR="006B1CBE" w:rsidRPr="006B1CBE">
              <w:rPr>
                <w:rFonts w:eastAsia="Times New Roman" w:cs="Times New Roman"/>
                <w:color w:val="000000"/>
                <w:sz w:val="20"/>
              </w:rPr>
              <w:t>emi191x</w:t>
            </w:r>
          </w:p>
        </w:tc>
        <w:tc>
          <w:tcPr>
            <w:tcW w:w="0" w:type="auto"/>
            <w:tcBorders>
              <w:left w:val="single" w:sz="4" w:space="0" w:color="auto"/>
            </w:tcBorders>
            <w:shd w:val="clear" w:color="auto" w:fill="auto"/>
            <w:noWrap/>
            <w:vAlign w:val="bottom"/>
          </w:tcPr>
          <w:p w14:paraId="54D8557A" w14:textId="77777777" w:rsidR="001B5934" w:rsidRPr="0016037F" w:rsidRDefault="001B5934" w:rsidP="00B4745D">
            <w:pPr>
              <w:spacing w:after="0" w:line="240" w:lineRule="auto"/>
              <w:jc w:val="right"/>
              <w:rPr>
                <w:color w:val="000000"/>
                <w:sz w:val="20"/>
              </w:rPr>
            </w:pPr>
            <w:r w:rsidRPr="0016037F">
              <w:rPr>
                <w:color w:val="000000"/>
                <w:sz w:val="20"/>
              </w:rPr>
              <w:t>262,286,293</w:t>
            </w:r>
          </w:p>
        </w:tc>
        <w:tc>
          <w:tcPr>
            <w:tcW w:w="0" w:type="auto"/>
            <w:tcBorders>
              <w:left w:val="single" w:sz="4" w:space="0" w:color="auto"/>
              <w:right w:val="single" w:sz="4" w:space="0" w:color="auto"/>
            </w:tcBorders>
            <w:shd w:val="clear" w:color="auto" w:fill="auto"/>
            <w:noWrap/>
            <w:vAlign w:val="bottom"/>
          </w:tcPr>
          <w:p w14:paraId="0A540BB4" w14:textId="77777777" w:rsidR="001B5934" w:rsidRPr="0016037F" w:rsidRDefault="001B5934" w:rsidP="00B4745D">
            <w:pPr>
              <w:spacing w:after="0" w:line="240" w:lineRule="auto"/>
              <w:jc w:val="right"/>
              <w:rPr>
                <w:color w:val="000000"/>
                <w:sz w:val="20"/>
              </w:rPr>
            </w:pPr>
            <w:r w:rsidRPr="0016037F">
              <w:rPr>
                <w:color w:val="000000"/>
                <w:sz w:val="20"/>
              </w:rPr>
              <w:t>10,861</w:t>
            </w:r>
          </w:p>
        </w:tc>
      </w:tr>
      <w:tr w:rsidR="001B5934" w:rsidRPr="0016037F" w14:paraId="6BDCC94B" w14:textId="77777777" w:rsidTr="00F612D3">
        <w:trPr>
          <w:jc w:val="center"/>
        </w:trPr>
        <w:tc>
          <w:tcPr>
            <w:tcW w:w="2695" w:type="dxa"/>
            <w:tcBorders>
              <w:left w:val="single" w:sz="4" w:space="0" w:color="auto"/>
            </w:tcBorders>
            <w:shd w:val="clear" w:color="auto" w:fill="D9D9D9" w:themeFill="background1" w:themeFillShade="D9"/>
            <w:vAlign w:val="bottom"/>
          </w:tcPr>
          <w:p w14:paraId="3C12749A" w14:textId="412F1D1E" w:rsidR="001B5934" w:rsidRPr="0016037F" w:rsidRDefault="006B1CBE" w:rsidP="00B4745D">
            <w:pPr>
              <w:spacing w:after="0" w:line="240" w:lineRule="auto"/>
              <w:ind w:left="154"/>
              <w:rPr>
                <w:color w:val="000000"/>
                <w:sz w:val="20"/>
              </w:rPr>
            </w:pPr>
            <w:r w:rsidRPr="006B1CBE">
              <w:rPr>
                <w:rFonts w:eastAsia="Times New Roman" w:cs="Times New Roman"/>
                <w:color w:val="000000"/>
                <w:sz w:val="20"/>
              </w:rPr>
              <w:t>memi19</w:t>
            </w:r>
            <w:r>
              <w:rPr>
                <w:rFonts w:eastAsia="Times New Roman" w:cs="Times New Roman"/>
                <w:color w:val="000000"/>
                <w:sz w:val="20"/>
              </w:rPr>
              <w:t>2</w:t>
            </w:r>
          </w:p>
        </w:tc>
        <w:tc>
          <w:tcPr>
            <w:tcW w:w="0" w:type="auto"/>
            <w:tcBorders>
              <w:left w:val="single" w:sz="4" w:space="0" w:color="auto"/>
            </w:tcBorders>
            <w:shd w:val="clear" w:color="auto" w:fill="D9D9D9" w:themeFill="background1" w:themeFillShade="D9"/>
            <w:noWrap/>
            <w:vAlign w:val="bottom"/>
          </w:tcPr>
          <w:p w14:paraId="2B100A85" w14:textId="77777777" w:rsidR="001B5934" w:rsidRPr="0016037F" w:rsidRDefault="001B5934" w:rsidP="00B4745D">
            <w:pPr>
              <w:spacing w:after="0" w:line="240" w:lineRule="auto"/>
              <w:jc w:val="right"/>
              <w:rPr>
                <w:color w:val="000000"/>
                <w:sz w:val="20"/>
              </w:rPr>
            </w:pPr>
            <w:r w:rsidRPr="0016037F">
              <w:rPr>
                <w:color w:val="000000"/>
                <w:sz w:val="20"/>
              </w:rPr>
              <w:t>261,946,747</w:t>
            </w:r>
          </w:p>
        </w:tc>
        <w:tc>
          <w:tcPr>
            <w:tcW w:w="0" w:type="auto"/>
            <w:tcBorders>
              <w:left w:val="single" w:sz="4" w:space="0" w:color="auto"/>
              <w:right w:val="single" w:sz="4" w:space="0" w:color="auto"/>
            </w:tcBorders>
            <w:shd w:val="clear" w:color="auto" w:fill="D9D9D9" w:themeFill="background1" w:themeFillShade="D9"/>
            <w:noWrap/>
            <w:vAlign w:val="bottom"/>
          </w:tcPr>
          <w:p w14:paraId="21704A3D" w14:textId="77777777" w:rsidR="001B5934" w:rsidRPr="0016037F" w:rsidRDefault="001B5934" w:rsidP="00B4745D">
            <w:pPr>
              <w:spacing w:after="0" w:line="240" w:lineRule="auto"/>
              <w:jc w:val="right"/>
              <w:rPr>
                <w:color w:val="000000"/>
                <w:sz w:val="20"/>
              </w:rPr>
            </w:pPr>
            <w:r w:rsidRPr="0016037F">
              <w:rPr>
                <w:color w:val="000000"/>
                <w:sz w:val="20"/>
              </w:rPr>
              <w:t>10,630</w:t>
            </w:r>
          </w:p>
        </w:tc>
      </w:tr>
      <w:tr w:rsidR="001B5934" w:rsidRPr="0016037F" w14:paraId="23AEAFC9" w14:textId="77777777" w:rsidTr="00F612D3">
        <w:trPr>
          <w:jc w:val="center"/>
        </w:trPr>
        <w:tc>
          <w:tcPr>
            <w:tcW w:w="2695" w:type="dxa"/>
            <w:tcBorders>
              <w:left w:val="single" w:sz="4" w:space="0" w:color="auto"/>
            </w:tcBorders>
            <w:vAlign w:val="bottom"/>
          </w:tcPr>
          <w:p w14:paraId="102338DC" w14:textId="6AD505EF" w:rsidR="001B5934" w:rsidRPr="0016037F" w:rsidRDefault="006B1CBE" w:rsidP="00B4745D">
            <w:pPr>
              <w:spacing w:after="0" w:line="240" w:lineRule="auto"/>
              <w:ind w:left="154"/>
              <w:rPr>
                <w:color w:val="000000"/>
                <w:sz w:val="20"/>
              </w:rPr>
            </w:pPr>
            <w:r w:rsidRPr="006B1CBE">
              <w:rPr>
                <w:rFonts w:eastAsia="Times New Roman" w:cs="Times New Roman"/>
                <w:color w:val="000000"/>
                <w:sz w:val="20"/>
              </w:rPr>
              <w:t>memi19</w:t>
            </w:r>
            <w:r>
              <w:rPr>
                <w:rFonts w:eastAsia="Times New Roman" w:cs="Times New Roman"/>
                <w:color w:val="000000"/>
                <w:sz w:val="20"/>
              </w:rPr>
              <w:t>3</w:t>
            </w:r>
          </w:p>
        </w:tc>
        <w:tc>
          <w:tcPr>
            <w:tcW w:w="0" w:type="auto"/>
            <w:tcBorders>
              <w:left w:val="single" w:sz="4" w:space="0" w:color="auto"/>
            </w:tcBorders>
            <w:shd w:val="clear" w:color="auto" w:fill="auto"/>
            <w:noWrap/>
            <w:vAlign w:val="bottom"/>
          </w:tcPr>
          <w:p w14:paraId="32491814" w14:textId="77777777" w:rsidR="001B5934" w:rsidRPr="0016037F" w:rsidRDefault="001B5934" w:rsidP="00B4745D">
            <w:pPr>
              <w:spacing w:after="0" w:line="240" w:lineRule="auto"/>
              <w:jc w:val="right"/>
              <w:rPr>
                <w:color w:val="000000"/>
                <w:sz w:val="20"/>
              </w:rPr>
            </w:pPr>
            <w:r w:rsidRPr="0016037F">
              <w:rPr>
                <w:color w:val="000000"/>
                <w:sz w:val="20"/>
              </w:rPr>
              <w:t>263,038,925</w:t>
            </w:r>
          </w:p>
        </w:tc>
        <w:tc>
          <w:tcPr>
            <w:tcW w:w="0" w:type="auto"/>
            <w:tcBorders>
              <w:left w:val="single" w:sz="4" w:space="0" w:color="auto"/>
              <w:right w:val="single" w:sz="4" w:space="0" w:color="auto"/>
            </w:tcBorders>
            <w:shd w:val="clear" w:color="auto" w:fill="auto"/>
            <w:noWrap/>
            <w:vAlign w:val="bottom"/>
          </w:tcPr>
          <w:p w14:paraId="392D8E09" w14:textId="77777777" w:rsidR="001B5934" w:rsidRPr="0016037F" w:rsidRDefault="001B5934" w:rsidP="00B4745D">
            <w:pPr>
              <w:spacing w:after="0" w:line="240" w:lineRule="auto"/>
              <w:jc w:val="right"/>
              <w:rPr>
                <w:color w:val="000000"/>
                <w:sz w:val="20"/>
              </w:rPr>
            </w:pPr>
            <w:r w:rsidRPr="0016037F">
              <w:rPr>
                <w:color w:val="000000"/>
                <w:sz w:val="20"/>
              </w:rPr>
              <w:t>10,357</w:t>
            </w:r>
          </w:p>
        </w:tc>
      </w:tr>
      <w:tr w:rsidR="001B5934" w:rsidRPr="0016037F" w14:paraId="261747B6" w14:textId="77777777" w:rsidTr="00F612D3">
        <w:trPr>
          <w:jc w:val="center"/>
        </w:trPr>
        <w:tc>
          <w:tcPr>
            <w:tcW w:w="2695" w:type="dxa"/>
            <w:tcBorders>
              <w:left w:val="single" w:sz="4" w:space="0" w:color="auto"/>
            </w:tcBorders>
            <w:shd w:val="clear" w:color="auto" w:fill="D9D9D9" w:themeFill="background1" w:themeFillShade="D9"/>
            <w:vAlign w:val="bottom"/>
          </w:tcPr>
          <w:p w14:paraId="7F9A748D" w14:textId="4F2AB213" w:rsidR="001B5934" w:rsidRPr="0016037F" w:rsidRDefault="006B1CBE" w:rsidP="00B4745D">
            <w:pPr>
              <w:spacing w:after="0" w:line="240" w:lineRule="auto"/>
              <w:ind w:left="154"/>
              <w:rPr>
                <w:color w:val="000000"/>
                <w:sz w:val="20"/>
              </w:rPr>
            </w:pPr>
            <w:r w:rsidRPr="006B1CBE">
              <w:rPr>
                <w:rFonts w:eastAsia="Times New Roman" w:cs="Times New Roman"/>
                <w:color w:val="000000"/>
                <w:sz w:val="20"/>
              </w:rPr>
              <w:t>memi19</w:t>
            </w:r>
            <w:r>
              <w:rPr>
                <w:rFonts w:eastAsia="Times New Roman" w:cs="Times New Roman"/>
                <w:color w:val="000000"/>
                <w:sz w:val="20"/>
              </w:rPr>
              <w:t>4</w:t>
            </w:r>
          </w:p>
        </w:tc>
        <w:tc>
          <w:tcPr>
            <w:tcW w:w="0" w:type="auto"/>
            <w:tcBorders>
              <w:left w:val="single" w:sz="4" w:space="0" w:color="auto"/>
            </w:tcBorders>
            <w:shd w:val="clear" w:color="auto" w:fill="D9D9D9" w:themeFill="background1" w:themeFillShade="D9"/>
            <w:noWrap/>
            <w:vAlign w:val="bottom"/>
          </w:tcPr>
          <w:p w14:paraId="637650D0" w14:textId="77777777" w:rsidR="001B5934" w:rsidRPr="0016037F" w:rsidRDefault="001B5934" w:rsidP="00B4745D">
            <w:pPr>
              <w:spacing w:after="0" w:line="240" w:lineRule="auto"/>
              <w:jc w:val="right"/>
              <w:rPr>
                <w:color w:val="000000"/>
                <w:sz w:val="20"/>
              </w:rPr>
            </w:pPr>
            <w:r w:rsidRPr="0016037F">
              <w:rPr>
                <w:color w:val="000000"/>
                <w:sz w:val="20"/>
              </w:rPr>
              <w:t>263,864,691</w:t>
            </w:r>
          </w:p>
        </w:tc>
        <w:tc>
          <w:tcPr>
            <w:tcW w:w="0" w:type="auto"/>
            <w:tcBorders>
              <w:left w:val="single" w:sz="4" w:space="0" w:color="auto"/>
              <w:right w:val="single" w:sz="4" w:space="0" w:color="auto"/>
            </w:tcBorders>
            <w:shd w:val="clear" w:color="auto" w:fill="D9D9D9" w:themeFill="background1" w:themeFillShade="D9"/>
            <w:noWrap/>
            <w:vAlign w:val="bottom"/>
          </w:tcPr>
          <w:p w14:paraId="4D0724B0" w14:textId="77777777" w:rsidR="001B5934" w:rsidRPr="0016037F" w:rsidRDefault="001B5934" w:rsidP="00B4745D">
            <w:pPr>
              <w:spacing w:after="0" w:line="240" w:lineRule="auto"/>
              <w:jc w:val="right"/>
              <w:rPr>
                <w:color w:val="000000"/>
                <w:sz w:val="20"/>
              </w:rPr>
            </w:pPr>
            <w:r w:rsidRPr="0016037F">
              <w:rPr>
                <w:color w:val="000000"/>
                <w:sz w:val="20"/>
              </w:rPr>
              <w:t>10,158</w:t>
            </w:r>
          </w:p>
        </w:tc>
      </w:tr>
      <w:tr w:rsidR="001B5934" w:rsidRPr="0016037F" w14:paraId="4521BA59" w14:textId="77777777" w:rsidTr="00F612D3">
        <w:trPr>
          <w:jc w:val="center"/>
        </w:trPr>
        <w:tc>
          <w:tcPr>
            <w:tcW w:w="2695" w:type="dxa"/>
            <w:tcBorders>
              <w:left w:val="single" w:sz="4" w:space="0" w:color="auto"/>
            </w:tcBorders>
            <w:vAlign w:val="bottom"/>
          </w:tcPr>
          <w:p w14:paraId="6626C770" w14:textId="394E87C6" w:rsidR="001B5934" w:rsidRPr="0016037F" w:rsidRDefault="006B1CBE" w:rsidP="00B4745D">
            <w:pPr>
              <w:spacing w:after="0" w:line="240" w:lineRule="auto"/>
              <w:ind w:left="154"/>
              <w:rPr>
                <w:color w:val="000000"/>
                <w:sz w:val="20"/>
              </w:rPr>
            </w:pPr>
            <w:r w:rsidRPr="006B1CBE">
              <w:rPr>
                <w:rFonts w:eastAsia="Times New Roman" w:cs="Times New Roman"/>
                <w:color w:val="000000"/>
                <w:sz w:val="20"/>
              </w:rPr>
              <w:t>memi19</w:t>
            </w:r>
            <w:r>
              <w:rPr>
                <w:rFonts w:eastAsia="Times New Roman" w:cs="Times New Roman"/>
                <w:color w:val="000000"/>
                <w:sz w:val="20"/>
              </w:rPr>
              <w:t>5</w:t>
            </w:r>
          </w:p>
        </w:tc>
        <w:tc>
          <w:tcPr>
            <w:tcW w:w="0" w:type="auto"/>
            <w:tcBorders>
              <w:left w:val="single" w:sz="4" w:space="0" w:color="auto"/>
            </w:tcBorders>
            <w:shd w:val="clear" w:color="auto" w:fill="auto"/>
            <w:noWrap/>
            <w:vAlign w:val="bottom"/>
          </w:tcPr>
          <w:p w14:paraId="78BE07F9" w14:textId="77777777" w:rsidR="001B5934" w:rsidRPr="0016037F" w:rsidRDefault="001B5934" w:rsidP="00B4745D">
            <w:pPr>
              <w:spacing w:after="0" w:line="240" w:lineRule="auto"/>
              <w:jc w:val="right"/>
              <w:rPr>
                <w:color w:val="000000"/>
                <w:sz w:val="20"/>
              </w:rPr>
            </w:pPr>
            <w:r w:rsidRPr="0016037F">
              <w:rPr>
                <w:color w:val="000000"/>
                <w:sz w:val="20"/>
              </w:rPr>
              <w:t>263,070,970</w:t>
            </w:r>
          </w:p>
        </w:tc>
        <w:tc>
          <w:tcPr>
            <w:tcW w:w="0" w:type="auto"/>
            <w:tcBorders>
              <w:left w:val="single" w:sz="4" w:space="0" w:color="auto"/>
              <w:right w:val="single" w:sz="4" w:space="0" w:color="auto"/>
            </w:tcBorders>
            <w:shd w:val="clear" w:color="auto" w:fill="auto"/>
            <w:noWrap/>
            <w:vAlign w:val="bottom"/>
          </w:tcPr>
          <w:p w14:paraId="2D44D810" w14:textId="77777777" w:rsidR="001B5934" w:rsidRPr="0016037F" w:rsidRDefault="001B5934" w:rsidP="00B4745D">
            <w:pPr>
              <w:spacing w:after="0" w:line="240" w:lineRule="auto"/>
              <w:jc w:val="right"/>
              <w:rPr>
                <w:color w:val="000000"/>
                <w:sz w:val="20"/>
              </w:rPr>
            </w:pPr>
            <w:r w:rsidRPr="0016037F">
              <w:rPr>
                <w:color w:val="000000"/>
                <w:sz w:val="20"/>
              </w:rPr>
              <w:t>10,124</w:t>
            </w:r>
          </w:p>
        </w:tc>
      </w:tr>
      <w:tr w:rsidR="001B5934" w:rsidRPr="0016037F" w14:paraId="00BDB853" w14:textId="77777777" w:rsidTr="00F612D3">
        <w:trPr>
          <w:jc w:val="center"/>
        </w:trPr>
        <w:tc>
          <w:tcPr>
            <w:tcW w:w="2695" w:type="dxa"/>
            <w:tcBorders>
              <w:left w:val="single" w:sz="4" w:space="0" w:color="auto"/>
            </w:tcBorders>
            <w:shd w:val="clear" w:color="auto" w:fill="D9D9D9" w:themeFill="background1" w:themeFillShade="D9"/>
            <w:vAlign w:val="bottom"/>
          </w:tcPr>
          <w:p w14:paraId="39F6CEAF" w14:textId="77777777" w:rsidR="001B5934" w:rsidRPr="0016037F" w:rsidRDefault="001B5934" w:rsidP="00B4745D">
            <w:pPr>
              <w:spacing w:after="0" w:line="240" w:lineRule="auto"/>
              <w:rPr>
                <w:b/>
                <w:color w:val="000000"/>
                <w:sz w:val="20"/>
              </w:rPr>
            </w:pPr>
            <w:r w:rsidRPr="0016037F">
              <w:rPr>
                <w:rFonts w:eastAsia="Times New Roman" w:cs="Times New Roman"/>
                <w:b/>
                <w:color w:val="000000"/>
                <w:sz w:val="20"/>
              </w:rPr>
              <w:t>CE Diary</w:t>
            </w:r>
          </w:p>
        </w:tc>
        <w:tc>
          <w:tcPr>
            <w:tcW w:w="0" w:type="auto"/>
            <w:tcBorders>
              <w:left w:val="single" w:sz="4" w:space="0" w:color="auto"/>
            </w:tcBorders>
            <w:shd w:val="clear" w:color="auto" w:fill="D9D9D9" w:themeFill="background1" w:themeFillShade="D9"/>
            <w:noWrap/>
            <w:vAlign w:val="bottom"/>
          </w:tcPr>
          <w:p w14:paraId="4C63EE0F" w14:textId="77777777" w:rsidR="001B5934" w:rsidRPr="0016037F" w:rsidRDefault="001B5934" w:rsidP="00B4745D">
            <w:pPr>
              <w:spacing w:after="0" w:line="240" w:lineRule="auto"/>
              <w:jc w:val="right"/>
              <w:rPr>
                <w:color w:val="000000"/>
                <w:sz w:val="20"/>
              </w:rPr>
            </w:pPr>
            <w:r w:rsidRPr="0016037F">
              <w:rPr>
                <w:color w:val="000000"/>
                <w:sz w:val="20"/>
              </w:rPr>
              <w:t> </w:t>
            </w:r>
          </w:p>
        </w:tc>
        <w:tc>
          <w:tcPr>
            <w:tcW w:w="0" w:type="auto"/>
            <w:tcBorders>
              <w:left w:val="single" w:sz="4" w:space="0" w:color="auto"/>
              <w:right w:val="single" w:sz="4" w:space="0" w:color="auto"/>
            </w:tcBorders>
            <w:shd w:val="clear" w:color="auto" w:fill="D9D9D9" w:themeFill="background1" w:themeFillShade="D9"/>
            <w:noWrap/>
            <w:vAlign w:val="bottom"/>
          </w:tcPr>
          <w:p w14:paraId="30B0912A" w14:textId="77777777" w:rsidR="001B5934" w:rsidRPr="0016037F" w:rsidRDefault="001B5934" w:rsidP="00B4745D">
            <w:pPr>
              <w:spacing w:after="0" w:line="240" w:lineRule="auto"/>
              <w:jc w:val="right"/>
              <w:rPr>
                <w:color w:val="000000"/>
                <w:sz w:val="20"/>
              </w:rPr>
            </w:pPr>
            <w:r w:rsidRPr="0016037F">
              <w:rPr>
                <w:color w:val="000000"/>
                <w:sz w:val="20"/>
              </w:rPr>
              <w:t> </w:t>
            </w:r>
          </w:p>
        </w:tc>
      </w:tr>
      <w:tr w:rsidR="001B5934" w:rsidRPr="0016037F" w14:paraId="5C0CB952" w14:textId="77777777" w:rsidTr="00F612D3">
        <w:trPr>
          <w:jc w:val="center"/>
        </w:trPr>
        <w:tc>
          <w:tcPr>
            <w:tcW w:w="2695" w:type="dxa"/>
            <w:tcBorders>
              <w:left w:val="single" w:sz="4" w:space="0" w:color="auto"/>
            </w:tcBorders>
            <w:vAlign w:val="bottom"/>
          </w:tcPr>
          <w:p w14:paraId="0955073F" w14:textId="2B38E7C6" w:rsidR="001B5934" w:rsidRPr="0016037F" w:rsidRDefault="006B1CBE" w:rsidP="00B4745D">
            <w:pPr>
              <w:spacing w:after="0" w:line="240" w:lineRule="auto"/>
              <w:ind w:left="154"/>
              <w:rPr>
                <w:color w:val="000000"/>
                <w:sz w:val="20"/>
              </w:rPr>
            </w:pPr>
            <w:r w:rsidRPr="006B1CBE">
              <w:rPr>
                <w:rFonts w:eastAsia="Times New Roman" w:cs="Times New Roman"/>
                <w:color w:val="000000"/>
                <w:sz w:val="20"/>
              </w:rPr>
              <w:t>memd191</w:t>
            </w:r>
          </w:p>
        </w:tc>
        <w:tc>
          <w:tcPr>
            <w:tcW w:w="0" w:type="auto"/>
            <w:tcBorders>
              <w:left w:val="single" w:sz="4" w:space="0" w:color="auto"/>
            </w:tcBorders>
            <w:shd w:val="clear" w:color="auto" w:fill="auto"/>
            <w:noWrap/>
            <w:vAlign w:val="bottom"/>
          </w:tcPr>
          <w:p w14:paraId="1E03AD1E" w14:textId="77777777" w:rsidR="001B5934" w:rsidRPr="0016037F" w:rsidRDefault="001B5934" w:rsidP="00B4745D">
            <w:pPr>
              <w:spacing w:after="0" w:line="240" w:lineRule="auto"/>
              <w:jc w:val="right"/>
              <w:rPr>
                <w:color w:val="000000"/>
                <w:sz w:val="20"/>
              </w:rPr>
            </w:pPr>
            <w:r w:rsidRPr="0016037F">
              <w:rPr>
                <w:color w:val="000000"/>
                <w:sz w:val="20"/>
              </w:rPr>
              <w:t>262,018,321</w:t>
            </w:r>
          </w:p>
        </w:tc>
        <w:tc>
          <w:tcPr>
            <w:tcW w:w="0" w:type="auto"/>
            <w:tcBorders>
              <w:left w:val="single" w:sz="4" w:space="0" w:color="auto"/>
              <w:right w:val="single" w:sz="4" w:space="0" w:color="auto"/>
            </w:tcBorders>
            <w:shd w:val="clear" w:color="auto" w:fill="auto"/>
            <w:noWrap/>
            <w:vAlign w:val="bottom"/>
          </w:tcPr>
          <w:p w14:paraId="0E1523D7" w14:textId="77777777" w:rsidR="001B5934" w:rsidRPr="0016037F" w:rsidRDefault="001B5934" w:rsidP="00B4745D">
            <w:pPr>
              <w:spacing w:after="0" w:line="240" w:lineRule="auto"/>
              <w:jc w:val="right"/>
              <w:rPr>
                <w:color w:val="000000"/>
                <w:sz w:val="20"/>
              </w:rPr>
            </w:pPr>
            <w:r w:rsidRPr="0016037F">
              <w:rPr>
                <w:color w:val="000000"/>
                <w:sz w:val="20"/>
              </w:rPr>
              <w:t>5,156</w:t>
            </w:r>
          </w:p>
        </w:tc>
      </w:tr>
      <w:tr w:rsidR="001B5934" w:rsidRPr="0016037F" w14:paraId="15BB1CE4" w14:textId="77777777" w:rsidTr="00F612D3">
        <w:trPr>
          <w:jc w:val="center"/>
        </w:trPr>
        <w:tc>
          <w:tcPr>
            <w:tcW w:w="2695" w:type="dxa"/>
            <w:tcBorders>
              <w:left w:val="single" w:sz="4" w:space="0" w:color="auto"/>
            </w:tcBorders>
            <w:shd w:val="clear" w:color="auto" w:fill="D9D9D9" w:themeFill="background1" w:themeFillShade="D9"/>
            <w:vAlign w:val="bottom"/>
          </w:tcPr>
          <w:p w14:paraId="6F2E688C" w14:textId="2B2FEE9E" w:rsidR="001B5934" w:rsidRPr="0016037F" w:rsidRDefault="006B1CBE" w:rsidP="00B4745D">
            <w:pPr>
              <w:spacing w:after="0" w:line="240" w:lineRule="auto"/>
              <w:ind w:left="154"/>
              <w:rPr>
                <w:color w:val="000000"/>
                <w:sz w:val="20"/>
              </w:rPr>
            </w:pPr>
            <w:r w:rsidRPr="006B1CBE">
              <w:rPr>
                <w:rFonts w:eastAsia="Times New Roman" w:cs="Times New Roman"/>
                <w:color w:val="000000"/>
                <w:sz w:val="20"/>
              </w:rPr>
              <w:t>memd19</w:t>
            </w:r>
            <w:r>
              <w:rPr>
                <w:rFonts w:eastAsia="Times New Roman" w:cs="Times New Roman"/>
                <w:color w:val="000000"/>
                <w:sz w:val="20"/>
              </w:rPr>
              <w:t>2</w:t>
            </w:r>
          </w:p>
        </w:tc>
        <w:tc>
          <w:tcPr>
            <w:tcW w:w="0" w:type="auto"/>
            <w:tcBorders>
              <w:left w:val="single" w:sz="4" w:space="0" w:color="auto"/>
            </w:tcBorders>
            <w:shd w:val="clear" w:color="auto" w:fill="D9D9D9" w:themeFill="background1" w:themeFillShade="D9"/>
            <w:noWrap/>
            <w:vAlign w:val="bottom"/>
          </w:tcPr>
          <w:p w14:paraId="626DBEA4" w14:textId="77777777" w:rsidR="001B5934" w:rsidRPr="0016037F" w:rsidRDefault="001B5934" w:rsidP="00B4745D">
            <w:pPr>
              <w:spacing w:after="0" w:line="240" w:lineRule="auto"/>
              <w:jc w:val="right"/>
              <w:rPr>
                <w:color w:val="000000"/>
                <w:sz w:val="20"/>
              </w:rPr>
            </w:pPr>
            <w:r w:rsidRPr="0016037F">
              <w:rPr>
                <w:color w:val="000000"/>
                <w:sz w:val="20"/>
              </w:rPr>
              <w:t>262,356,969</w:t>
            </w:r>
          </w:p>
        </w:tc>
        <w:tc>
          <w:tcPr>
            <w:tcW w:w="0" w:type="auto"/>
            <w:tcBorders>
              <w:left w:val="single" w:sz="4" w:space="0" w:color="auto"/>
              <w:right w:val="single" w:sz="4" w:space="0" w:color="auto"/>
            </w:tcBorders>
            <w:shd w:val="clear" w:color="auto" w:fill="D9D9D9" w:themeFill="background1" w:themeFillShade="D9"/>
            <w:noWrap/>
            <w:vAlign w:val="bottom"/>
          </w:tcPr>
          <w:p w14:paraId="2737761E" w14:textId="77777777" w:rsidR="001B5934" w:rsidRPr="0016037F" w:rsidRDefault="001B5934" w:rsidP="00B4745D">
            <w:pPr>
              <w:spacing w:after="0" w:line="240" w:lineRule="auto"/>
              <w:jc w:val="right"/>
              <w:rPr>
                <w:color w:val="000000"/>
                <w:sz w:val="20"/>
              </w:rPr>
            </w:pPr>
            <w:r w:rsidRPr="0016037F">
              <w:rPr>
                <w:color w:val="000000"/>
                <w:sz w:val="20"/>
              </w:rPr>
              <w:t>5,353</w:t>
            </w:r>
          </w:p>
        </w:tc>
      </w:tr>
      <w:tr w:rsidR="001B5934" w:rsidRPr="0016037F" w14:paraId="308FCBB2" w14:textId="77777777" w:rsidTr="00F612D3">
        <w:trPr>
          <w:jc w:val="center"/>
        </w:trPr>
        <w:tc>
          <w:tcPr>
            <w:tcW w:w="2695" w:type="dxa"/>
            <w:tcBorders>
              <w:left w:val="single" w:sz="4" w:space="0" w:color="auto"/>
            </w:tcBorders>
            <w:vAlign w:val="bottom"/>
          </w:tcPr>
          <w:p w14:paraId="46500EF3" w14:textId="4E6FF2EA" w:rsidR="001B5934" w:rsidRPr="0016037F" w:rsidRDefault="006B1CBE" w:rsidP="00B4745D">
            <w:pPr>
              <w:spacing w:after="0" w:line="240" w:lineRule="auto"/>
              <w:ind w:left="154"/>
              <w:rPr>
                <w:color w:val="000000"/>
                <w:sz w:val="20"/>
              </w:rPr>
            </w:pPr>
            <w:r w:rsidRPr="006B1CBE">
              <w:rPr>
                <w:rFonts w:eastAsia="Times New Roman" w:cs="Times New Roman"/>
                <w:color w:val="000000"/>
                <w:sz w:val="20"/>
              </w:rPr>
              <w:t>memd19</w:t>
            </w:r>
            <w:r>
              <w:rPr>
                <w:rFonts w:eastAsia="Times New Roman" w:cs="Times New Roman"/>
                <w:color w:val="000000"/>
                <w:sz w:val="20"/>
              </w:rPr>
              <w:t>3</w:t>
            </w:r>
          </w:p>
        </w:tc>
        <w:tc>
          <w:tcPr>
            <w:tcW w:w="0" w:type="auto"/>
            <w:tcBorders>
              <w:left w:val="single" w:sz="4" w:space="0" w:color="auto"/>
            </w:tcBorders>
            <w:shd w:val="clear" w:color="auto" w:fill="auto"/>
            <w:noWrap/>
            <w:vAlign w:val="bottom"/>
          </w:tcPr>
          <w:p w14:paraId="085A5BFE" w14:textId="77777777" w:rsidR="001B5934" w:rsidRPr="0016037F" w:rsidRDefault="001B5934" w:rsidP="00B4745D">
            <w:pPr>
              <w:spacing w:after="0" w:line="240" w:lineRule="auto"/>
              <w:jc w:val="right"/>
              <w:rPr>
                <w:color w:val="000000"/>
                <w:sz w:val="20"/>
              </w:rPr>
            </w:pPr>
            <w:r w:rsidRPr="0016037F">
              <w:rPr>
                <w:color w:val="000000"/>
                <w:sz w:val="20"/>
              </w:rPr>
              <w:t>263,622,588</w:t>
            </w:r>
          </w:p>
        </w:tc>
        <w:tc>
          <w:tcPr>
            <w:tcW w:w="0" w:type="auto"/>
            <w:tcBorders>
              <w:left w:val="single" w:sz="4" w:space="0" w:color="auto"/>
              <w:right w:val="single" w:sz="4" w:space="0" w:color="auto"/>
            </w:tcBorders>
            <w:shd w:val="clear" w:color="auto" w:fill="auto"/>
            <w:noWrap/>
            <w:vAlign w:val="bottom"/>
          </w:tcPr>
          <w:p w14:paraId="0D87DF57" w14:textId="77777777" w:rsidR="001B5934" w:rsidRPr="0016037F" w:rsidRDefault="001B5934" w:rsidP="00B4745D">
            <w:pPr>
              <w:spacing w:after="0" w:line="240" w:lineRule="auto"/>
              <w:jc w:val="right"/>
              <w:rPr>
                <w:color w:val="000000"/>
                <w:sz w:val="20"/>
              </w:rPr>
            </w:pPr>
            <w:r w:rsidRPr="0016037F">
              <w:rPr>
                <w:color w:val="000000"/>
                <w:sz w:val="20"/>
              </w:rPr>
              <w:t>5,380</w:t>
            </w:r>
          </w:p>
        </w:tc>
      </w:tr>
      <w:tr w:rsidR="001B5934" w:rsidRPr="0016037F" w14:paraId="247AF90A" w14:textId="77777777" w:rsidTr="00F612D3">
        <w:trPr>
          <w:jc w:val="center"/>
        </w:trPr>
        <w:tc>
          <w:tcPr>
            <w:tcW w:w="2695" w:type="dxa"/>
            <w:tcBorders>
              <w:left w:val="single" w:sz="4" w:space="0" w:color="auto"/>
            </w:tcBorders>
            <w:shd w:val="clear" w:color="auto" w:fill="D9D9D9" w:themeFill="background1" w:themeFillShade="D9"/>
            <w:vAlign w:val="bottom"/>
          </w:tcPr>
          <w:p w14:paraId="17864342" w14:textId="269797A3" w:rsidR="001B5934" w:rsidRPr="0016037F" w:rsidRDefault="006B1CBE" w:rsidP="00B4745D">
            <w:pPr>
              <w:spacing w:after="0" w:line="240" w:lineRule="auto"/>
              <w:ind w:left="154"/>
              <w:rPr>
                <w:color w:val="000000"/>
                <w:sz w:val="20"/>
              </w:rPr>
            </w:pPr>
            <w:r w:rsidRPr="006B1CBE">
              <w:rPr>
                <w:rFonts w:eastAsia="Times New Roman" w:cs="Times New Roman"/>
                <w:color w:val="000000"/>
                <w:sz w:val="20"/>
              </w:rPr>
              <w:t>memd19</w:t>
            </w:r>
            <w:r>
              <w:rPr>
                <w:rFonts w:eastAsia="Times New Roman" w:cs="Times New Roman"/>
                <w:color w:val="000000"/>
                <w:sz w:val="20"/>
              </w:rPr>
              <w:t>4</w:t>
            </w:r>
          </w:p>
        </w:tc>
        <w:tc>
          <w:tcPr>
            <w:tcW w:w="0" w:type="auto"/>
            <w:tcBorders>
              <w:left w:val="single" w:sz="4" w:space="0" w:color="auto"/>
            </w:tcBorders>
            <w:shd w:val="clear" w:color="auto" w:fill="D9D9D9" w:themeFill="background1" w:themeFillShade="D9"/>
            <w:noWrap/>
            <w:vAlign w:val="bottom"/>
          </w:tcPr>
          <w:p w14:paraId="14CEFB6B" w14:textId="77777777" w:rsidR="001B5934" w:rsidRPr="0016037F" w:rsidRDefault="001B5934" w:rsidP="00B4745D">
            <w:pPr>
              <w:spacing w:after="0" w:line="240" w:lineRule="auto"/>
              <w:jc w:val="right"/>
              <w:rPr>
                <w:color w:val="000000"/>
                <w:sz w:val="20"/>
              </w:rPr>
            </w:pPr>
            <w:r w:rsidRPr="0016037F">
              <w:rPr>
                <w:color w:val="000000"/>
                <w:sz w:val="20"/>
              </w:rPr>
              <w:t>263,390,712</w:t>
            </w:r>
          </w:p>
        </w:tc>
        <w:tc>
          <w:tcPr>
            <w:tcW w:w="0" w:type="auto"/>
            <w:tcBorders>
              <w:left w:val="single" w:sz="4" w:space="0" w:color="auto"/>
              <w:right w:val="single" w:sz="4" w:space="0" w:color="auto"/>
            </w:tcBorders>
            <w:shd w:val="clear" w:color="auto" w:fill="D9D9D9" w:themeFill="background1" w:themeFillShade="D9"/>
            <w:noWrap/>
            <w:vAlign w:val="bottom"/>
          </w:tcPr>
          <w:p w14:paraId="638FF370" w14:textId="77777777" w:rsidR="001B5934" w:rsidRPr="0016037F" w:rsidRDefault="001B5934" w:rsidP="00B4745D">
            <w:pPr>
              <w:spacing w:after="0" w:line="240" w:lineRule="auto"/>
              <w:jc w:val="right"/>
              <w:rPr>
                <w:color w:val="000000"/>
                <w:sz w:val="20"/>
              </w:rPr>
            </w:pPr>
            <w:r w:rsidRPr="0016037F">
              <w:rPr>
                <w:color w:val="000000"/>
                <w:sz w:val="20"/>
              </w:rPr>
              <w:t>4,952</w:t>
            </w:r>
          </w:p>
        </w:tc>
      </w:tr>
      <w:tr w:rsidR="001B5934" w:rsidRPr="0016037F" w14:paraId="55106C4B" w14:textId="77777777" w:rsidTr="00F612D3">
        <w:trPr>
          <w:jc w:val="center"/>
        </w:trPr>
        <w:tc>
          <w:tcPr>
            <w:tcW w:w="2695" w:type="dxa"/>
            <w:tcBorders>
              <w:left w:val="single" w:sz="4" w:space="0" w:color="auto"/>
            </w:tcBorders>
            <w:vAlign w:val="bottom"/>
          </w:tcPr>
          <w:p w14:paraId="1CB0B6F2" w14:textId="77777777" w:rsidR="001B5934" w:rsidRPr="0016037F" w:rsidRDefault="001B5934" w:rsidP="00B4745D">
            <w:pPr>
              <w:spacing w:after="0" w:line="240" w:lineRule="auto"/>
              <w:rPr>
                <w:b/>
                <w:color w:val="000000"/>
                <w:sz w:val="20"/>
              </w:rPr>
            </w:pPr>
            <w:r w:rsidRPr="0016037F">
              <w:rPr>
                <w:rFonts w:eastAsia="Times New Roman" w:cs="Times New Roman"/>
                <w:b/>
                <w:color w:val="000000"/>
                <w:sz w:val="20"/>
              </w:rPr>
              <w:t>ATUS</w:t>
            </w:r>
          </w:p>
        </w:tc>
        <w:tc>
          <w:tcPr>
            <w:tcW w:w="0" w:type="auto"/>
            <w:tcBorders>
              <w:left w:val="single" w:sz="4" w:space="0" w:color="auto"/>
            </w:tcBorders>
            <w:shd w:val="clear" w:color="auto" w:fill="auto"/>
            <w:noWrap/>
            <w:vAlign w:val="bottom"/>
          </w:tcPr>
          <w:p w14:paraId="4267323D" w14:textId="77777777" w:rsidR="001B5934" w:rsidRPr="0016037F" w:rsidRDefault="001B5934" w:rsidP="00B4745D">
            <w:pPr>
              <w:spacing w:after="0" w:line="240" w:lineRule="auto"/>
              <w:jc w:val="right"/>
              <w:rPr>
                <w:color w:val="000000"/>
                <w:sz w:val="20"/>
              </w:rPr>
            </w:pPr>
            <w:r w:rsidRPr="0016037F">
              <w:rPr>
                <w:color w:val="000000"/>
                <w:sz w:val="20"/>
              </w:rPr>
              <w:t> </w:t>
            </w:r>
          </w:p>
        </w:tc>
        <w:tc>
          <w:tcPr>
            <w:tcW w:w="0" w:type="auto"/>
            <w:tcBorders>
              <w:left w:val="single" w:sz="4" w:space="0" w:color="auto"/>
              <w:right w:val="single" w:sz="4" w:space="0" w:color="auto"/>
            </w:tcBorders>
            <w:shd w:val="clear" w:color="auto" w:fill="auto"/>
            <w:noWrap/>
            <w:vAlign w:val="bottom"/>
          </w:tcPr>
          <w:p w14:paraId="0BFF1D37" w14:textId="77777777" w:rsidR="001B5934" w:rsidRPr="0016037F" w:rsidRDefault="001B5934" w:rsidP="00B4745D">
            <w:pPr>
              <w:spacing w:after="0" w:line="240" w:lineRule="auto"/>
              <w:jc w:val="right"/>
              <w:rPr>
                <w:color w:val="000000"/>
                <w:sz w:val="20"/>
              </w:rPr>
            </w:pPr>
            <w:r w:rsidRPr="0016037F">
              <w:rPr>
                <w:color w:val="000000"/>
                <w:sz w:val="20"/>
              </w:rPr>
              <w:t> </w:t>
            </w:r>
          </w:p>
        </w:tc>
      </w:tr>
      <w:tr w:rsidR="001B5934" w:rsidRPr="0016037F" w14:paraId="506E5A7A" w14:textId="77777777" w:rsidTr="00F612D3">
        <w:trPr>
          <w:jc w:val="center"/>
        </w:trPr>
        <w:tc>
          <w:tcPr>
            <w:tcW w:w="2695" w:type="dxa"/>
            <w:tcBorders>
              <w:left w:val="single" w:sz="4" w:space="0" w:color="auto"/>
            </w:tcBorders>
            <w:vAlign w:val="bottom"/>
          </w:tcPr>
          <w:p w14:paraId="7217649E" w14:textId="77777777" w:rsidR="001B5934" w:rsidRPr="0016037F" w:rsidRDefault="001B5934" w:rsidP="00B4745D">
            <w:pPr>
              <w:spacing w:after="0" w:line="240" w:lineRule="auto"/>
              <w:ind w:left="154"/>
              <w:rPr>
                <w:color w:val="000000"/>
                <w:sz w:val="20"/>
              </w:rPr>
            </w:pPr>
            <w:r w:rsidRPr="0016037F">
              <w:rPr>
                <w:rFonts w:eastAsia="Times New Roman" w:cs="Times New Roman"/>
                <w:color w:val="000000"/>
                <w:sz w:val="20"/>
              </w:rPr>
              <w:t>ATUS Weekday</w:t>
            </w:r>
          </w:p>
        </w:tc>
        <w:tc>
          <w:tcPr>
            <w:tcW w:w="0" w:type="auto"/>
            <w:tcBorders>
              <w:left w:val="single" w:sz="4" w:space="0" w:color="auto"/>
            </w:tcBorders>
            <w:shd w:val="clear" w:color="auto" w:fill="auto"/>
            <w:noWrap/>
            <w:vAlign w:val="bottom"/>
          </w:tcPr>
          <w:p w14:paraId="067BE668" w14:textId="77777777" w:rsidR="001B5934" w:rsidRPr="0016037F" w:rsidRDefault="001B5934" w:rsidP="00B4745D">
            <w:pPr>
              <w:spacing w:after="0" w:line="240" w:lineRule="auto"/>
              <w:jc w:val="right"/>
              <w:rPr>
                <w:color w:val="000000"/>
                <w:sz w:val="20"/>
              </w:rPr>
            </w:pPr>
            <w:r w:rsidRPr="0016037F">
              <w:rPr>
                <w:color w:val="000000"/>
                <w:sz w:val="20"/>
              </w:rPr>
              <w:t>263,653,004</w:t>
            </w:r>
          </w:p>
        </w:tc>
        <w:tc>
          <w:tcPr>
            <w:tcW w:w="0" w:type="auto"/>
            <w:tcBorders>
              <w:left w:val="single" w:sz="4" w:space="0" w:color="auto"/>
              <w:right w:val="single" w:sz="4" w:space="0" w:color="auto"/>
            </w:tcBorders>
            <w:shd w:val="clear" w:color="auto" w:fill="auto"/>
            <w:noWrap/>
            <w:vAlign w:val="bottom"/>
          </w:tcPr>
          <w:p w14:paraId="5A42D190" w14:textId="77777777" w:rsidR="001B5934" w:rsidRPr="0016037F" w:rsidRDefault="001B5934" w:rsidP="00B4745D">
            <w:pPr>
              <w:spacing w:after="0" w:line="240" w:lineRule="auto"/>
              <w:jc w:val="right"/>
              <w:rPr>
                <w:color w:val="000000"/>
                <w:sz w:val="20"/>
              </w:rPr>
            </w:pPr>
            <w:r w:rsidRPr="0016037F">
              <w:rPr>
                <w:color w:val="000000"/>
                <w:sz w:val="20"/>
              </w:rPr>
              <w:t>4,642</w:t>
            </w:r>
          </w:p>
        </w:tc>
      </w:tr>
      <w:tr w:rsidR="001B5934" w:rsidRPr="0016037F" w14:paraId="15D1D838" w14:textId="77777777" w:rsidTr="00F612D3">
        <w:trPr>
          <w:jc w:val="center"/>
        </w:trPr>
        <w:tc>
          <w:tcPr>
            <w:tcW w:w="2695" w:type="dxa"/>
            <w:tcBorders>
              <w:left w:val="single" w:sz="4" w:space="0" w:color="auto"/>
            </w:tcBorders>
            <w:shd w:val="clear" w:color="auto" w:fill="D9D9D9" w:themeFill="background1" w:themeFillShade="D9"/>
            <w:vAlign w:val="bottom"/>
          </w:tcPr>
          <w:p w14:paraId="3491DA01" w14:textId="77777777" w:rsidR="001B5934" w:rsidRPr="0016037F" w:rsidRDefault="001B5934" w:rsidP="00B4745D">
            <w:pPr>
              <w:spacing w:after="0" w:line="240" w:lineRule="auto"/>
              <w:ind w:left="154"/>
              <w:rPr>
                <w:color w:val="000000"/>
                <w:sz w:val="20"/>
              </w:rPr>
            </w:pPr>
            <w:r w:rsidRPr="0016037F">
              <w:rPr>
                <w:rFonts w:eastAsia="Times New Roman" w:cs="Times New Roman"/>
                <w:color w:val="000000"/>
                <w:sz w:val="20"/>
              </w:rPr>
              <w:t>ATUS Weekend</w:t>
            </w:r>
          </w:p>
        </w:tc>
        <w:tc>
          <w:tcPr>
            <w:tcW w:w="0" w:type="auto"/>
            <w:tcBorders>
              <w:left w:val="single" w:sz="4" w:space="0" w:color="auto"/>
            </w:tcBorders>
            <w:shd w:val="clear" w:color="auto" w:fill="D9D9D9" w:themeFill="background1" w:themeFillShade="D9"/>
            <w:noWrap/>
            <w:vAlign w:val="bottom"/>
          </w:tcPr>
          <w:p w14:paraId="5A65307A" w14:textId="77777777" w:rsidR="001B5934" w:rsidRPr="0016037F" w:rsidRDefault="001B5934" w:rsidP="00B4745D">
            <w:pPr>
              <w:spacing w:after="0" w:line="240" w:lineRule="auto"/>
              <w:jc w:val="right"/>
              <w:rPr>
                <w:color w:val="000000"/>
                <w:sz w:val="20"/>
              </w:rPr>
            </w:pPr>
            <w:r w:rsidRPr="0016037F">
              <w:rPr>
                <w:color w:val="000000"/>
                <w:sz w:val="20"/>
              </w:rPr>
              <w:t>262,635,719</w:t>
            </w:r>
          </w:p>
        </w:tc>
        <w:tc>
          <w:tcPr>
            <w:tcW w:w="0" w:type="auto"/>
            <w:tcBorders>
              <w:left w:val="single" w:sz="4" w:space="0" w:color="auto"/>
              <w:right w:val="single" w:sz="4" w:space="0" w:color="auto"/>
            </w:tcBorders>
            <w:shd w:val="clear" w:color="auto" w:fill="D9D9D9" w:themeFill="background1" w:themeFillShade="D9"/>
            <w:noWrap/>
            <w:vAlign w:val="bottom"/>
          </w:tcPr>
          <w:p w14:paraId="7701A989" w14:textId="77777777" w:rsidR="001B5934" w:rsidRPr="0016037F" w:rsidRDefault="001B5934" w:rsidP="00B4745D">
            <w:pPr>
              <w:spacing w:after="0" w:line="240" w:lineRule="auto"/>
              <w:jc w:val="right"/>
              <w:rPr>
                <w:color w:val="000000"/>
                <w:sz w:val="20"/>
              </w:rPr>
            </w:pPr>
            <w:r w:rsidRPr="0016037F">
              <w:rPr>
                <w:color w:val="000000"/>
                <w:sz w:val="20"/>
              </w:rPr>
              <w:t>4,793</w:t>
            </w:r>
          </w:p>
        </w:tc>
      </w:tr>
    </w:tbl>
    <w:p w14:paraId="2E60A21A" w14:textId="77777777" w:rsidR="001B5934" w:rsidRDefault="001B5934" w:rsidP="001B5934">
      <w:pPr>
        <w:spacing w:line="240" w:lineRule="auto"/>
      </w:pPr>
    </w:p>
    <w:p w14:paraId="4C379D68" w14:textId="487A8F2C" w:rsidR="001B5934" w:rsidRDefault="001B5934" w:rsidP="001B5934">
      <w:r>
        <w:t xml:space="preserve">Roughly speaking, all samples represent approximately the same number of individuals (263 million). The actual sample sizes are different, and the ATUS sample is considerably smaller. In the context of statistical matching, the differences in </w:t>
      </w:r>
      <w:r w:rsidRPr="008E43E0">
        <w:t>size impl</w:t>
      </w:r>
      <w:r>
        <w:t>y</w:t>
      </w:r>
      <w:r w:rsidRPr="008E43E0">
        <w:t xml:space="preserve"> that each ATUS (weekend or weekday sample) </w:t>
      </w:r>
      <w:r>
        <w:t>record</w:t>
      </w:r>
      <w:r w:rsidRPr="008E43E0">
        <w:t xml:space="preserve"> may be used</w:t>
      </w:r>
      <w:r>
        <w:t xml:space="preserve"> as a donor record</w:t>
      </w:r>
      <w:r w:rsidRPr="008E43E0">
        <w:t xml:space="preserve">, </w:t>
      </w:r>
      <w:r>
        <w:t>o</w:t>
      </w:r>
      <w:r w:rsidRPr="008E43E0">
        <w:t xml:space="preserve">n average, </w:t>
      </w:r>
      <w:r>
        <w:t>for</w:t>
      </w:r>
      <w:r w:rsidRPr="008E43E0">
        <w:t xml:space="preserve"> up to </w:t>
      </w:r>
      <w:r w:rsidR="000E59EF">
        <w:t>two</w:t>
      </w:r>
      <w:r w:rsidRPr="008E43E0">
        <w:t xml:space="preserve"> observations in the CE interview survey. </w:t>
      </w:r>
      <w:r>
        <w:t>Consequently</w:t>
      </w:r>
      <w:r w:rsidRPr="008E43E0">
        <w:t xml:space="preserve">, the </w:t>
      </w:r>
      <w:r w:rsidR="00B719AF">
        <w:t xml:space="preserve">variances of the </w:t>
      </w:r>
      <w:r>
        <w:t>imputed conditional distribution</w:t>
      </w:r>
      <w:r w:rsidRPr="008E43E0">
        <w:t xml:space="preserve"> we may observe in the CE data may be </w:t>
      </w:r>
      <w:r>
        <w:t xml:space="preserve">a slight </w:t>
      </w:r>
      <w:r w:rsidRPr="008E43E0">
        <w:t>understate</w:t>
      </w:r>
      <w:r>
        <w:t xml:space="preserve">ment of the </w:t>
      </w:r>
      <w:r w:rsidR="00C243C8">
        <w:t>“</w:t>
      </w:r>
      <w:r>
        <w:t>true</w:t>
      </w:r>
      <w:r w:rsidR="00C243C8">
        <w:t>”</w:t>
      </w:r>
      <w:r>
        <w:t xml:space="preserve"> but unknown conditional distribution</w:t>
      </w:r>
      <w:r w:rsidRPr="008E43E0">
        <w:t>.</w:t>
      </w:r>
      <w:r>
        <w:rPr>
          <w:rStyle w:val="FootnoteReference"/>
        </w:rPr>
        <w:footnoteReference w:id="20"/>
      </w:r>
      <w:r>
        <w:t xml:space="preserve"> </w:t>
      </w:r>
    </w:p>
    <w:p w14:paraId="0C9E7015" w14:textId="20D37276" w:rsidR="00A2723C" w:rsidRDefault="001B5934" w:rsidP="001B5934">
      <w:pPr>
        <w:spacing w:before="240"/>
      </w:pPr>
      <w:r>
        <w:t>As described below, gender, presence of children in the household, and employment status are crucial in our imputation exercise. They are also widely recognized in the literature as driving factors behind variations among individuals in the time spent on household production. A</w:t>
      </w:r>
      <w:r w:rsidRPr="008E43E0">
        <w:t xml:space="preserve"> simple comparison of the </w:t>
      </w:r>
      <w:r>
        <w:t xml:space="preserve">gender-wise </w:t>
      </w:r>
      <w:r w:rsidRPr="008E43E0">
        <w:t xml:space="preserve">distribution of employment status and children’s presence in the household across all </w:t>
      </w:r>
      <w:r>
        <w:t>samples</w:t>
      </w:r>
      <w:r w:rsidRPr="008E43E0">
        <w:t xml:space="preserve"> </w:t>
      </w:r>
      <w:r>
        <w:t xml:space="preserve">is shown in </w:t>
      </w:r>
      <w:r w:rsidR="00DA0AFC" w:rsidRPr="008707B9">
        <w:t xml:space="preserve">Table </w:t>
      </w:r>
      <w:r w:rsidR="00DA0AFC">
        <w:rPr>
          <w:noProof/>
        </w:rPr>
        <w:t>3</w:t>
      </w:r>
      <w:r w:rsidR="00DA0AFC">
        <w:noBreakHyphen/>
      </w:r>
      <w:r w:rsidR="00DA0AFC">
        <w:rPr>
          <w:noProof/>
        </w:rPr>
        <w:t>3</w:t>
      </w:r>
      <w:r w:rsidRPr="008E43E0">
        <w:t xml:space="preserve">. </w:t>
      </w:r>
      <w:r>
        <w:t xml:space="preserve">We report average characteristics across all quarters for the CE surveys rather than </w:t>
      </w:r>
      <w:r w:rsidR="000E59EF">
        <w:t xml:space="preserve">consider </w:t>
      </w:r>
      <w:r>
        <w:t xml:space="preserve">each quarter’s statistics separately. </w:t>
      </w:r>
      <w:r w:rsidRPr="008E43E0">
        <w:t xml:space="preserve">The statistics suggest </w:t>
      </w:r>
      <w:r>
        <w:t xml:space="preserve">a </w:t>
      </w:r>
      <w:r w:rsidRPr="008E43E0">
        <w:t xml:space="preserve">reasonable balance across all </w:t>
      </w:r>
      <w:r>
        <w:t>samples</w:t>
      </w:r>
      <w:r w:rsidRPr="008E43E0">
        <w:t xml:space="preserve"> </w:t>
      </w:r>
      <w:r>
        <w:t>regarding</w:t>
      </w:r>
      <w:r w:rsidRPr="008E43E0">
        <w:t xml:space="preserve"> this particular classification of individuals. Additional tables comparing the distribution across a </w:t>
      </w:r>
      <w:r>
        <w:t>more extensive</w:t>
      </w:r>
      <w:r w:rsidRPr="008E43E0">
        <w:t xml:space="preserve"> set of variables</w:t>
      </w:r>
      <w:r>
        <w:t xml:space="preserve"> used in the analysis</w:t>
      </w:r>
      <w:r w:rsidRPr="008E43E0">
        <w:t xml:space="preserve"> can be found in </w:t>
      </w:r>
      <w:r>
        <w:t>the online data appendix</w:t>
      </w:r>
      <w:r w:rsidRPr="008E43E0">
        <w:t>.</w:t>
      </w:r>
    </w:p>
    <w:p w14:paraId="1BBD6FE4" w14:textId="77777777" w:rsidR="00A2723C" w:rsidRDefault="00A2723C">
      <w:pPr>
        <w:spacing w:after="0" w:line="240" w:lineRule="auto"/>
      </w:pPr>
      <w:r>
        <w:br w:type="page"/>
      </w:r>
    </w:p>
    <w:p w14:paraId="353E8C2D" w14:textId="77CC5A2D" w:rsidR="001B5934" w:rsidRPr="008707B9" w:rsidRDefault="001B5934" w:rsidP="001B5934">
      <w:pPr>
        <w:pStyle w:val="Caption"/>
      </w:pPr>
      <w:bookmarkStart w:id="32" w:name="_Ref124931591"/>
      <w:bookmarkStart w:id="33" w:name="_Toc158095542"/>
      <w:r w:rsidRPr="008707B9">
        <w:lastRenderedPageBreak/>
        <w:t xml:space="preserve">Table </w:t>
      </w:r>
      <w:fldSimple w:instr=" STYLEREF 1 \s ">
        <w:r w:rsidR="006C1E92">
          <w:rPr>
            <w:noProof/>
          </w:rPr>
          <w:t>3</w:t>
        </w:r>
      </w:fldSimple>
      <w:r w:rsidR="006C1E92">
        <w:noBreakHyphen/>
      </w:r>
      <w:fldSimple w:instr=" SEQ Table \* ARABIC \s 1 ">
        <w:r w:rsidR="006C1E92">
          <w:rPr>
            <w:noProof/>
          </w:rPr>
          <w:t>3</w:t>
        </w:r>
      </w:fldSimple>
      <w:bookmarkEnd w:id="32"/>
      <w:r w:rsidR="000E59EF" w:rsidRPr="008707B9">
        <w:t xml:space="preserve"> </w:t>
      </w:r>
      <w:r w:rsidRPr="008707B9">
        <w:t xml:space="preserve">Composition </w:t>
      </w:r>
      <w:r w:rsidR="000E59EF">
        <w:t>o</w:t>
      </w:r>
      <w:r w:rsidR="000E59EF" w:rsidRPr="008707B9">
        <w:t xml:space="preserve">f </w:t>
      </w:r>
      <w:r w:rsidR="000E59EF">
        <w:t>t</w:t>
      </w:r>
      <w:r w:rsidR="000E59EF" w:rsidRPr="008707B9">
        <w:t xml:space="preserve">he </w:t>
      </w:r>
      <w:r w:rsidR="00B34DDA">
        <w:t>s</w:t>
      </w:r>
      <w:r w:rsidR="000E59EF" w:rsidRPr="008707B9">
        <w:t xml:space="preserve">ample </w:t>
      </w:r>
      <w:r w:rsidR="000E59EF">
        <w:t>b</w:t>
      </w:r>
      <w:r w:rsidR="000E59EF" w:rsidRPr="008707B9">
        <w:t xml:space="preserve">y </w:t>
      </w:r>
      <w:r w:rsidR="00B34DDA">
        <w:t>s</w:t>
      </w:r>
      <w:r w:rsidR="000E59EF" w:rsidRPr="008707B9">
        <w:t xml:space="preserve">ex, </w:t>
      </w:r>
      <w:r w:rsidR="00B34DDA">
        <w:t>e</w:t>
      </w:r>
      <w:r w:rsidR="000E59EF" w:rsidRPr="008707B9">
        <w:t xml:space="preserve">mployment </w:t>
      </w:r>
      <w:r w:rsidR="00B34DDA">
        <w:t>s</w:t>
      </w:r>
      <w:r w:rsidR="000E59EF" w:rsidRPr="008707B9">
        <w:t>tatus</w:t>
      </w:r>
      <w:r w:rsidR="000E59EF">
        <w:t>,</w:t>
      </w:r>
      <w:r w:rsidR="000E59EF" w:rsidRPr="008707B9">
        <w:t xml:space="preserve"> </w:t>
      </w:r>
      <w:r w:rsidR="000E59EF">
        <w:t>a</w:t>
      </w:r>
      <w:r w:rsidR="000E59EF" w:rsidRPr="008707B9">
        <w:t xml:space="preserve">nd </w:t>
      </w:r>
      <w:r w:rsidR="00B34DDA">
        <w:t>p</w:t>
      </w:r>
      <w:r w:rsidR="000E59EF" w:rsidRPr="008707B9">
        <w:t xml:space="preserve">resence </w:t>
      </w:r>
      <w:r w:rsidR="000E59EF">
        <w:t>o</w:t>
      </w:r>
      <w:r w:rsidR="000E59EF" w:rsidRPr="008707B9">
        <w:t xml:space="preserve">f </w:t>
      </w:r>
      <w:r w:rsidR="00B34DDA">
        <w:t>c</w:t>
      </w:r>
      <w:r w:rsidR="000E59EF" w:rsidRPr="008707B9">
        <w:t xml:space="preserve">hildren </w:t>
      </w:r>
      <w:r w:rsidR="000E59EF">
        <w:t>i</w:t>
      </w:r>
      <w:r w:rsidR="000E59EF" w:rsidRPr="008707B9">
        <w:t xml:space="preserve">n </w:t>
      </w:r>
      <w:r w:rsidR="000E59EF">
        <w:t>t</w:t>
      </w:r>
      <w:r w:rsidR="000E59EF" w:rsidRPr="008707B9">
        <w:t xml:space="preserve">he </w:t>
      </w:r>
      <w:r w:rsidR="00B34DDA">
        <w:t>h</w:t>
      </w:r>
      <w:r w:rsidR="000E59EF" w:rsidRPr="008707B9">
        <w:t>ousehold (</w:t>
      </w:r>
      <w:r w:rsidR="00B34DDA">
        <w:t>p</w:t>
      </w:r>
      <w:r w:rsidR="000E59EF" w:rsidRPr="008707B9">
        <w:t>ercent)</w:t>
      </w:r>
      <w:bookmarkEnd w:id="33"/>
      <w:r w:rsidR="000E59EF" w:rsidRPr="008707B9">
        <w:t xml:space="preserve"> </w:t>
      </w:r>
    </w:p>
    <w:tbl>
      <w:tblPr>
        <w:tblpPr w:leftFromText="180" w:rightFromText="180" w:vertAnchor="text" w:tblpXSpec="center" w:tblpY="1"/>
        <w:tblOverlap w:val="never"/>
        <w:tblW w:w="0" w:type="auto"/>
        <w:tblLook w:val="04A0" w:firstRow="1" w:lastRow="0" w:firstColumn="1" w:lastColumn="0" w:noHBand="0" w:noVBand="1"/>
      </w:tblPr>
      <w:tblGrid>
        <w:gridCol w:w="2799"/>
        <w:gridCol w:w="1038"/>
        <w:gridCol w:w="766"/>
        <w:gridCol w:w="1016"/>
        <w:gridCol w:w="1016"/>
      </w:tblGrid>
      <w:tr w:rsidR="001B5934" w:rsidRPr="008E43E0" w14:paraId="0BAF692B" w14:textId="77777777" w:rsidTr="008123D4">
        <w:trPr>
          <w:trHeight w:val="340"/>
          <w:tblHeader/>
        </w:trPr>
        <w:tc>
          <w:tcPr>
            <w:tcW w:w="2799" w:type="dxa"/>
            <w:tcBorders>
              <w:top w:val="single" w:sz="8" w:space="0" w:color="auto"/>
              <w:left w:val="single" w:sz="8" w:space="0" w:color="auto"/>
              <w:bottom w:val="single" w:sz="8" w:space="0" w:color="auto"/>
              <w:right w:val="nil"/>
            </w:tcBorders>
            <w:shd w:val="clear" w:color="auto" w:fill="auto"/>
            <w:noWrap/>
            <w:vAlign w:val="bottom"/>
            <w:hideMark/>
          </w:tcPr>
          <w:p w14:paraId="3B947D2E" w14:textId="77777777" w:rsidR="001B5934" w:rsidRPr="008E43E0" w:rsidRDefault="001B5934" w:rsidP="00B4745D">
            <w:pPr>
              <w:spacing w:line="240" w:lineRule="auto"/>
              <w:rPr>
                <w:color w:val="000000"/>
                <w:sz w:val="20"/>
                <w:szCs w:val="20"/>
              </w:rPr>
            </w:pPr>
            <w:r w:rsidRPr="008E43E0">
              <w:rPr>
                <w:color w:val="000000"/>
                <w:sz w:val="20"/>
                <w:szCs w:val="20"/>
              </w:rPr>
              <w:t> </w:t>
            </w:r>
          </w:p>
        </w:tc>
        <w:tc>
          <w:tcPr>
            <w:tcW w:w="0" w:type="auto"/>
            <w:tcBorders>
              <w:top w:val="single" w:sz="8" w:space="0" w:color="auto"/>
              <w:left w:val="nil"/>
              <w:bottom w:val="single" w:sz="8" w:space="0" w:color="auto"/>
              <w:right w:val="nil"/>
            </w:tcBorders>
            <w:shd w:val="clear" w:color="auto" w:fill="auto"/>
            <w:vAlign w:val="center"/>
            <w:hideMark/>
          </w:tcPr>
          <w:p w14:paraId="4A931797" w14:textId="77777777" w:rsidR="001B5934" w:rsidRPr="008707B9" w:rsidRDefault="001B5934" w:rsidP="00B4745D">
            <w:pPr>
              <w:spacing w:line="240" w:lineRule="auto"/>
              <w:jc w:val="center"/>
              <w:rPr>
                <w:b/>
                <w:color w:val="000000"/>
                <w:sz w:val="20"/>
                <w:szCs w:val="20"/>
              </w:rPr>
            </w:pPr>
            <w:r w:rsidRPr="008707B9">
              <w:rPr>
                <w:b/>
                <w:color w:val="000000"/>
                <w:sz w:val="20"/>
                <w:szCs w:val="20"/>
              </w:rPr>
              <w:t xml:space="preserve">CE </w:t>
            </w:r>
          </w:p>
          <w:p w14:paraId="07FCD972" w14:textId="77777777" w:rsidR="001B5934" w:rsidRPr="008707B9" w:rsidRDefault="001B5934" w:rsidP="00B4745D">
            <w:pPr>
              <w:spacing w:line="240" w:lineRule="auto"/>
              <w:jc w:val="center"/>
              <w:rPr>
                <w:b/>
                <w:color w:val="000000"/>
                <w:sz w:val="20"/>
                <w:szCs w:val="20"/>
              </w:rPr>
            </w:pPr>
            <w:r w:rsidRPr="008707B9">
              <w:rPr>
                <w:b/>
                <w:color w:val="000000"/>
                <w:sz w:val="20"/>
                <w:szCs w:val="20"/>
              </w:rPr>
              <w:t>Interview</w:t>
            </w:r>
          </w:p>
        </w:tc>
        <w:tc>
          <w:tcPr>
            <w:tcW w:w="0" w:type="auto"/>
            <w:tcBorders>
              <w:top w:val="single" w:sz="8" w:space="0" w:color="auto"/>
              <w:left w:val="nil"/>
              <w:bottom w:val="single" w:sz="8" w:space="0" w:color="auto"/>
              <w:right w:val="nil"/>
            </w:tcBorders>
            <w:shd w:val="clear" w:color="auto" w:fill="auto"/>
            <w:vAlign w:val="center"/>
            <w:hideMark/>
          </w:tcPr>
          <w:p w14:paraId="0A2E98E0" w14:textId="77777777" w:rsidR="001B5934" w:rsidRPr="008707B9" w:rsidRDefault="001B5934" w:rsidP="00B4745D">
            <w:pPr>
              <w:spacing w:line="240" w:lineRule="auto"/>
              <w:jc w:val="center"/>
              <w:rPr>
                <w:b/>
                <w:color w:val="000000"/>
                <w:sz w:val="20"/>
                <w:szCs w:val="20"/>
              </w:rPr>
            </w:pPr>
            <w:r w:rsidRPr="008707B9">
              <w:rPr>
                <w:b/>
                <w:color w:val="000000"/>
                <w:sz w:val="20"/>
                <w:szCs w:val="20"/>
              </w:rPr>
              <w:t xml:space="preserve">CE </w:t>
            </w:r>
          </w:p>
          <w:p w14:paraId="38AB6E2A" w14:textId="77777777" w:rsidR="001B5934" w:rsidRPr="008707B9" w:rsidRDefault="001B5934" w:rsidP="00B4745D">
            <w:pPr>
              <w:spacing w:line="240" w:lineRule="auto"/>
              <w:jc w:val="center"/>
              <w:rPr>
                <w:b/>
                <w:color w:val="000000"/>
                <w:sz w:val="20"/>
                <w:szCs w:val="20"/>
              </w:rPr>
            </w:pPr>
            <w:r w:rsidRPr="008707B9">
              <w:rPr>
                <w:b/>
                <w:color w:val="000000"/>
                <w:sz w:val="20"/>
                <w:szCs w:val="20"/>
              </w:rPr>
              <w:t>Diary</w:t>
            </w:r>
          </w:p>
        </w:tc>
        <w:tc>
          <w:tcPr>
            <w:tcW w:w="0" w:type="auto"/>
            <w:tcBorders>
              <w:top w:val="single" w:sz="8" w:space="0" w:color="auto"/>
              <w:left w:val="nil"/>
              <w:bottom w:val="single" w:sz="8" w:space="0" w:color="auto"/>
              <w:right w:val="nil"/>
            </w:tcBorders>
            <w:shd w:val="clear" w:color="auto" w:fill="auto"/>
            <w:vAlign w:val="center"/>
            <w:hideMark/>
          </w:tcPr>
          <w:p w14:paraId="23AE2238" w14:textId="77777777" w:rsidR="001B5934" w:rsidRPr="008707B9" w:rsidRDefault="001B5934" w:rsidP="00B4745D">
            <w:pPr>
              <w:spacing w:line="240" w:lineRule="auto"/>
              <w:jc w:val="center"/>
              <w:rPr>
                <w:b/>
                <w:color w:val="000000"/>
                <w:sz w:val="20"/>
                <w:szCs w:val="20"/>
              </w:rPr>
            </w:pPr>
            <w:r w:rsidRPr="008707B9">
              <w:rPr>
                <w:b/>
                <w:color w:val="000000"/>
                <w:sz w:val="20"/>
                <w:szCs w:val="20"/>
              </w:rPr>
              <w:t xml:space="preserve">ATUS </w:t>
            </w:r>
          </w:p>
          <w:p w14:paraId="6A637377" w14:textId="77777777" w:rsidR="001B5934" w:rsidRPr="008707B9" w:rsidRDefault="001B5934" w:rsidP="00B4745D">
            <w:pPr>
              <w:spacing w:line="240" w:lineRule="auto"/>
              <w:jc w:val="center"/>
              <w:rPr>
                <w:b/>
                <w:color w:val="000000"/>
                <w:sz w:val="20"/>
                <w:szCs w:val="20"/>
              </w:rPr>
            </w:pPr>
            <w:r w:rsidRPr="008707B9">
              <w:rPr>
                <w:b/>
                <w:color w:val="000000"/>
                <w:sz w:val="20"/>
                <w:szCs w:val="20"/>
              </w:rPr>
              <w:t>Weekday</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0451941F" w14:textId="77777777" w:rsidR="001B5934" w:rsidRPr="008707B9" w:rsidRDefault="001B5934" w:rsidP="00B4745D">
            <w:pPr>
              <w:spacing w:line="240" w:lineRule="auto"/>
              <w:jc w:val="center"/>
              <w:rPr>
                <w:b/>
                <w:color w:val="000000"/>
                <w:sz w:val="20"/>
                <w:szCs w:val="20"/>
              </w:rPr>
            </w:pPr>
            <w:r w:rsidRPr="008707B9">
              <w:rPr>
                <w:b/>
                <w:color w:val="000000"/>
                <w:sz w:val="20"/>
                <w:szCs w:val="20"/>
              </w:rPr>
              <w:t xml:space="preserve">ATUS </w:t>
            </w:r>
          </w:p>
          <w:p w14:paraId="48AC0E5A" w14:textId="77777777" w:rsidR="001B5934" w:rsidRPr="008707B9" w:rsidRDefault="001B5934" w:rsidP="00B4745D">
            <w:pPr>
              <w:spacing w:line="240" w:lineRule="auto"/>
              <w:jc w:val="center"/>
              <w:rPr>
                <w:b/>
                <w:color w:val="000000"/>
                <w:sz w:val="20"/>
                <w:szCs w:val="20"/>
              </w:rPr>
            </w:pPr>
            <w:r w:rsidRPr="008707B9">
              <w:rPr>
                <w:b/>
                <w:color w:val="000000"/>
                <w:sz w:val="20"/>
                <w:szCs w:val="20"/>
              </w:rPr>
              <w:t>Weekend</w:t>
            </w:r>
          </w:p>
        </w:tc>
      </w:tr>
      <w:tr w:rsidR="001B5934" w:rsidRPr="008E43E0" w14:paraId="44AB2AAD" w14:textId="77777777" w:rsidTr="008123D4">
        <w:trPr>
          <w:trHeight w:val="300"/>
        </w:trPr>
        <w:tc>
          <w:tcPr>
            <w:tcW w:w="2799" w:type="dxa"/>
            <w:tcBorders>
              <w:top w:val="nil"/>
              <w:left w:val="single" w:sz="8" w:space="0" w:color="auto"/>
              <w:bottom w:val="nil"/>
              <w:right w:val="nil"/>
            </w:tcBorders>
            <w:shd w:val="clear" w:color="auto" w:fill="D9D9D9" w:themeFill="background1" w:themeFillShade="D9"/>
            <w:noWrap/>
            <w:vAlign w:val="bottom"/>
            <w:hideMark/>
          </w:tcPr>
          <w:p w14:paraId="63623B42" w14:textId="77777777" w:rsidR="001B5934" w:rsidRPr="008C1E1D" w:rsidRDefault="001B5934" w:rsidP="00B4745D">
            <w:pPr>
              <w:spacing w:line="240" w:lineRule="auto"/>
              <w:rPr>
                <w:b/>
                <w:color w:val="000000"/>
                <w:sz w:val="20"/>
                <w:szCs w:val="20"/>
              </w:rPr>
            </w:pPr>
            <w:r w:rsidRPr="008C1E1D">
              <w:rPr>
                <w:b/>
                <w:color w:val="000000"/>
                <w:sz w:val="20"/>
                <w:szCs w:val="20"/>
              </w:rPr>
              <w:t>Men</w:t>
            </w:r>
          </w:p>
        </w:tc>
        <w:tc>
          <w:tcPr>
            <w:tcW w:w="0" w:type="auto"/>
            <w:tcBorders>
              <w:top w:val="nil"/>
              <w:left w:val="nil"/>
              <w:bottom w:val="nil"/>
              <w:right w:val="nil"/>
            </w:tcBorders>
            <w:shd w:val="clear" w:color="auto" w:fill="D9D9D9" w:themeFill="background1" w:themeFillShade="D9"/>
            <w:noWrap/>
            <w:vAlign w:val="bottom"/>
          </w:tcPr>
          <w:p w14:paraId="4A884C5C" w14:textId="77777777" w:rsidR="001B5934" w:rsidRPr="008E43E0" w:rsidRDefault="001B5934" w:rsidP="00B4745D">
            <w:pPr>
              <w:spacing w:line="240" w:lineRule="auto"/>
              <w:jc w:val="right"/>
              <w:rPr>
                <w:color w:val="000000"/>
                <w:sz w:val="20"/>
                <w:szCs w:val="20"/>
              </w:rPr>
            </w:pPr>
          </w:p>
        </w:tc>
        <w:tc>
          <w:tcPr>
            <w:tcW w:w="0" w:type="auto"/>
            <w:tcBorders>
              <w:top w:val="nil"/>
              <w:left w:val="nil"/>
              <w:bottom w:val="nil"/>
              <w:right w:val="nil"/>
            </w:tcBorders>
            <w:shd w:val="clear" w:color="auto" w:fill="D9D9D9" w:themeFill="background1" w:themeFillShade="D9"/>
            <w:noWrap/>
            <w:vAlign w:val="bottom"/>
          </w:tcPr>
          <w:p w14:paraId="69E64926" w14:textId="77777777" w:rsidR="001B5934" w:rsidRPr="008E43E0" w:rsidRDefault="001B5934" w:rsidP="00B4745D">
            <w:pPr>
              <w:spacing w:line="240" w:lineRule="auto"/>
              <w:jc w:val="right"/>
              <w:rPr>
                <w:color w:val="000000"/>
                <w:sz w:val="20"/>
                <w:szCs w:val="20"/>
              </w:rPr>
            </w:pPr>
          </w:p>
        </w:tc>
        <w:tc>
          <w:tcPr>
            <w:tcW w:w="0" w:type="auto"/>
            <w:tcBorders>
              <w:top w:val="nil"/>
              <w:left w:val="nil"/>
              <w:bottom w:val="nil"/>
              <w:right w:val="nil"/>
            </w:tcBorders>
            <w:shd w:val="clear" w:color="auto" w:fill="D9D9D9" w:themeFill="background1" w:themeFillShade="D9"/>
            <w:noWrap/>
            <w:vAlign w:val="bottom"/>
          </w:tcPr>
          <w:p w14:paraId="42912DF1" w14:textId="77777777" w:rsidR="001B5934" w:rsidRPr="008E43E0" w:rsidRDefault="001B5934" w:rsidP="00B4745D">
            <w:pPr>
              <w:spacing w:line="240" w:lineRule="auto"/>
              <w:jc w:val="right"/>
              <w:rPr>
                <w:color w:val="000000"/>
                <w:sz w:val="20"/>
                <w:szCs w:val="20"/>
              </w:rPr>
            </w:pPr>
          </w:p>
        </w:tc>
        <w:tc>
          <w:tcPr>
            <w:tcW w:w="0" w:type="auto"/>
            <w:tcBorders>
              <w:top w:val="nil"/>
              <w:left w:val="nil"/>
              <w:bottom w:val="nil"/>
              <w:right w:val="single" w:sz="8" w:space="0" w:color="auto"/>
            </w:tcBorders>
            <w:shd w:val="clear" w:color="auto" w:fill="D9D9D9" w:themeFill="background1" w:themeFillShade="D9"/>
            <w:noWrap/>
            <w:vAlign w:val="bottom"/>
          </w:tcPr>
          <w:p w14:paraId="569C490C" w14:textId="77777777" w:rsidR="001B5934" w:rsidRPr="008E43E0" w:rsidRDefault="001B5934" w:rsidP="00B4745D">
            <w:pPr>
              <w:spacing w:line="240" w:lineRule="auto"/>
              <w:jc w:val="right"/>
              <w:rPr>
                <w:color w:val="000000"/>
                <w:sz w:val="20"/>
                <w:szCs w:val="20"/>
              </w:rPr>
            </w:pPr>
          </w:p>
        </w:tc>
      </w:tr>
      <w:tr w:rsidR="001B5934" w:rsidRPr="008E43E0" w14:paraId="322A0F8D" w14:textId="77777777" w:rsidTr="008123D4">
        <w:trPr>
          <w:trHeight w:val="300"/>
        </w:trPr>
        <w:tc>
          <w:tcPr>
            <w:tcW w:w="2799" w:type="dxa"/>
            <w:tcBorders>
              <w:top w:val="nil"/>
              <w:left w:val="single" w:sz="8" w:space="0" w:color="auto"/>
              <w:bottom w:val="nil"/>
              <w:right w:val="nil"/>
            </w:tcBorders>
            <w:shd w:val="clear" w:color="auto" w:fill="auto"/>
            <w:noWrap/>
            <w:vAlign w:val="bottom"/>
            <w:hideMark/>
          </w:tcPr>
          <w:p w14:paraId="7590F61A" w14:textId="77777777" w:rsidR="001B5934" w:rsidRPr="008E43E0" w:rsidRDefault="001B5934" w:rsidP="00B4745D">
            <w:pPr>
              <w:spacing w:line="240" w:lineRule="auto"/>
              <w:ind w:firstLineChars="100" w:firstLine="200"/>
              <w:rPr>
                <w:color w:val="000000"/>
                <w:sz w:val="20"/>
                <w:szCs w:val="20"/>
              </w:rPr>
            </w:pPr>
            <w:r>
              <w:rPr>
                <w:color w:val="000000"/>
                <w:sz w:val="20"/>
                <w:szCs w:val="20"/>
              </w:rPr>
              <w:t>Not employed</w:t>
            </w:r>
            <w:r w:rsidRPr="008E43E0">
              <w:rPr>
                <w:color w:val="000000"/>
                <w:sz w:val="20"/>
                <w:szCs w:val="20"/>
              </w:rPr>
              <w:t xml:space="preserve">; </w:t>
            </w:r>
            <w:r>
              <w:rPr>
                <w:color w:val="000000"/>
                <w:sz w:val="20"/>
                <w:szCs w:val="20"/>
              </w:rPr>
              <w:t>n</w:t>
            </w:r>
            <w:r w:rsidRPr="008E43E0">
              <w:rPr>
                <w:color w:val="000000"/>
                <w:sz w:val="20"/>
                <w:szCs w:val="20"/>
              </w:rPr>
              <w:t>o children</w:t>
            </w:r>
          </w:p>
        </w:tc>
        <w:tc>
          <w:tcPr>
            <w:tcW w:w="0" w:type="auto"/>
            <w:tcBorders>
              <w:top w:val="nil"/>
              <w:left w:val="nil"/>
              <w:bottom w:val="nil"/>
              <w:right w:val="nil"/>
            </w:tcBorders>
            <w:shd w:val="clear" w:color="auto" w:fill="auto"/>
            <w:noWrap/>
            <w:vAlign w:val="bottom"/>
            <w:hideMark/>
          </w:tcPr>
          <w:p w14:paraId="553E39AE" w14:textId="77777777" w:rsidR="001B5934" w:rsidRPr="008E43E0" w:rsidRDefault="001B5934" w:rsidP="00B4745D">
            <w:pPr>
              <w:spacing w:line="240" w:lineRule="auto"/>
              <w:jc w:val="right"/>
              <w:rPr>
                <w:color w:val="000000"/>
                <w:sz w:val="20"/>
                <w:szCs w:val="20"/>
              </w:rPr>
            </w:pPr>
            <w:r w:rsidRPr="008E43E0">
              <w:rPr>
                <w:color w:val="000000"/>
                <w:sz w:val="20"/>
                <w:szCs w:val="20"/>
              </w:rPr>
              <w:t>20.58</w:t>
            </w:r>
          </w:p>
        </w:tc>
        <w:tc>
          <w:tcPr>
            <w:tcW w:w="0" w:type="auto"/>
            <w:tcBorders>
              <w:top w:val="nil"/>
              <w:left w:val="nil"/>
              <w:bottom w:val="nil"/>
              <w:right w:val="nil"/>
            </w:tcBorders>
            <w:shd w:val="clear" w:color="auto" w:fill="auto"/>
            <w:noWrap/>
            <w:vAlign w:val="bottom"/>
            <w:hideMark/>
          </w:tcPr>
          <w:p w14:paraId="4F37BA53" w14:textId="77777777" w:rsidR="001B5934" w:rsidRPr="008E43E0" w:rsidRDefault="001B5934" w:rsidP="00B4745D">
            <w:pPr>
              <w:spacing w:line="240" w:lineRule="auto"/>
              <w:jc w:val="right"/>
              <w:rPr>
                <w:color w:val="000000"/>
                <w:sz w:val="20"/>
                <w:szCs w:val="20"/>
              </w:rPr>
            </w:pPr>
            <w:r w:rsidRPr="008E43E0">
              <w:rPr>
                <w:color w:val="000000"/>
                <w:sz w:val="20"/>
                <w:szCs w:val="20"/>
              </w:rPr>
              <w:t>20.46</w:t>
            </w:r>
          </w:p>
        </w:tc>
        <w:tc>
          <w:tcPr>
            <w:tcW w:w="0" w:type="auto"/>
            <w:tcBorders>
              <w:top w:val="nil"/>
              <w:left w:val="nil"/>
              <w:bottom w:val="nil"/>
              <w:right w:val="nil"/>
            </w:tcBorders>
            <w:shd w:val="clear" w:color="auto" w:fill="auto"/>
            <w:noWrap/>
            <w:vAlign w:val="bottom"/>
            <w:hideMark/>
          </w:tcPr>
          <w:p w14:paraId="27F3F47F" w14:textId="77777777" w:rsidR="001B5934" w:rsidRPr="008E43E0" w:rsidRDefault="001B5934" w:rsidP="00B4745D">
            <w:pPr>
              <w:spacing w:line="240" w:lineRule="auto"/>
              <w:jc w:val="right"/>
              <w:rPr>
                <w:color w:val="000000"/>
                <w:sz w:val="20"/>
                <w:szCs w:val="20"/>
              </w:rPr>
            </w:pPr>
            <w:r w:rsidRPr="008E43E0">
              <w:rPr>
                <w:color w:val="000000"/>
                <w:sz w:val="20"/>
                <w:szCs w:val="20"/>
              </w:rPr>
              <w:t>20.61</w:t>
            </w:r>
          </w:p>
        </w:tc>
        <w:tc>
          <w:tcPr>
            <w:tcW w:w="0" w:type="auto"/>
            <w:tcBorders>
              <w:top w:val="nil"/>
              <w:left w:val="nil"/>
              <w:bottom w:val="nil"/>
              <w:right w:val="single" w:sz="8" w:space="0" w:color="auto"/>
            </w:tcBorders>
            <w:shd w:val="clear" w:color="auto" w:fill="auto"/>
            <w:noWrap/>
            <w:vAlign w:val="bottom"/>
            <w:hideMark/>
          </w:tcPr>
          <w:p w14:paraId="54F766A8" w14:textId="77777777" w:rsidR="001B5934" w:rsidRPr="008E43E0" w:rsidRDefault="001B5934" w:rsidP="00B4745D">
            <w:pPr>
              <w:spacing w:line="240" w:lineRule="auto"/>
              <w:jc w:val="right"/>
              <w:rPr>
                <w:color w:val="000000"/>
                <w:sz w:val="20"/>
                <w:szCs w:val="20"/>
              </w:rPr>
            </w:pPr>
            <w:r w:rsidRPr="008E43E0">
              <w:rPr>
                <w:color w:val="000000"/>
                <w:sz w:val="20"/>
                <w:szCs w:val="20"/>
              </w:rPr>
              <w:t>22.11</w:t>
            </w:r>
          </w:p>
        </w:tc>
      </w:tr>
      <w:tr w:rsidR="001B5934" w:rsidRPr="008E43E0" w14:paraId="2BFDF70F" w14:textId="77777777" w:rsidTr="008123D4">
        <w:trPr>
          <w:trHeight w:val="300"/>
        </w:trPr>
        <w:tc>
          <w:tcPr>
            <w:tcW w:w="2799" w:type="dxa"/>
            <w:tcBorders>
              <w:top w:val="nil"/>
              <w:left w:val="single" w:sz="8" w:space="0" w:color="auto"/>
              <w:bottom w:val="nil"/>
              <w:right w:val="nil"/>
            </w:tcBorders>
            <w:shd w:val="clear" w:color="auto" w:fill="D9D9D9" w:themeFill="background1" w:themeFillShade="D9"/>
            <w:noWrap/>
            <w:vAlign w:val="bottom"/>
            <w:hideMark/>
          </w:tcPr>
          <w:p w14:paraId="12A369DE" w14:textId="77777777" w:rsidR="001B5934" w:rsidRPr="008E43E0" w:rsidRDefault="001B5934" w:rsidP="00B4745D">
            <w:pPr>
              <w:spacing w:line="240" w:lineRule="auto"/>
              <w:ind w:firstLineChars="100" w:firstLine="200"/>
              <w:rPr>
                <w:color w:val="000000"/>
                <w:sz w:val="20"/>
                <w:szCs w:val="20"/>
              </w:rPr>
            </w:pPr>
            <w:r>
              <w:rPr>
                <w:color w:val="000000"/>
                <w:sz w:val="20"/>
                <w:szCs w:val="20"/>
              </w:rPr>
              <w:t>Not employed</w:t>
            </w:r>
            <w:r w:rsidRPr="008E43E0">
              <w:rPr>
                <w:color w:val="000000"/>
                <w:sz w:val="20"/>
                <w:szCs w:val="20"/>
              </w:rPr>
              <w:t xml:space="preserve">; </w:t>
            </w:r>
            <w:r>
              <w:rPr>
                <w:color w:val="000000"/>
                <w:sz w:val="20"/>
                <w:szCs w:val="20"/>
              </w:rPr>
              <w:t>with</w:t>
            </w:r>
            <w:r w:rsidRPr="008E43E0">
              <w:rPr>
                <w:color w:val="000000"/>
                <w:sz w:val="20"/>
                <w:szCs w:val="20"/>
              </w:rPr>
              <w:t xml:space="preserve"> children</w:t>
            </w:r>
          </w:p>
        </w:tc>
        <w:tc>
          <w:tcPr>
            <w:tcW w:w="0" w:type="auto"/>
            <w:tcBorders>
              <w:top w:val="nil"/>
              <w:left w:val="nil"/>
              <w:bottom w:val="nil"/>
              <w:right w:val="nil"/>
            </w:tcBorders>
            <w:shd w:val="clear" w:color="auto" w:fill="D9D9D9" w:themeFill="background1" w:themeFillShade="D9"/>
            <w:noWrap/>
            <w:vAlign w:val="bottom"/>
            <w:hideMark/>
          </w:tcPr>
          <w:p w14:paraId="222134BB" w14:textId="77777777" w:rsidR="001B5934" w:rsidRPr="008E43E0" w:rsidRDefault="001B5934" w:rsidP="00B4745D">
            <w:pPr>
              <w:spacing w:line="240" w:lineRule="auto"/>
              <w:jc w:val="right"/>
              <w:rPr>
                <w:color w:val="000000"/>
                <w:sz w:val="20"/>
                <w:szCs w:val="20"/>
              </w:rPr>
            </w:pPr>
            <w:r w:rsidRPr="008E43E0">
              <w:rPr>
                <w:color w:val="000000"/>
                <w:sz w:val="20"/>
                <w:szCs w:val="20"/>
              </w:rPr>
              <w:t>8.39</w:t>
            </w:r>
          </w:p>
        </w:tc>
        <w:tc>
          <w:tcPr>
            <w:tcW w:w="0" w:type="auto"/>
            <w:tcBorders>
              <w:top w:val="nil"/>
              <w:left w:val="nil"/>
              <w:bottom w:val="nil"/>
              <w:right w:val="nil"/>
            </w:tcBorders>
            <w:shd w:val="clear" w:color="auto" w:fill="D9D9D9" w:themeFill="background1" w:themeFillShade="D9"/>
            <w:noWrap/>
            <w:vAlign w:val="bottom"/>
            <w:hideMark/>
          </w:tcPr>
          <w:p w14:paraId="6EF09D8F" w14:textId="77777777" w:rsidR="001B5934" w:rsidRPr="008E43E0" w:rsidRDefault="001B5934" w:rsidP="00B4745D">
            <w:pPr>
              <w:spacing w:line="240" w:lineRule="auto"/>
              <w:jc w:val="right"/>
              <w:rPr>
                <w:color w:val="000000"/>
                <w:sz w:val="20"/>
                <w:szCs w:val="20"/>
              </w:rPr>
            </w:pPr>
            <w:r w:rsidRPr="008E43E0">
              <w:rPr>
                <w:color w:val="000000"/>
                <w:sz w:val="20"/>
                <w:szCs w:val="20"/>
              </w:rPr>
              <w:t>9.08</w:t>
            </w:r>
          </w:p>
        </w:tc>
        <w:tc>
          <w:tcPr>
            <w:tcW w:w="0" w:type="auto"/>
            <w:tcBorders>
              <w:top w:val="nil"/>
              <w:left w:val="nil"/>
              <w:bottom w:val="nil"/>
              <w:right w:val="nil"/>
            </w:tcBorders>
            <w:shd w:val="clear" w:color="auto" w:fill="D9D9D9" w:themeFill="background1" w:themeFillShade="D9"/>
            <w:noWrap/>
            <w:vAlign w:val="bottom"/>
            <w:hideMark/>
          </w:tcPr>
          <w:p w14:paraId="1FD9568F" w14:textId="77777777" w:rsidR="001B5934" w:rsidRPr="008E43E0" w:rsidRDefault="001B5934" w:rsidP="00B4745D">
            <w:pPr>
              <w:spacing w:line="240" w:lineRule="auto"/>
              <w:jc w:val="right"/>
              <w:rPr>
                <w:color w:val="000000"/>
                <w:sz w:val="20"/>
                <w:szCs w:val="20"/>
              </w:rPr>
            </w:pPr>
            <w:r w:rsidRPr="008E43E0">
              <w:rPr>
                <w:color w:val="000000"/>
                <w:sz w:val="20"/>
                <w:szCs w:val="20"/>
              </w:rPr>
              <w:t>6.83</w:t>
            </w:r>
          </w:p>
        </w:tc>
        <w:tc>
          <w:tcPr>
            <w:tcW w:w="0" w:type="auto"/>
            <w:tcBorders>
              <w:top w:val="nil"/>
              <w:left w:val="nil"/>
              <w:bottom w:val="nil"/>
              <w:right w:val="single" w:sz="8" w:space="0" w:color="auto"/>
            </w:tcBorders>
            <w:shd w:val="clear" w:color="auto" w:fill="D9D9D9" w:themeFill="background1" w:themeFillShade="D9"/>
            <w:noWrap/>
            <w:vAlign w:val="bottom"/>
            <w:hideMark/>
          </w:tcPr>
          <w:p w14:paraId="6FDA7D18" w14:textId="77777777" w:rsidR="001B5934" w:rsidRPr="008E43E0" w:rsidRDefault="001B5934" w:rsidP="00B4745D">
            <w:pPr>
              <w:spacing w:line="240" w:lineRule="auto"/>
              <w:jc w:val="right"/>
              <w:rPr>
                <w:color w:val="000000"/>
                <w:sz w:val="20"/>
                <w:szCs w:val="20"/>
              </w:rPr>
            </w:pPr>
            <w:r w:rsidRPr="008E43E0">
              <w:rPr>
                <w:color w:val="000000"/>
                <w:sz w:val="20"/>
                <w:szCs w:val="20"/>
              </w:rPr>
              <w:t>7.80</w:t>
            </w:r>
          </w:p>
        </w:tc>
      </w:tr>
      <w:tr w:rsidR="001B5934" w:rsidRPr="008E43E0" w14:paraId="311F119A" w14:textId="77777777" w:rsidTr="008123D4">
        <w:trPr>
          <w:trHeight w:val="300"/>
        </w:trPr>
        <w:tc>
          <w:tcPr>
            <w:tcW w:w="2799" w:type="dxa"/>
            <w:tcBorders>
              <w:top w:val="nil"/>
              <w:left w:val="single" w:sz="8" w:space="0" w:color="auto"/>
              <w:bottom w:val="nil"/>
              <w:right w:val="nil"/>
            </w:tcBorders>
            <w:shd w:val="clear" w:color="auto" w:fill="auto"/>
            <w:noWrap/>
            <w:vAlign w:val="bottom"/>
            <w:hideMark/>
          </w:tcPr>
          <w:p w14:paraId="48FBBF4F" w14:textId="77777777" w:rsidR="001B5934" w:rsidRPr="008E43E0" w:rsidRDefault="001B5934" w:rsidP="00B4745D">
            <w:pPr>
              <w:spacing w:line="240" w:lineRule="auto"/>
              <w:ind w:firstLineChars="100" w:firstLine="200"/>
              <w:rPr>
                <w:color w:val="000000"/>
                <w:sz w:val="20"/>
                <w:szCs w:val="20"/>
              </w:rPr>
            </w:pPr>
            <w:r>
              <w:rPr>
                <w:color w:val="000000"/>
                <w:sz w:val="20"/>
                <w:szCs w:val="20"/>
              </w:rPr>
              <w:t>Employed</w:t>
            </w:r>
            <w:r w:rsidRPr="008E43E0">
              <w:rPr>
                <w:color w:val="000000"/>
                <w:sz w:val="20"/>
                <w:szCs w:val="20"/>
              </w:rPr>
              <w:t xml:space="preserve">; </w:t>
            </w:r>
            <w:r>
              <w:rPr>
                <w:color w:val="000000"/>
                <w:sz w:val="20"/>
                <w:szCs w:val="20"/>
              </w:rPr>
              <w:t>n</w:t>
            </w:r>
            <w:r w:rsidRPr="008E43E0">
              <w:rPr>
                <w:color w:val="000000"/>
                <w:sz w:val="20"/>
                <w:szCs w:val="20"/>
              </w:rPr>
              <w:t>o children</w:t>
            </w:r>
          </w:p>
        </w:tc>
        <w:tc>
          <w:tcPr>
            <w:tcW w:w="0" w:type="auto"/>
            <w:tcBorders>
              <w:top w:val="nil"/>
              <w:left w:val="nil"/>
              <w:bottom w:val="nil"/>
              <w:right w:val="nil"/>
            </w:tcBorders>
            <w:shd w:val="clear" w:color="auto" w:fill="auto"/>
            <w:noWrap/>
            <w:vAlign w:val="bottom"/>
            <w:hideMark/>
          </w:tcPr>
          <w:p w14:paraId="7CE710C3" w14:textId="77777777" w:rsidR="001B5934" w:rsidRPr="008E43E0" w:rsidRDefault="001B5934" w:rsidP="00B4745D">
            <w:pPr>
              <w:spacing w:line="240" w:lineRule="auto"/>
              <w:jc w:val="right"/>
              <w:rPr>
                <w:color w:val="000000"/>
                <w:sz w:val="20"/>
                <w:szCs w:val="20"/>
              </w:rPr>
            </w:pPr>
            <w:r w:rsidRPr="008E43E0">
              <w:rPr>
                <w:color w:val="000000"/>
                <w:sz w:val="20"/>
                <w:szCs w:val="20"/>
              </w:rPr>
              <w:t>42.09</w:t>
            </w:r>
          </w:p>
        </w:tc>
        <w:tc>
          <w:tcPr>
            <w:tcW w:w="0" w:type="auto"/>
            <w:tcBorders>
              <w:top w:val="nil"/>
              <w:left w:val="nil"/>
              <w:bottom w:val="nil"/>
              <w:right w:val="nil"/>
            </w:tcBorders>
            <w:shd w:val="clear" w:color="auto" w:fill="auto"/>
            <w:noWrap/>
            <w:vAlign w:val="bottom"/>
            <w:hideMark/>
          </w:tcPr>
          <w:p w14:paraId="477B0B97" w14:textId="77777777" w:rsidR="001B5934" w:rsidRPr="008E43E0" w:rsidRDefault="001B5934" w:rsidP="00B4745D">
            <w:pPr>
              <w:spacing w:line="240" w:lineRule="auto"/>
              <w:jc w:val="right"/>
              <w:rPr>
                <w:color w:val="000000"/>
                <w:sz w:val="20"/>
                <w:szCs w:val="20"/>
              </w:rPr>
            </w:pPr>
            <w:r w:rsidRPr="008E43E0">
              <w:rPr>
                <w:color w:val="000000"/>
                <w:sz w:val="20"/>
                <w:szCs w:val="20"/>
              </w:rPr>
              <w:t>42.51</w:t>
            </w:r>
          </w:p>
        </w:tc>
        <w:tc>
          <w:tcPr>
            <w:tcW w:w="0" w:type="auto"/>
            <w:tcBorders>
              <w:top w:val="nil"/>
              <w:left w:val="nil"/>
              <w:bottom w:val="nil"/>
              <w:right w:val="nil"/>
            </w:tcBorders>
            <w:shd w:val="clear" w:color="auto" w:fill="auto"/>
            <w:noWrap/>
            <w:vAlign w:val="bottom"/>
            <w:hideMark/>
          </w:tcPr>
          <w:p w14:paraId="56787858" w14:textId="77777777" w:rsidR="001B5934" w:rsidRPr="008E43E0" w:rsidRDefault="001B5934" w:rsidP="00B4745D">
            <w:pPr>
              <w:spacing w:line="240" w:lineRule="auto"/>
              <w:jc w:val="right"/>
              <w:rPr>
                <w:color w:val="000000"/>
                <w:sz w:val="20"/>
                <w:szCs w:val="20"/>
              </w:rPr>
            </w:pPr>
            <w:r w:rsidRPr="008E43E0">
              <w:rPr>
                <w:color w:val="000000"/>
                <w:sz w:val="20"/>
                <w:szCs w:val="20"/>
              </w:rPr>
              <w:t>44.77</w:t>
            </w:r>
          </w:p>
        </w:tc>
        <w:tc>
          <w:tcPr>
            <w:tcW w:w="0" w:type="auto"/>
            <w:tcBorders>
              <w:top w:val="nil"/>
              <w:left w:val="nil"/>
              <w:bottom w:val="nil"/>
              <w:right w:val="single" w:sz="8" w:space="0" w:color="auto"/>
            </w:tcBorders>
            <w:shd w:val="clear" w:color="auto" w:fill="auto"/>
            <w:noWrap/>
            <w:vAlign w:val="bottom"/>
            <w:hideMark/>
          </w:tcPr>
          <w:p w14:paraId="66ADB5A9" w14:textId="77777777" w:rsidR="001B5934" w:rsidRPr="008E43E0" w:rsidRDefault="001B5934" w:rsidP="00B4745D">
            <w:pPr>
              <w:spacing w:line="240" w:lineRule="auto"/>
              <w:jc w:val="right"/>
              <w:rPr>
                <w:color w:val="000000"/>
                <w:sz w:val="20"/>
                <w:szCs w:val="20"/>
              </w:rPr>
            </w:pPr>
            <w:r w:rsidRPr="008E43E0">
              <w:rPr>
                <w:color w:val="000000"/>
                <w:sz w:val="20"/>
                <w:szCs w:val="20"/>
              </w:rPr>
              <w:t>43.93</w:t>
            </w:r>
          </w:p>
        </w:tc>
      </w:tr>
      <w:tr w:rsidR="001B5934" w:rsidRPr="008E43E0" w14:paraId="1CD75503" w14:textId="77777777" w:rsidTr="008123D4">
        <w:trPr>
          <w:trHeight w:val="315"/>
        </w:trPr>
        <w:tc>
          <w:tcPr>
            <w:tcW w:w="2799" w:type="dxa"/>
            <w:tcBorders>
              <w:top w:val="nil"/>
              <w:left w:val="single" w:sz="8" w:space="0" w:color="auto"/>
              <w:bottom w:val="nil"/>
              <w:right w:val="nil"/>
            </w:tcBorders>
            <w:shd w:val="clear" w:color="auto" w:fill="D9D9D9" w:themeFill="background1" w:themeFillShade="D9"/>
            <w:noWrap/>
            <w:vAlign w:val="bottom"/>
            <w:hideMark/>
          </w:tcPr>
          <w:p w14:paraId="0FF3086E" w14:textId="77777777" w:rsidR="001B5934" w:rsidRPr="008E43E0" w:rsidRDefault="001B5934" w:rsidP="00B4745D">
            <w:pPr>
              <w:spacing w:line="240" w:lineRule="auto"/>
              <w:ind w:firstLineChars="100" w:firstLine="200"/>
              <w:rPr>
                <w:color w:val="000000"/>
                <w:sz w:val="20"/>
                <w:szCs w:val="20"/>
              </w:rPr>
            </w:pPr>
            <w:r>
              <w:rPr>
                <w:color w:val="000000"/>
                <w:sz w:val="20"/>
                <w:szCs w:val="20"/>
              </w:rPr>
              <w:t>Employed</w:t>
            </w:r>
            <w:r w:rsidRPr="008E43E0">
              <w:rPr>
                <w:color w:val="000000"/>
                <w:sz w:val="20"/>
                <w:szCs w:val="20"/>
              </w:rPr>
              <w:t xml:space="preserve">; </w:t>
            </w:r>
            <w:r>
              <w:rPr>
                <w:color w:val="000000"/>
                <w:sz w:val="20"/>
                <w:szCs w:val="20"/>
              </w:rPr>
              <w:t>with</w:t>
            </w:r>
            <w:r w:rsidRPr="008E43E0">
              <w:rPr>
                <w:color w:val="000000"/>
                <w:sz w:val="20"/>
                <w:szCs w:val="20"/>
              </w:rPr>
              <w:t xml:space="preserve"> children</w:t>
            </w:r>
          </w:p>
        </w:tc>
        <w:tc>
          <w:tcPr>
            <w:tcW w:w="0" w:type="auto"/>
            <w:tcBorders>
              <w:top w:val="nil"/>
              <w:left w:val="nil"/>
              <w:bottom w:val="nil"/>
              <w:right w:val="nil"/>
            </w:tcBorders>
            <w:shd w:val="clear" w:color="auto" w:fill="D9D9D9" w:themeFill="background1" w:themeFillShade="D9"/>
            <w:noWrap/>
            <w:vAlign w:val="bottom"/>
            <w:hideMark/>
          </w:tcPr>
          <w:p w14:paraId="7997225F" w14:textId="77777777" w:rsidR="001B5934" w:rsidRPr="008E43E0" w:rsidRDefault="001B5934" w:rsidP="00B4745D">
            <w:pPr>
              <w:spacing w:line="240" w:lineRule="auto"/>
              <w:jc w:val="right"/>
              <w:rPr>
                <w:color w:val="000000"/>
                <w:sz w:val="20"/>
                <w:szCs w:val="20"/>
              </w:rPr>
            </w:pPr>
            <w:r w:rsidRPr="008E43E0">
              <w:rPr>
                <w:color w:val="000000"/>
                <w:sz w:val="20"/>
                <w:szCs w:val="20"/>
              </w:rPr>
              <w:t>28.94</w:t>
            </w:r>
          </w:p>
        </w:tc>
        <w:tc>
          <w:tcPr>
            <w:tcW w:w="0" w:type="auto"/>
            <w:tcBorders>
              <w:top w:val="nil"/>
              <w:left w:val="nil"/>
              <w:bottom w:val="nil"/>
              <w:right w:val="nil"/>
            </w:tcBorders>
            <w:shd w:val="clear" w:color="auto" w:fill="D9D9D9" w:themeFill="background1" w:themeFillShade="D9"/>
            <w:noWrap/>
            <w:vAlign w:val="bottom"/>
            <w:hideMark/>
          </w:tcPr>
          <w:p w14:paraId="360EA27B" w14:textId="77777777" w:rsidR="001B5934" w:rsidRPr="008E43E0" w:rsidRDefault="001B5934" w:rsidP="00B4745D">
            <w:pPr>
              <w:spacing w:line="240" w:lineRule="auto"/>
              <w:jc w:val="right"/>
              <w:rPr>
                <w:color w:val="000000"/>
                <w:sz w:val="20"/>
                <w:szCs w:val="20"/>
              </w:rPr>
            </w:pPr>
            <w:r w:rsidRPr="008E43E0">
              <w:rPr>
                <w:color w:val="000000"/>
                <w:sz w:val="20"/>
                <w:szCs w:val="20"/>
              </w:rPr>
              <w:t>27.95</w:t>
            </w:r>
          </w:p>
        </w:tc>
        <w:tc>
          <w:tcPr>
            <w:tcW w:w="0" w:type="auto"/>
            <w:tcBorders>
              <w:top w:val="nil"/>
              <w:left w:val="nil"/>
              <w:bottom w:val="nil"/>
              <w:right w:val="nil"/>
            </w:tcBorders>
            <w:shd w:val="clear" w:color="auto" w:fill="D9D9D9" w:themeFill="background1" w:themeFillShade="D9"/>
            <w:noWrap/>
            <w:vAlign w:val="bottom"/>
            <w:hideMark/>
          </w:tcPr>
          <w:p w14:paraId="6A7C07D9" w14:textId="77777777" w:rsidR="001B5934" w:rsidRPr="008E43E0" w:rsidRDefault="001B5934" w:rsidP="00B4745D">
            <w:pPr>
              <w:spacing w:line="240" w:lineRule="auto"/>
              <w:jc w:val="right"/>
              <w:rPr>
                <w:color w:val="000000"/>
                <w:sz w:val="20"/>
                <w:szCs w:val="20"/>
              </w:rPr>
            </w:pPr>
            <w:r w:rsidRPr="008E43E0">
              <w:rPr>
                <w:color w:val="000000"/>
                <w:sz w:val="20"/>
                <w:szCs w:val="20"/>
              </w:rPr>
              <w:t>27.79</w:t>
            </w:r>
          </w:p>
        </w:tc>
        <w:tc>
          <w:tcPr>
            <w:tcW w:w="0" w:type="auto"/>
            <w:tcBorders>
              <w:top w:val="nil"/>
              <w:left w:val="nil"/>
              <w:bottom w:val="nil"/>
              <w:right w:val="single" w:sz="8" w:space="0" w:color="auto"/>
            </w:tcBorders>
            <w:shd w:val="clear" w:color="auto" w:fill="D9D9D9" w:themeFill="background1" w:themeFillShade="D9"/>
            <w:noWrap/>
            <w:vAlign w:val="bottom"/>
            <w:hideMark/>
          </w:tcPr>
          <w:p w14:paraId="3345EE65" w14:textId="77777777" w:rsidR="001B5934" w:rsidRPr="008E43E0" w:rsidRDefault="001B5934" w:rsidP="00B4745D">
            <w:pPr>
              <w:spacing w:line="240" w:lineRule="auto"/>
              <w:jc w:val="right"/>
              <w:rPr>
                <w:color w:val="000000"/>
                <w:sz w:val="20"/>
                <w:szCs w:val="20"/>
              </w:rPr>
            </w:pPr>
            <w:r w:rsidRPr="008E43E0">
              <w:rPr>
                <w:color w:val="000000"/>
                <w:sz w:val="20"/>
                <w:szCs w:val="20"/>
              </w:rPr>
              <w:t>26.16</w:t>
            </w:r>
          </w:p>
        </w:tc>
      </w:tr>
      <w:tr w:rsidR="001B5934" w:rsidRPr="008E43E0" w14:paraId="5930CE9A" w14:textId="77777777" w:rsidTr="008123D4">
        <w:trPr>
          <w:trHeight w:val="315"/>
        </w:trPr>
        <w:tc>
          <w:tcPr>
            <w:tcW w:w="2799" w:type="dxa"/>
            <w:tcBorders>
              <w:top w:val="nil"/>
              <w:left w:val="single" w:sz="8" w:space="0" w:color="auto"/>
              <w:bottom w:val="nil"/>
              <w:right w:val="nil"/>
            </w:tcBorders>
            <w:shd w:val="clear" w:color="auto" w:fill="auto"/>
            <w:noWrap/>
            <w:vAlign w:val="bottom"/>
          </w:tcPr>
          <w:p w14:paraId="0BE51009" w14:textId="77777777" w:rsidR="001B5934" w:rsidRDefault="001B5934" w:rsidP="00B4745D">
            <w:pPr>
              <w:spacing w:line="240" w:lineRule="auto"/>
              <w:ind w:firstLineChars="100" w:firstLine="200"/>
              <w:rPr>
                <w:color w:val="000000"/>
                <w:sz w:val="20"/>
                <w:szCs w:val="20"/>
              </w:rPr>
            </w:pPr>
            <w:r>
              <w:rPr>
                <w:color w:val="000000"/>
                <w:sz w:val="20"/>
                <w:szCs w:val="20"/>
              </w:rPr>
              <w:t>All</w:t>
            </w:r>
          </w:p>
        </w:tc>
        <w:tc>
          <w:tcPr>
            <w:tcW w:w="0" w:type="auto"/>
            <w:tcBorders>
              <w:top w:val="nil"/>
              <w:left w:val="nil"/>
              <w:bottom w:val="nil"/>
              <w:right w:val="nil"/>
            </w:tcBorders>
            <w:shd w:val="clear" w:color="auto" w:fill="auto"/>
            <w:noWrap/>
            <w:vAlign w:val="bottom"/>
          </w:tcPr>
          <w:p w14:paraId="6DA4E8BB" w14:textId="77777777" w:rsidR="001B5934" w:rsidRPr="008E43E0" w:rsidRDefault="001B5934" w:rsidP="00B4745D">
            <w:pPr>
              <w:spacing w:line="240" w:lineRule="auto"/>
              <w:jc w:val="right"/>
              <w:rPr>
                <w:color w:val="000000"/>
                <w:sz w:val="20"/>
                <w:szCs w:val="20"/>
              </w:rPr>
            </w:pPr>
            <w:r>
              <w:rPr>
                <w:color w:val="000000"/>
                <w:sz w:val="20"/>
                <w:szCs w:val="20"/>
              </w:rPr>
              <w:t>100.00</w:t>
            </w:r>
          </w:p>
        </w:tc>
        <w:tc>
          <w:tcPr>
            <w:tcW w:w="0" w:type="auto"/>
            <w:tcBorders>
              <w:top w:val="nil"/>
              <w:left w:val="nil"/>
              <w:bottom w:val="nil"/>
              <w:right w:val="nil"/>
            </w:tcBorders>
            <w:shd w:val="clear" w:color="auto" w:fill="auto"/>
            <w:noWrap/>
            <w:vAlign w:val="bottom"/>
          </w:tcPr>
          <w:p w14:paraId="6A81485D" w14:textId="77777777" w:rsidR="001B5934" w:rsidRPr="008E43E0" w:rsidRDefault="001B5934" w:rsidP="00B4745D">
            <w:pPr>
              <w:spacing w:line="240" w:lineRule="auto"/>
              <w:jc w:val="right"/>
              <w:rPr>
                <w:color w:val="000000"/>
                <w:sz w:val="20"/>
                <w:szCs w:val="20"/>
              </w:rPr>
            </w:pPr>
            <w:r>
              <w:rPr>
                <w:color w:val="000000"/>
                <w:sz w:val="20"/>
                <w:szCs w:val="20"/>
              </w:rPr>
              <w:t>100.00</w:t>
            </w:r>
          </w:p>
        </w:tc>
        <w:tc>
          <w:tcPr>
            <w:tcW w:w="0" w:type="auto"/>
            <w:tcBorders>
              <w:top w:val="nil"/>
              <w:left w:val="nil"/>
              <w:bottom w:val="nil"/>
              <w:right w:val="nil"/>
            </w:tcBorders>
            <w:shd w:val="clear" w:color="auto" w:fill="auto"/>
            <w:noWrap/>
            <w:vAlign w:val="bottom"/>
          </w:tcPr>
          <w:p w14:paraId="7CC2107E" w14:textId="77777777" w:rsidR="001B5934" w:rsidRPr="008E43E0" w:rsidRDefault="001B5934" w:rsidP="00B4745D">
            <w:pPr>
              <w:spacing w:line="240" w:lineRule="auto"/>
              <w:jc w:val="right"/>
              <w:rPr>
                <w:color w:val="000000"/>
                <w:sz w:val="20"/>
                <w:szCs w:val="20"/>
              </w:rPr>
            </w:pPr>
            <w:r>
              <w:rPr>
                <w:color w:val="000000"/>
                <w:sz w:val="20"/>
                <w:szCs w:val="20"/>
              </w:rPr>
              <w:t>100.00</w:t>
            </w:r>
          </w:p>
        </w:tc>
        <w:tc>
          <w:tcPr>
            <w:tcW w:w="0" w:type="auto"/>
            <w:tcBorders>
              <w:top w:val="nil"/>
              <w:left w:val="nil"/>
              <w:bottom w:val="nil"/>
              <w:right w:val="single" w:sz="8" w:space="0" w:color="auto"/>
            </w:tcBorders>
            <w:shd w:val="clear" w:color="auto" w:fill="auto"/>
            <w:noWrap/>
            <w:vAlign w:val="bottom"/>
          </w:tcPr>
          <w:p w14:paraId="3BFFA384" w14:textId="77777777" w:rsidR="001B5934" w:rsidRPr="008E43E0" w:rsidRDefault="001B5934" w:rsidP="00B4745D">
            <w:pPr>
              <w:spacing w:line="240" w:lineRule="auto"/>
              <w:jc w:val="right"/>
              <w:rPr>
                <w:color w:val="000000"/>
                <w:sz w:val="20"/>
                <w:szCs w:val="20"/>
              </w:rPr>
            </w:pPr>
            <w:r>
              <w:rPr>
                <w:color w:val="000000"/>
                <w:sz w:val="20"/>
                <w:szCs w:val="20"/>
              </w:rPr>
              <w:t>100.00</w:t>
            </w:r>
          </w:p>
        </w:tc>
      </w:tr>
      <w:tr w:rsidR="001B5934" w:rsidRPr="008E43E0" w14:paraId="142E0F11" w14:textId="77777777" w:rsidTr="008123D4">
        <w:trPr>
          <w:trHeight w:val="300"/>
        </w:trPr>
        <w:tc>
          <w:tcPr>
            <w:tcW w:w="2799" w:type="dxa"/>
            <w:tcBorders>
              <w:top w:val="single" w:sz="8" w:space="0" w:color="auto"/>
              <w:left w:val="single" w:sz="8" w:space="0" w:color="auto"/>
              <w:bottom w:val="nil"/>
              <w:right w:val="nil"/>
            </w:tcBorders>
            <w:shd w:val="clear" w:color="auto" w:fill="D9D9D9" w:themeFill="background1" w:themeFillShade="D9"/>
            <w:noWrap/>
            <w:vAlign w:val="bottom"/>
            <w:hideMark/>
          </w:tcPr>
          <w:p w14:paraId="4072C702" w14:textId="77777777" w:rsidR="001B5934" w:rsidRPr="008C1E1D" w:rsidRDefault="001B5934" w:rsidP="00B4745D">
            <w:pPr>
              <w:spacing w:line="240" w:lineRule="auto"/>
              <w:rPr>
                <w:b/>
                <w:color w:val="000000"/>
                <w:sz w:val="20"/>
                <w:szCs w:val="20"/>
              </w:rPr>
            </w:pPr>
            <w:r w:rsidRPr="008C1E1D">
              <w:rPr>
                <w:b/>
                <w:color w:val="000000"/>
                <w:sz w:val="20"/>
                <w:szCs w:val="20"/>
              </w:rPr>
              <w:t>Women</w:t>
            </w:r>
          </w:p>
        </w:tc>
        <w:tc>
          <w:tcPr>
            <w:tcW w:w="0" w:type="auto"/>
            <w:tcBorders>
              <w:top w:val="single" w:sz="8" w:space="0" w:color="auto"/>
              <w:left w:val="nil"/>
              <w:bottom w:val="nil"/>
              <w:right w:val="nil"/>
            </w:tcBorders>
            <w:shd w:val="clear" w:color="auto" w:fill="D9D9D9" w:themeFill="background1" w:themeFillShade="D9"/>
            <w:vAlign w:val="center"/>
            <w:hideMark/>
          </w:tcPr>
          <w:p w14:paraId="0E496222" w14:textId="77777777" w:rsidR="001B5934" w:rsidRPr="008E43E0" w:rsidRDefault="001B5934" w:rsidP="00B4745D">
            <w:pPr>
              <w:spacing w:line="240" w:lineRule="auto"/>
              <w:jc w:val="center"/>
              <w:rPr>
                <w:color w:val="000000"/>
                <w:sz w:val="20"/>
                <w:szCs w:val="20"/>
              </w:rPr>
            </w:pPr>
            <w:r w:rsidRPr="008E43E0">
              <w:rPr>
                <w:color w:val="000000"/>
                <w:sz w:val="20"/>
                <w:szCs w:val="20"/>
              </w:rPr>
              <w:t> </w:t>
            </w:r>
          </w:p>
        </w:tc>
        <w:tc>
          <w:tcPr>
            <w:tcW w:w="0" w:type="auto"/>
            <w:tcBorders>
              <w:top w:val="single" w:sz="8" w:space="0" w:color="auto"/>
              <w:left w:val="nil"/>
              <w:bottom w:val="nil"/>
              <w:right w:val="nil"/>
            </w:tcBorders>
            <w:shd w:val="clear" w:color="auto" w:fill="D9D9D9" w:themeFill="background1" w:themeFillShade="D9"/>
            <w:vAlign w:val="center"/>
            <w:hideMark/>
          </w:tcPr>
          <w:p w14:paraId="304673FD" w14:textId="77777777" w:rsidR="001B5934" w:rsidRPr="008E43E0" w:rsidRDefault="001B5934" w:rsidP="00B4745D">
            <w:pPr>
              <w:spacing w:line="240" w:lineRule="auto"/>
              <w:jc w:val="center"/>
              <w:rPr>
                <w:color w:val="000000"/>
                <w:sz w:val="20"/>
                <w:szCs w:val="20"/>
              </w:rPr>
            </w:pPr>
            <w:r w:rsidRPr="008E43E0">
              <w:rPr>
                <w:color w:val="000000"/>
                <w:sz w:val="20"/>
                <w:szCs w:val="20"/>
              </w:rPr>
              <w:t> </w:t>
            </w:r>
          </w:p>
        </w:tc>
        <w:tc>
          <w:tcPr>
            <w:tcW w:w="0" w:type="auto"/>
            <w:tcBorders>
              <w:top w:val="single" w:sz="8" w:space="0" w:color="auto"/>
              <w:left w:val="nil"/>
              <w:bottom w:val="nil"/>
              <w:right w:val="nil"/>
            </w:tcBorders>
            <w:shd w:val="clear" w:color="auto" w:fill="D9D9D9" w:themeFill="background1" w:themeFillShade="D9"/>
            <w:vAlign w:val="center"/>
            <w:hideMark/>
          </w:tcPr>
          <w:p w14:paraId="19DC8F3F" w14:textId="77777777" w:rsidR="001B5934" w:rsidRPr="008E43E0" w:rsidRDefault="001B5934" w:rsidP="00B4745D">
            <w:pPr>
              <w:spacing w:line="240" w:lineRule="auto"/>
              <w:jc w:val="center"/>
              <w:rPr>
                <w:color w:val="000000"/>
                <w:sz w:val="20"/>
                <w:szCs w:val="20"/>
              </w:rPr>
            </w:pPr>
            <w:r w:rsidRPr="008E43E0">
              <w:rPr>
                <w:color w:val="000000"/>
                <w:sz w:val="20"/>
                <w:szCs w:val="20"/>
              </w:rPr>
              <w:t> </w:t>
            </w:r>
          </w:p>
        </w:tc>
        <w:tc>
          <w:tcPr>
            <w:tcW w:w="0" w:type="auto"/>
            <w:tcBorders>
              <w:top w:val="single" w:sz="8" w:space="0" w:color="auto"/>
              <w:left w:val="nil"/>
              <w:bottom w:val="nil"/>
              <w:right w:val="single" w:sz="8" w:space="0" w:color="auto"/>
            </w:tcBorders>
            <w:shd w:val="clear" w:color="auto" w:fill="D9D9D9" w:themeFill="background1" w:themeFillShade="D9"/>
            <w:vAlign w:val="center"/>
            <w:hideMark/>
          </w:tcPr>
          <w:p w14:paraId="3D7031AA" w14:textId="77777777" w:rsidR="001B5934" w:rsidRPr="008E43E0" w:rsidRDefault="001B5934" w:rsidP="00B4745D">
            <w:pPr>
              <w:spacing w:line="240" w:lineRule="auto"/>
              <w:jc w:val="center"/>
              <w:rPr>
                <w:color w:val="000000"/>
                <w:sz w:val="20"/>
                <w:szCs w:val="20"/>
              </w:rPr>
            </w:pPr>
            <w:r w:rsidRPr="008E43E0">
              <w:rPr>
                <w:color w:val="000000"/>
                <w:sz w:val="20"/>
                <w:szCs w:val="20"/>
              </w:rPr>
              <w:t> </w:t>
            </w:r>
          </w:p>
        </w:tc>
      </w:tr>
      <w:tr w:rsidR="001B5934" w:rsidRPr="008E43E0" w14:paraId="7955E30A" w14:textId="77777777" w:rsidTr="008123D4">
        <w:trPr>
          <w:trHeight w:val="300"/>
        </w:trPr>
        <w:tc>
          <w:tcPr>
            <w:tcW w:w="2799" w:type="dxa"/>
            <w:tcBorders>
              <w:top w:val="nil"/>
              <w:left w:val="single" w:sz="8" w:space="0" w:color="auto"/>
              <w:bottom w:val="nil"/>
              <w:right w:val="nil"/>
            </w:tcBorders>
            <w:shd w:val="clear" w:color="auto" w:fill="auto"/>
            <w:noWrap/>
            <w:vAlign w:val="bottom"/>
            <w:hideMark/>
          </w:tcPr>
          <w:p w14:paraId="4604BD84" w14:textId="77777777" w:rsidR="001B5934" w:rsidRPr="008E43E0" w:rsidRDefault="001B5934" w:rsidP="00B4745D">
            <w:pPr>
              <w:spacing w:line="240" w:lineRule="auto"/>
              <w:ind w:firstLineChars="100" w:firstLine="200"/>
              <w:rPr>
                <w:color w:val="000000"/>
                <w:sz w:val="20"/>
                <w:szCs w:val="20"/>
              </w:rPr>
            </w:pPr>
            <w:r>
              <w:rPr>
                <w:color w:val="000000"/>
                <w:sz w:val="20"/>
                <w:szCs w:val="20"/>
              </w:rPr>
              <w:t>Not employed</w:t>
            </w:r>
            <w:r w:rsidRPr="008E43E0">
              <w:rPr>
                <w:color w:val="000000"/>
                <w:sz w:val="20"/>
                <w:szCs w:val="20"/>
              </w:rPr>
              <w:t xml:space="preserve">; </w:t>
            </w:r>
            <w:r>
              <w:rPr>
                <w:color w:val="000000"/>
                <w:sz w:val="20"/>
                <w:szCs w:val="20"/>
              </w:rPr>
              <w:t>n</w:t>
            </w:r>
            <w:r w:rsidRPr="008E43E0">
              <w:rPr>
                <w:color w:val="000000"/>
                <w:sz w:val="20"/>
                <w:szCs w:val="20"/>
              </w:rPr>
              <w:t>o children</w:t>
            </w:r>
          </w:p>
        </w:tc>
        <w:tc>
          <w:tcPr>
            <w:tcW w:w="0" w:type="auto"/>
            <w:tcBorders>
              <w:top w:val="nil"/>
              <w:left w:val="nil"/>
              <w:bottom w:val="nil"/>
              <w:right w:val="nil"/>
            </w:tcBorders>
            <w:shd w:val="clear" w:color="auto" w:fill="auto"/>
            <w:noWrap/>
            <w:vAlign w:val="bottom"/>
            <w:hideMark/>
          </w:tcPr>
          <w:p w14:paraId="3EE74F97" w14:textId="77777777" w:rsidR="001B5934" w:rsidRPr="008E43E0" w:rsidRDefault="001B5934" w:rsidP="00B4745D">
            <w:pPr>
              <w:spacing w:line="240" w:lineRule="auto"/>
              <w:jc w:val="right"/>
              <w:rPr>
                <w:color w:val="000000"/>
                <w:sz w:val="20"/>
                <w:szCs w:val="20"/>
              </w:rPr>
            </w:pPr>
            <w:r w:rsidRPr="008E43E0">
              <w:rPr>
                <w:color w:val="000000"/>
                <w:sz w:val="20"/>
                <w:szCs w:val="20"/>
              </w:rPr>
              <w:t>25.61</w:t>
            </w:r>
          </w:p>
        </w:tc>
        <w:tc>
          <w:tcPr>
            <w:tcW w:w="0" w:type="auto"/>
            <w:tcBorders>
              <w:top w:val="nil"/>
              <w:left w:val="nil"/>
              <w:bottom w:val="nil"/>
              <w:right w:val="nil"/>
            </w:tcBorders>
            <w:shd w:val="clear" w:color="auto" w:fill="auto"/>
            <w:noWrap/>
            <w:vAlign w:val="bottom"/>
            <w:hideMark/>
          </w:tcPr>
          <w:p w14:paraId="4AE51724" w14:textId="77777777" w:rsidR="001B5934" w:rsidRPr="008E43E0" w:rsidRDefault="001B5934" w:rsidP="00B4745D">
            <w:pPr>
              <w:spacing w:line="240" w:lineRule="auto"/>
              <w:jc w:val="right"/>
              <w:rPr>
                <w:color w:val="000000"/>
                <w:sz w:val="20"/>
                <w:szCs w:val="20"/>
              </w:rPr>
            </w:pPr>
            <w:r w:rsidRPr="008E43E0">
              <w:rPr>
                <w:color w:val="000000"/>
                <w:sz w:val="20"/>
                <w:szCs w:val="20"/>
              </w:rPr>
              <w:t>26.83</w:t>
            </w:r>
          </w:p>
        </w:tc>
        <w:tc>
          <w:tcPr>
            <w:tcW w:w="0" w:type="auto"/>
            <w:tcBorders>
              <w:top w:val="nil"/>
              <w:left w:val="nil"/>
              <w:bottom w:val="nil"/>
              <w:right w:val="nil"/>
            </w:tcBorders>
            <w:shd w:val="clear" w:color="auto" w:fill="auto"/>
            <w:noWrap/>
            <w:vAlign w:val="bottom"/>
            <w:hideMark/>
          </w:tcPr>
          <w:p w14:paraId="51B59E43" w14:textId="77777777" w:rsidR="001B5934" w:rsidRPr="008E43E0" w:rsidRDefault="001B5934" w:rsidP="00B4745D">
            <w:pPr>
              <w:spacing w:line="240" w:lineRule="auto"/>
              <w:jc w:val="right"/>
              <w:rPr>
                <w:color w:val="000000"/>
                <w:sz w:val="20"/>
                <w:szCs w:val="20"/>
              </w:rPr>
            </w:pPr>
            <w:r w:rsidRPr="008E43E0">
              <w:rPr>
                <w:color w:val="000000"/>
                <w:sz w:val="20"/>
                <w:szCs w:val="20"/>
              </w:rPr>
              <w:t>27.68</w:t>
            </w:r>
          </w:p>
        </w:tc>
        <w:tc>
          <w:tcPr>
            <w:tcW w:w="0" w:type="auto"/>
            <w:tcBorders>
              <w:top w:val="nil"/>
              <w:left w:val="nil"/>
              <w:bottom w:val="nil"/>
              <w:right w:val="single" w:sz="8" w:space="0" w:color="auto"/>
            </w:tcBorders>
            <w:shd w:val="clear" w:color="auto" w:fill="auto"/>
            <w:noWrap/>
            <w:vAlign w:val="bottom"/>
            <w:hideMark/>
          </w:tcPr>
          <w:p w14:paraId="3F85568B" w14:textId="77777777" w:rsidR="001B5934" w:rsidRPr="008E43E0" w:rsidRDefault="001B5934" w:rsidP="00B4745D">
            <w:pPr>
              <w:spacing w:line="240" w:lineRule="auto"/>
              <w:jc w:val="right"/>
              <w:rPr>
                <w:color w:val="000000"/>
                <w:sz w:val="20"/>
                <w:szCs w:val="20"/>
              </w:rPr>
            </w:pPr>
            <w:r w:rsidRPr="008E43E0">
              <w:rPr>
                <w:color w:val="000000"/>
                <w:sz w:val="20"/>
                <w:szCs w:val="20"/>
              </w:rPr>
              <w:t>25.88</w:t>
            </w:r>
          </w:p>
        </w:tc>
      </w:tr>
      <w:tr w:rsidR="001B5934" w:rsidRPr="008E43E0" w14:paraId="186BE86F" w14:textId="77777777" w:rsidTr="008123D4">
        <w:trPr>
          <w:trHeight w:val="300"/>
        </w:trPr>
        <w:tc>
          <w:tcPr>
            <w:tcW w:w="2799" w:type="dxa"/>
            <w:tcBorders>
              <w:top w:val="nil"/>
              <w:left w:val="single" w:sz="8" w:space="0" w:color="auto"/>
              <w:bottom w:val="nil"/>
              <w:right w:val="nil"/>
            </w:tcBorders>
            <w:shd w:val="clear" w:color="auto" w:fill="D9D9D9" w:themeFill="background1" w:themeFillShade="D9"/>
            <w:noWrap/>
            <w:vAlign w:val="bottom"/>
            <w:hideMark/>
          </w:tcPr>
          <w:p w14:paraId="6EF400F3" w14:textId="77777777" w:rsidR="001B5934" w:rsidRPr="008E43E0" w:rsidRDefault="001B5934" w:rsidP="00B4745D">
            <w:pPr>
              <w:spacing w:line="240" w:lineRule="auto"/>
              <w:ind w:firstLineChars="100" w:firstLine="200"/>
              <w:rPr>
                <w:color w:val="000000"/>
                <w:sz w:val="20"/>
                <w:szCs w:val="20"/>
              </w:rPr>
            </w:pPr>
            <w:r>
              <w:rPr>
                <w:color w:val="000000"/>
                <w:sz w:val="20"/>
                <w:szCs w:val="20"/>
              </w:rPr>
              <w:t>Not employed</w:t>
            </w:r>
            <w:r w:rsidRPr="008E43E0">
              <w:rPr>
                <w:color w:val="000000"/>
                <w:sz w:val="20"/>
                <w:szCs w:val="20"/>
              </w:rPr>
              <w:t xml:space="preserve">; </w:t>
            </w:r>
            <w:r>
              <w:rPr>
                <w:color w:val="000000"/>
                <w:sz w:val="20"/>
                <w:szCs w:val="20"/>
              </w:rPr>
              <w:t>with</w:t>
            </w:r>
            <w:r w:rsidRPr="008E43E0">
              <w:rPr>
                <w:color w:val="000000"/>
                <w:sz w:val="20"/>
                <w:szCs w:val="20"/>
              </w:rPr>
              <w:t xml:space="preserve"> children</w:t>
            </w:r>
          </w:p>
        </w:tc>
        <w:tc>
          <w:tcPr>
            <w:tcW w:w="0" w:type="auto"/>
            <w:tcBorders>
              <w:top w:val="nil"/>
              <w:left w:val="nil"/>
              <w:bottom w:val="nil"/>
              <w:right w:val="nil"/>
            </w:tcBorders>
            <w:shd w:val="clear" w:color="auto" w:fill="D9D9D9" w:themeFill="background1" w:themeFillShade="D9"/>
            <w:noWrap/>
            <w:vAlign w:val="bottom"/>
            <w:hideMark/>
          </w:tcPr>
          <w:p w14:paraId="21D5501B" w14:textId="77777777" w:rsidR="001B5934" w:rsidRPr="008E43E0" w:rsidRDefault="001B5934" w:rsidP="00B4745D">
            <w:pPr>
              <w:spacing w:line="240" w:lineRule="auto"/>
              <w:jc w:val="right"/>
              <w:rPr>
                <w:color w:val="000000"/>
                <w:sz w:val="20"/>
                <w:szCs w:val="20"/>
              </w:rPr>
            </w:pPr>
            <w:r w:rsidRPr="008E43E0">
              <w:rPr>
                <w:color w:val="000000"/>
                <w:sz w:val="20"/>
                <w:szCs w:val="20"/>
              </w:rPr>
              <w:t>14.03</w:t>
            </w:r>
          </w:p>
        </w:tc>
        <w:tc>
          <w:tcPr>
            <w:tcW w:w="0" w:type="auto"/>
            <w:tcBorders>
              <w:top w:val="nil"/>
              <w:left w:val="nil"/>
              <w:bottom w:val="nil"/>
              <w:right w:val="nil"/>
            </w:tcBorders>
            <w:shd w:val="clear" w:color="auto" w:fill="D9D9D9" w:themeFill="background1" w:themeFillShade="D9"/>
            <w:noWrap/>
            <w:vAlign w:val="bottom"/>
            <w:hideMark/>
          </w:tcPr>
          <w:p w14:paraId="0F6EEFF5" w14:textId="77777777" w:rsidR="001B5934" w:rsidRPr="008E43E0" w:rsidRDefault="001B5934" w:rsidP="00B4745D">
            <w:pPr>
              <w:spacing w:line="240" w:lineRule="auto"/>
              <w:jc w:val="right"/>
              <w:rPr>
                <w:color w:val="000000"/>
                <w:sz w:val="20"/>
                <w:szCs w:val="20"/>
              </w:rPr>
            </w:pPr>
            <w:r w:rsidRPr="008E43E0">
              <w:rPr>
                <w:color w:val="000000"/>
                <w:sz w:val="20"/>
                <w:szCs w:val="20"/>
              </w:rPr>
              <w:t>12.97</w:t>
            </w:r>
          </w:p>
        </w:tc>
        <w:tc>
          <w:tcPr>
            <w:tcW w:w="0" w:type="auto"/>
            <w:tcBorders>
              <w:top w:val="nil"/>
              <w:left w:val="nil"/>
              <w:bottom w:val="nil"/>
              <w:right w:val="nil"/>
            </w:tcBorders>
            <w:shd w:val="clear" w:color="auto" w:fill="D9D9D9" w:themeFill="background1" w:themeFillShade="D9"/>
            <w:noWrap/>
            <w:vAlign w:val="bottom"/>
            <w:hideMark/>
          </w:tcPr>
          <w:p w14:paraId="2DF83CCF" w14:textId="77777777" w:rsidR="001B5934" w:rsidRPr="008E43E0" w:rsidRDefault="001B5934" w:rsidP="00B4745D">
            <w:pPr>
              <w:spacing w:line="240" w:lineRule="auto"/>
              <w:jc w:val="right"/>
              <w:rPr>
                <w:color w:val="000000"/>
                <w:sz w:val="20"/>
                <w:szCs w:val="20"/>
              </w:rPr>
            </w:pPr>
            <w:r w:rsidRPr="008E43E0">
              <w:rPr>
                <w:color w:val="000000"/>
                <w:sz w:val="20"/>
                <w:szCs w:val="20"/>
              </w:rPr>
              <w:t>11.64</w:t>
            </w:r>
          </w:p>
        </w:tc>
        <w:tc>
          <w:tcPr>
            <w:tcW w:w="0" w:type="auto"/>
            <w:tcBorders>
              <w:top w:val="nil"/>
              <w:left w:val="nil"/>
              <w:bottom w:val="nil"/>
              <w:right w:val="single" w:sz="8" w:space="0" w:color="auto"/>
            </w:tcBorders>
            <w:shd w:val="clear" w:color="auto" w:fill="D9D9D9" w:themeFill="background1" w:themeFillShade="D9"/>
            <w:noWrap/>
            <w:vAlign w:val="bottom"/>
            <w:hideMark/>
          </w:tcPr>
          <w:p w14:paraId="27418A85" w14:textId="77777777" w:rsidR="001B5934" w:rsidRPr="008E43E0" w:rsidRDefault="001B5934" w:rsidP="00B4745D">
            <w:pPr>
              <w:spacing w:line="240" w:lineRule="auto"/>
              <w:jc w:val="right"/>
              <w:rPr>
                <w:color w:val="000000"/>
                <w:sz w:val="20"/>
                <w:szCs w:val="20"/>
              </w:rPr>
            </w:pPr>
            <w:r w:rsidRPr="008E43E0">
              <w:rPr>
                <w:color w:val="000000"/>
                <w:sz w:val="20"/>
                <w:szCs w:val="20"/>
              </w:rPr>
              <w:t>12.59</w:t>
            </w:r>
          </w:p>
        </w:tc>
      </w:tr>
      <w:tr w:rsidR="001B5934" w:rsidRPr="008E43E0" w14:paraId="3B20C315" w14:textId="77777777" w:rsidTr="008123D4">
        <w:trPr>
          <w:trHeight w:val="300"/>
        </w:trPr>
        <w:tc>
          <w:tcPr>
            <w:tcW w:w="2799" w:type="dxa"/>
            <w:tcBorders>
              <w:top w:val="nil"/>
              <w:left w:val="single" w:sz="8" w:space="0" w:color="auto"/>
              <w:bottom w:val="nil"/>
              <w:right w:val="nil"/>
            </w:tcBorders>
            <w:shd w:val="clear" w:color="auto" w:fill="auto"/>
            <w:noWrap/>
            <w:vAlign w:val="bottom"/>
            <w:hideMark/>
          </w:tcPr>
          <w:p w14:paraId="7EC0B52D" w14:textId="77777777" w:rsidR="001B5934" w:rsidRPr="008E43E0" w:rsidRDefault="001B5934" w:rsidP="00B4745D">
            <w:pPr>
              <w:spacing w:line="240" w:lineRule="auto"/>
              <w:ind w:firstLineChars="100" w:firstLine="200"/>
              <w:rPr>
                <w:color w:val="000000"/>
                <w:sz w:val="20"/>
                <w:szCs w:val="20"/>
              </w:rPr>
            </w:pPr>
            <w:r>
              <w:rPr>
                <w:color w:val="000000"/>
                <w:sz w:val="20"/>
                <w:szCs w:val="20"/>
              </w:rPr>
              <w:t>Employed</w:t>
            </w:r>
            <w:r w:rsidRPr="008E43E0">
              <w:rPr>
                <w:color w:val="000000"/>
                <w:sz w:val="20"/>
                <w:szCs w:val="20"/>
              </w:rPr>
              <w:t xml:space="preserve">; </w:t>
            </w:r>
            <w:r>
              <w:rPr>
                <w:color w:val="000000"/>
                <w:sz w:val="20"/>
                <w:szCs w:val="20"/>
              </w:rPr>
              <w:t xml:space="preserve">no </w:t>
            </w:r>
            <w:r w:rsidRPr="008E43E0">
              <w:rPr>
                <w:color w:val="000000"/>
                <w:sz w:val="20"/>
                <w:szCs w:val="20"/>
              </w:rPr>
              <w:t>children</w:t>
            </w:r>
          </w:p>
        </w:tc>
        <w:tc>
          <w:tcPr>
            <w:tcW w:w="0" w:type="auto"/>
            <w:tcBorders>
              <w:top w:val="nil"/>
              <w:left w:val="nil"/>
              <w:bottom w:val="nil"/>
              <w:right w:val="nil"/>
            </w:tcBorders>
            <w:shd w:val="clear" w:color="auto" w:fill="auto"/>
            <w:noWrap/>
            <w:vAlign w:val="bottom"/>
            <w:hideMark/>
          </w:tcPr>
          <w:p w14:paraId="41F36ACC" w14:textId="77777777" w:rsidR="001B5934" w:rsidRPr="008E43E0" w:rsidRDefault="001B5934" w:rsidP="00B4745D">
            <w:pPr>
              <w:spacing w:line="240" w:lineRule="auto"/>
              <w:jc w:val="right"/>
              <w:rPr>
                <w:color w:val="000000"/>
                <w:sz w:val="20"/>
                <w:szCs w:val="20"/>
              </w:rPr>
            </w:pPr>
            <w:r w:rsidRPr="008E43E0">
              <w:rPr>
                <w:color w:val="000000"/>
                <w:sz w:val="20"/>
                <w:szCs w:val="20"/>
              </w:rPr>
              <w:t>34.76</w:t>
            </w:r>
          </w:p>
        </w:tc>
        <w:tc>
          <w:tcPr>
            <w:tcW w:w="0" w:type="auto"/>
            <w:tcBorders>
              <w:top w:val="nil"/>
              <w:left w:val="nil"/>
              <w:bottom w:val="nil"/>
              <w:right w:val="nil"/>
            </w:tcBorders>
            <w:shd w:val="clear" w:color="auto" w:fill="auto"/>
            <w:noWrap/>
            <w:vAlign w:val="bottom"/>
            <w:hideMark/>
          </w:tcPr>
          <w:p w14:paraId="3254D9DE" w14:textId="77777777" w:rsidR="001B5934" w:rsidRPr="008E43E0" w:rsidRDefault="001B5934" w:rsidP="00B4745D">
            <w:pPr>
              <w:spacing w:line="240" w:lineRule="auto"/>
              <w:jc w:val="right"/>
              <w:rPr>
                <w:color w:val="000000"/>
                <w:sz w:val="20"/>
                <w:szCs w:val="20"/>
              </w:rPr>
            </w:pPr>
            <w:r w:rsidRPr="008E43E0">
              <w:rPr>
                <w:color w:val="000000"/>
                <w:sz w:val="20"/>
                <w:szCs w:val="20"/>
              </w:rPr>
              <w:t>34.50</w:t>
            </w:r>
          </w:p>
        </w:tc>
        <w:tc>
          <w:tcPr>
            <w:tcW w:w="0" w:type="auto"/>
            <w:tcBorders>
              <w:top w:val="nil"/>
              <w:left w:val="nil"/>
              <w:bottom w:val="nil"/>
              <w:right w:val="nil"/>
            </w:tcBorders>
            <w:shd w:val="clear" w:color="auto" w:fill="auto"/>
            <w:noWrap/>
            <w:vAlign w:val="bottom"/>
            <w:hideMark/>
          </w:tcPr>
          <w:p w14:paraId="7C36F79B" w14:textId="77777777" w:rsidR="001B5934" w:rsidRPr="008E43E0" w:rsidRDefault="001B5934" w:rsidP="00B4745D">
            <w:pPr>
              <w:spacing w:line="240" w:lineRule="auto"/>
              <w:jc w:val="right"/>
              <w:rPr>
                <w:color w:val="000000"/>
                <w:sz w:val="20"/>
                <w:szCs w:val="20"/>
              </w:rPr>
            </w:pPr>
            <w:r w:rsidRPr="008E43E0">
              <w:rPr>
                <w:color w:val="000000"/>
                <w:sz w:val="20"/>
                <w:szCs w:val="20"/>
              </w:rPr>
              <w:t>35.65</w:t>
            </w:r>
          </w:p>
        </w:tc>
        <w:tc>
          <w:tcPr>
            <w:tcW w:w="0" w:type="auto"/>
            <w:tcBorders>
              <w:top w:val="nil"/>
              <w:left w:val="nil"/>
              <w:bottom w:val="nil"/>
              <w:right w:val="single" w:sz="8" w:space="0" w:color="auto"/>
            </w:tcBorders>
            <w:shd w:val="clear" w:color="auto" w:fill="auto"/>
            <w:noWrap/>
            <w:vAlign w:val="bottom"/>
            <w:hideMark/>
          </w:tcPr>
          <w:p w14:paraId="63C5ECF8" w14:textId="77777777" w:rsidR="001B5934" w:rsidRPr="008E43E0" w:rsidRDefault="001B5934" w:rsidP="00B4745D">
            <w:pPr>
              <w:spacing w:line="240" w:lineRule="auto"/>
              <w:jc w:val="right"/>
              <w:rPr>
                <w:color w:val="000000"/>
                <w:sz w:val="20"/>
                <w:szCs w:val="20"/>
              </w:rPr>
            </w:pPr>
            <w:r w:rsidRPr="008E43E0">
              <w:rPr>
                <w:color w:val="000000"/>
                <w:sz w:val="20"/>
                <w:szCs w:val="20"/>
              </w:rPr>
              <w:t>36.95</w:t>
            </w:r>
          </w:p>
        </w:tc>
      </w:tr>
      <w:tr w:rsidR="001B5934" w:rsidRPr="008E43E0" w14:paraId="6DD6CD46" w14:textId="77777777" w:rsidTr="008123D4">
        <w:trPr>
          <w:trHeight w:val="315"/>
        </w:trPr>
        <w:tc>
          <w:tcPr>
            <w:tcW w:w="2799" w:type="dxa"/>
            <w:tcBorders>
              <w:top w:val="nil"/>
              <w:left w:val="single" w:sz="8" w:space="0" w:color="auto"/>
              <w:bottom w:val="nil"/>
              <w:right w:val="nil"/>
            </w:tcBorders>
            <w:shd w:val="clear" w:color="auto" w:fill="D9D9D9" w:themeFill="background1" w:themeFillShade="D9"/>
            <w:noWrap/>
            <w:vAlign w:val="bottom"/>
            <w:hideMark/>
          </w:tcPr>
          <w:p w14:paraId="72E8C010" w14:textId="77777777" w:rsidR="001B5934" w:rsidRPr="008E43E0" w:rsidRDefault="001B5934" w:rsidP="00B4745D">
            <w:pPr>
              <w:spacing w:line="240" w:lineRule="auto"/>
              <w:ind w:firstLineChars="100" w:firstLine="200"/>
              <w:rPr>
                <w:color w:val="000000"/>
                <w:sz w:val="20"/>
                <w:szCs w:val="20"/>
              </w:rPr>
            </w:pPr>
            <w:r>
              <w:rPr>
                <w:color w:val="000000"/>
                <w:sz w:val="20"/>
                <w:szCs w:val="20"/>
              </w:rPr>
              <w:t>Employed</w:t>
            </w:r>
            <w:r w:rsidRPr="008E43E0">
              <w:rPr>
                <w:color w:val="000000"/>
                <w:sz w:val="20"/>
                <w:szCs w:val="20"/>
              </w:rPr>
              <w:t xml:space="preserve">; </w:t>
            </w:r>
            <w:r>
              <w:rPr>
                <w:color w:val="000000"/>
                <w:sz w:val="20"/>
                <w:szCs w:val="20"/>
              </w:rPr>
              <w:t>with</w:t>
            </w:r>
            <w:r w:rsidRPr="008E43E0">
              <w:rPr>
                <w:color w:val="000000"/>
                <w:sz w:val="20"/>
                <w:szCs w:val="20"/>
              </w:rPr>
              <w:t xml:space="preserve"> children</w:t>
            </w:r>
          </w:p>
        </w:tc>
        <w:tc>
          <w:tcPr>
            <w:tcW w:w="0" w:type="auto"/>
            <w:tcBorders>
              <w:top w:val="nil"/>
              <w:left w:val="nil"/>
              <w:bottom w:val="nil"/>
              <w:right w:val="nil"/>
            </w:tcBorders>
            <w:shd w:val="clear" w:color="auto" w:fill="D9D9D9" w:themeFill="background1" w:themeFillShade="D9"/>
            <w:noWrap/>
            <w:vAlign w:val="bottom"/>
            <w:hideMark/>
          </w:tcPr>
          <w:p w14:paraId="661D11EF" w14:textId="77777777" w:rsidR="001B5934" w:rsidRPr="008E43E0" w:rsidRDefault="001B5934" w:rsidP="00B4745D">
            <w:pPr>
              <w:spacing w:line="240" w:lineRule="auto"/>
              <w:jc w:val="right"/>
              <w:rPr>
                <w:color w:val="000000"/>
                <w:sz w:val="20"/>
                <w:szCs w:val="20"/>
              </w:rPr>
            </w:pPr>
            <w:r w:rsidRPr="008E43E0">
              <w:rPr>
                <w:color w:val="000000"/>
                <w:sz w:val="20"/>
                <w:szCs w:val="20"/>
              </w:rPr>
              <w:t>25.59</w:t>
            </w:r>
          </w:p>
        </w:tc>
        <w:tc>
          <w:tcPr>
            <w:tcW w:w="0" w:type="auto"/>
            <w:tcBorders>
              <w:top w:val="nil"/>
              <w:left w:val="nil"/>
              <w:bottom w:val="nil"/>
              <w:right w:val="nil"/>
            </w:tcBorders>
            <w:shd w:val="clear" w:color="auto" w:fill="D9D9D9" w:themeFill="background1" w:themeFillShade="D9"/>
            <w:noWrap/>
            <w:vAlign w:val="bottom"/>
            <w:hideMark/>
          </w:tcPr>
          <w:p w14:paraId="0445DBDD" w14:textId="77777777" w:rsidR="001B5934" w:rsidRPr="008E43E0" w:rsidRDefault="001B5934" w:rsidP="00B4745D">
            <w:pPr>
              <w:spacing w:line="240" w:lineRule="auto"/>
              <w:jc w:val="right"/>
              <w:rPr>
                <w:color w:val="000000"/>
                <w:sz w:val="20"/>
                <w:szCs w:val="20"/>
              </w:rPr>
            </w:pPr>
            <w:r w:rsidRPr="008E43E0">
              <w:rPr>
                <w:color w:val="000000"/>
                <w:sz w:val="20"/>
                <w:szCs w:val="20"/>
              </w:rPr>
              <w:t>25.70</w:t>
            </w:r>
          </w:p>
        </w:tc>
        <w:tc>
          <w:tcPr>
            <w:tcW w:w="0" w:type="auto"/>
            <w:tcBorders>
              <w:top w:val="nil"/>
              <w:left w:val="nil"/>
              <w:bottom w:val="nil"/>
              <w:right w:val="nil"/>
            </w:tcBorders>
            <w:shd w:val="clear" w:color="auto" w:fill="D9D9D9" w:themeFill="background1" w:themeFillShade="D9"/>
            <w:noWrap/>
            <w:vAlign w:val="bottom"/>
            <w:hideMark/>
          </w:tcPr>
          <w:p w14:paraId="07105F31" w14:textId="77777777" w:rsidR="001B5934" w:rsidRPr="008E43E0" w:rsidRDefault="001B5934" w:rsidP="00B4745D">
            <w:pPr>
              <w:spacing w:line="240" w:lineRule="auto"/>
              <w:jc w:val="right"/>
              <w:rPr>
                <w:color w:val="000000"/>
                <w:sz w:val="20"/>
                <w:szCs w:val="20"/>
              </w:rPr>
            </w:pPr>
            <w:r w:rsidRPr="008E43E0">
              <w:rPr>
                <w:color w:val="000000"/>
                <w:sz w:val="20"/>
                <w:szCs w:val="20"/>
              </w:rPr>
              <w:t>25.03</w:t>
            </w:r>
          </w:p>
        </w:tc>
        <w:tc>
          <w:tcPr>
            <w:tcW w:w="0" w:type="auto"/>
            <w:tcBorders>
              <w:top w:val="nil"/>
              <w:left w:val="nil"/>
              <w:bottom w:val="nil"/>
              <w:right w:val="single" w:sz="8" w:space="0" w:color="auto"/>
            </w:tcBorders>
            <w:shd w:val="clear" w:color="auto" w:fill="D9D9D9" w:themeFill="background1" w:themeFillShade="D9"/>
            <w:noWrap/>
            <w:vAlign w:val="bottom"/>
            <w:hideMark/>
          </w:tcPr>
          <w:p w14:paraId="1A208D3B" w14:textId="77777777" w:rsidR="001B5934" w:rsidRPr="008E43E0" w:rsidRDefault="001B5934" w:rsidP="00B4745D">
            <w:pPr>
              <w:spacing w:line="240" w:lineRule="auto"/>
              <w:jc w:val="right"/>
              <w:rPr>
                <w:color w:val="000000"/>
                <w:sz w:val="20"/>
                <w:szCs w:val="20"/>
              </w:rPr>
            </w:pPr>
            <w:r w:rsidRPr="008E43E0">
              <w:rPr>
                <w:color w:val="000000"/>
                <w:sz w:val="20"/>
                <w:szCs w:val="20"/>
              </w:rPr>
              <w:t>24.58</w:t>
            </w:r>
          </w:p>
        </w:tc>
      </w:tr>
      <w:tr w:rsidR="001B5934" w:rsidRPr="008E43E0" w14:paraId="78C924AC" w14:textId="77777777" w:rsidTr="008123D4">
        <w:trPr>
          <w:trHeight w:val="315"/>
        </w:trPr>
        <w:tc>
          <w:tcPr>
            <w:tcW w:w="2799" w:type="dxa"/>
            <w:tcBorders>
              <w:top w:val="nil"/>
              <w:left w:val="single" w:sz="8" w:space="0" w:color="auto"/>
              <w:bottom w:val="single" w:sz="8" w:space="0" w:color="auto"/>
              <w:right w:val="nil"/>
            </w:tcBorders>
            <w:shd w:val="clear" w:color="auto" w:fill="auto"/>
            <w:noWrap/>
            <w:vAlign w:val="bottom"/>
          </w:tcPr>
          <w:p w14:paraId="648DE326" w14:textId="77777777" w:rsidR="001B5934" w:rsidRPr="008C1E1D" w:rsidRDefault="001B5934" w:rsidP="008C1E1D">
            <w:pPr>
              <w:spacing w:line="240" w:lineRule="auto"/>
              <w:rPr>
                <w:b/>
                <w:color w:val="000000"/>
                <w:sz w:val="20"/>
                <w:szCs w:val="20"/>
              </w:rPr>
            </w:pPr>
            <w:r w:rsidRPr="008C1E1D">
              <w:rPr>
                <w:b/>
                <w:color w:val="000000"/>
                <w:sz w:val="20"/>
                <w:szCs w:val="20"/>
              </w:rPr>
              <w:t>All</w:t>
            </w:r>
          </w:p>
        </w:tc>
        <w:tc>
          <w:tcPr>
            <w:tcW w:w="0" w:type="auto"/>
            <w:tcBorders>
              <w:top w:val="nil"/>
              <w:left w:val="nil"/>
              <w:bottom w:val="single" w:sz="8" w:space="0" w:color="auto"/>
              <w:right w:val="nil"/>
            </w:tcBorders>
            <w:shd w:val="clear" w:color="auto" w:fill="auto"/>
            <w:noWrap/>
            <w:vAlign w:val="bottom"/>
          </w:tcPr>
          <w:p w14:paraId="32501839" w14:textId="77777777" w:rsidR="001B5934" w:rsidRPr="008E43E0" w:rsidRDefault="001B5934" w:rsidP="00B4745D">
            <w:pPr>
              <w:spacing w:line="240" w:lineRule="auto"/>
              <w:jc w:val="right"/>
              <w:rPr>
                <w:color w:val="000000"/>
                <w:sz w:val="20"/>
                <w:szCs w:val="20"/>
              </w:rPr>
            </w:pPr>
            <w:r>
              <w:rPr>
                <w:color w:val="000000"/>
                <w:sz w:val="20"/>
                <w:szCs w:val="20"/>
              </w:rPr>
              <w:t>100.00</w:t>
            </w:r>
          </w:p>
        </w:tc>
        <w:tc>
          <w:tcPr>
            <w:tcW w:w="0" w:type="auto"/>
            <w:tcBorders>
              <w:top w:val="nil"/>
              <w:left w:val="nil"/>
              <w:bottom w:val="single" w:sz="8" w:space="0" w:color="auto"/>
              <w:right w:val="nil"/>
            </w:tcBorders>
            <w:shd w:val="clear" w:color="auto" w:fill="auto"/>
            <w:noWrap/>
            <w:vAlign w:val="bottom"/>
          </w:tcPr>
          <w:p w14:paraId="45BE205E" w14:textId="77777777" w:rsidR="001B5934" w:rsidRPr="008E43E0" w:rsidRDefault="001B5934" w:rsidP="00B4745D">
            <w:pPr>
              <w:spacing w:line="240" w:lineRule="auto"/>
              <w:jc w:val="right"/>
              <w:rPr>
                <w:color w:val="000000"/>
                <w:sz w:val="20"/>
                <w:szCs w:val="20"/>
              </w:rPr>
            </w:pPr>
            <w:r>
              <w:rPr>
                <w:color w:val="000000"/>
                <w:sz w:val="20"/>
                <w:szCs w:val="20"/>
              </w:rPr>
              <w:t>100.00</w:t>
            </w:r>
          </w:p>
        </w:tc>
        <w:tc>
          <w:tcPr>
            <w:tcW w:w="0" w:type="auto"/>
            <w:tcBorders>
              <w:top w:val="nil"/>
              <w:left w:val="nil"/>
              <w:bottom w:val="single" w:sz="8" w:space="0" w:color="auto"/>
              <w:right w:val="nil"/>
            </w:tcBorders>
            <w:shd w:val="clear" w:color="auto" w:fill="auto"/>
            <w:noWrap/>
            <w:vAlign w:val="bottom"/>
          </w:tcPr>
          <w:p w14:paraId="29EC91F0" w14:textId="77777777" w:rsidR="001B5934" w:rsidRPr="008E43E0" w:rsidRDefault="001B5934" w:rsidP="00B4745D">
            <w:pPr>
              <w:spacing w:line="240" w:lineRule="auto"/>
              <w:jc w:val="right"/>
              <w:rPr>
                <w:color w:val="000000"/>
                <w:sz w:val="20"/>
                <w:szCs w:val="20"/>
              </w:rPr>
            </w:pPr>
            <w:r>
              <w:rPr>
                <w:color w:val="000000"/>
                <w:sz w:val="20"/>
                <w:szCs w:val="20"/>
              </w:rPr>
              <w:t>100.00</w:t>
            </w:r>
          </w:p>
        </w:tc>
        <w:tc>
          <w:tcPr>
            <w:tcW w:w="0" w:type="auto"/>
            <w:tcBorders>
              <w:top w:val="nil"/>
              <w:left w:val="nil"/>
              <w:bottom w:val="single" w:sz="8" w:space="0" w:color="auto"/>
              <w:right w:val="single" w:sz="8" w:space="0" w:color="auto"/>
            </w:tcBorders>
            <w:shd w:val="clear" w:color="auto" w:fill="auto"/>
            <w:noWrap/>
            <w:vAlign w:val="bottom"/>
          </w:tcPr>
          <w:p w14:paraId="73A76B37" w14:textId="77777777" w:rsidR="001B5934" w:rsidRPr="008E43E0" w:rsidRDefault="001B5934" w:rsidP="00B4745D">
            <w:pPr>
              <w:spacing w:line="240" w:lineRule="auto"/>
              <w:jc w:val="right"/>
              <w:rPr>
                <w:color w:val="000000"/>
                <w:sz w:val="20"/>
                <w:szCs w:val="20"/>
              </w:rPr>
            </w:pPr>
            <w:r>
              <w:rPr>
                <w:color w:val="000000"/>
                <w:sz w:val="20"/>
                <w:szCs w:val="20"/>
              </w:rPr>
              <w:t>100.00</w:t>
            </w:r>
          </w:p>
        </w:tc>
      </w:tr>
    </w:tbl>
    <w:p w14:paraId="5790D8E3" w14:textId="77777777" w:rsidR="001B5934" w:rsidRPr="008C1E1D" w:rsidRDefault="001B5934" w:rsidP="001B5934">
      <w:pPr>
        <w:spacing w:before="240"/>
        <w:rPr>
          <w:sz w:val="20"/>
          <w:szCs w:val="20"/>
        </w:rPr>
      </w:pPr>
      <w:r>
        <w:br w:type="textWrapping" w:clear="all"/>
      </w:r>
      <w:r w:rsidRPr="008C1E1D">
        <w:rPr>
          <w:i/>
          <w:sz w:val="20"/>
          <w:szCs w:val="20"/>
        </w:rPr>
        <w:t>Note</w:t>
      </w:r>
      <w:r w:rsidRPr="008C1E1D">
        <w:rPr>
          <w:sz w:val="20"/>
          <w:szCs w:val="20"/>
        </w:rPr>
        <w:t>: CE Interview and CE Diary correspond to pooled data across all available quarters.</w:t>
      </w:r>
    </w:p>
    <w:p w14:paraId="6ADD66C9" w14:textId="77777777" w:rsidR="001B5934" w:rsidRPr="008E43E0" w:rsidRDefault="001B5934" w:rsidP="001B5934">
      <w:pPr>
        <w:spacing w:before="240"/>
      </w:pPr>
      <w:r>
        <w:t xml:space="preserve">To summarize the findings from the detailed tables provided in the online appendix: </w:t>
      </w:r>
      <w:r w:rsidRPr="008E43E0">
        <w:t xml:space="preserve">there is </w:t>
      </w:r>
      <w:r>
        <w:t xml:space="preserve">a </w:t>
      </w:r>
      <w:r w:rsidRPr="008E43E0">
        <w:t xml:space="preserve">close </w:t>
      </w:r>
      <w:r>
        <w:t>correspondence</w:t>
      </w:r>
      <w:r w:rsidRPr="008E43E0">
        <w:t xml:space="preserve"> of the </w:t>
      </w:r>
      <w:r>
        <w:t>critical</w:t>
      </w:r>
      <w:r w:rsidRPr="008E43E0">
        <w:t xml:space="preserve"> </w:t>
      </w:r>
      <w:r>
        <w:t>characteristics</w:t>
      </w:r>
      <w:r w:rsidRPr="008E43E0">
        <w:t xml:space="preserve"> across all surveys, with a few cases where the </w:t>
      </w:r>
      <w:r>
        <w:t>correspondence</w:t>
      </w:r>
      <w:r w:rsidRPr="008E43E0">
        <w:t xml:space="preserve"> is less than desirable. We describe a few of these cases:</w:t>
      </w:r>
    </w:p>
    <w:p w14:paraId="4ABD238E" w14:textId="41CB4745" w:rsidR="001B5934" w:rsidRPr="008E43E0" w:rsidRDefault="001B5934" w:rsidP="001B5934">
      <w:pPr>
        <w:pStyle w:val="ListParagraph"/>
        <w:numPr>
          <w:ilvl w:val="0"/>
          <w:numId w:val="12"/>
        </w:numPr>
        <w:spacing w:before="240" w:after="160"/>
        <w:rPr>
          <w:rFonts w:cs="Times New Roman"/>
        </w:rPr>
      </w:pPr>
      <w:r w:rsidRPr="008E43E0">
        <w:rPr>
          <w:rFonts w:cs="Times New Roman"/>
        </w:rPr>
        <w:t>In the CE interview and Diary</w:t>
      </w:r>
      <w:r>
        <w:rPr>
          <w:rFonts w:cs="Times New Roman"/>
        </w:rPr>
        <w:t xml:space="preserve"> samples</w:t>
      </w:r>
      <w:r w:rsidRPr="008E43E0">
        <w:rPr>
          <w:rFonts w:cs="Times New Roman"/>
        </w:rPr>
        <w:t xml:space="preserve">, there are about </w:t>
      </w:r>
      <w:r w:rsidR="000E59EF">
        <w:rPr>
          <w:rFonts w:cs="Times New Roman"/>
        </w:rPr>
        <w:t>3</w:t>
      </w:r>
      <w:r w:rsidR="000E59EF" w:rsidRPr="008E43E0">
        <w:rPr>
          <w:rFonts w:cs="Times New Roman"/>
        </w:rPr>
        <w:t xml:space="preserve"> </w:t>
      </w:r>
      <w:r>
        <w:rPr>
          <w:rFonts w:cs="Times New Roman"/>
        </w:rPr>
        <w:t xml:space="preserve">percentage points </w:t>
      </w:r>
      <w:r w:rsidRPr="008E43E0">
        <w:rPr>
          <w:rFonts w:cs="Times New Roman"/>
        </w:rPr>
        <w:t xml:space="preserve">fewer individuals with a GED and </w:t>
      </w:r>
      <w:r w:rsidR="000E59EF">
        <w:rPr>
          <w:rFonts w:cs="Times New Roman"/>
        </w:rPr>
        <w:t xml:space="preserve">2 </w:t>
      </w:r>
      <w:r>
        <w:rPr>
          <w:rFonts w:cs="Times New Roman"/>
        </w:rPr>
        <w:t>percentage points</w:t>
      </w:r>
      <w:r w:rsidRPr="008E43E0">
        <w:rPr>
          <w:rFonts w:cs="Times New Roman"/>
        </w:rPr>
        <w:t xml:space="preserve"> fewer individuals with an advanced degree (Master, Ph</w:t>
      </w:r>
      <w:r>
        <w:rPr>
          <w:rFonts w:cs="Times New Roman"/>
        </w:rPr>
        <w:t>.D.,</w:t>
      </w:r>
      <w:r w:rsidRPr="008E43E0">
        <w:rPr>
          <w:rFonts w:cs="Times New Roman"/>
        </w:rPr>
        <w:t xml:space="preserve"> or similar) compared to the ATUS, but </w:t>
      </w:r>
      <w:r>
        <w:rPr>
          <w:rFonts w:cs="Times New Roman"/>
        </w:rPr>
        <w:t>a greater</w:t>
      </w:r>
      <w:r w:rsidRPr="008E43E0">
        <w:rPr>
          <w:rFonts w:cs="Times New Roman"/>
        </w:rPr>
        <w:t xml:space="preserve"> presence of individuals with only </w:t>
      </w:r>
      <w:r>
        <w:rPr>
          <w:rFonts w:cs="Times New Roman"/>
        </w:rPr>
        <w:t>s</w:t>
      </w:r>
      <w:r w:rsidRPr="008E43E0">
        <w:rPr>
          <w:rFonts w:cs="Times New Roman"/>
        </w:rPr>
        <w:t>ome college education (3</w:t>
      </w:r>
      <w:r w:rsidR="000E59EF">
        <w:rPr>
          <w:rFonts w:cs="Times New Roman"/>
        </w:rPr>
        <w:t>–</w:t>
      </w:r>
      <w:r w:rsidRPr="008E43E0">
        <w:rPr>
          <w:rFonts w:cs="Times New Roman"/>
        </w:rPr>
        <w:t xml:space="preserve">4 </w:t>
      </w:r>
      <w:r>
        <w:rPr>
          <w:rFonts w:cs="Times New Roman"/>
        </w:rPr>
        <w:t>percentage points</w:t>
      </w:r>
      <w:r w:rsidRPr="008E43E0">
        <w:rPr>
          <w:rFonts w:cs="Times New Roman"/>
        </w:rPr>
        <w:t xml:space="preserve"> higher)</w:t>
      </w:r>
    </w:p>
    <w:p w14:paraId="5509E636" w14:textId="2FA5C5D1" w:rsidR="001B5934" w:rsidRPr="008E43E0" w:rsidRDefault="001B5934" w:rsidP="001B5934">
      <w:pPr>
        <w:pStyle w:val="ListParagraph"/>
        <w:numPr>
          <w:ilvl w:val="0"/>
          <w:numId w:val="12"/>
        </w:numPr>
        <w:spacing w:before="240" w:after="160"/>
        <w:rPr>
          <w:rFonts w:cs="Times New Roman"/>
        </w:rPr>
      </w:pPr>
      <w:r>
        <w:rPr>
          <w:rFonts w:cs="Times New Roman"/>
        </w:rPr>
        <w:t>A</w:t>
      </w:r>
      <w:r w:rsidRPr="008E43E0">
        <w:rPr>
          <w:rFonts w:cs="Times New Roman"/>
        </w:rPr>
        <w:t xml:space="preserve"> slightly larger proportion of individuals in households with children in the CE </w:t>
      </w:r>
      <w:r>
        <w:rPr>
          <w:rFonts w:cs="Times New Roman"/>
        </w:rPr>
        <w:t>than</w:t>
      </w:r>
      <w:r w:rsidRPr="008E43E0">
        <w:rPr>
          <w:rFonts w:cs="Times New Roman"/>
        </w:rPr>
        <w:t xml:space="preserve"> </w:t>
      </w:r>
      <w:r w:rsidR="009627AB">
        <w:rPr>
          <w:rFonts w:cs="Times New Roman"/>
        </w:rPr>
        <w:t xml:space="preserve">in </w:t>
      </w:r>
      <w:r w:rsidR="000E59EF">
        <w:rPr>
          <w:rFonts w:cs="Times New Roman"/>
        </w:rPr>
        <w:t xml:space="preserve">the </w:t>
      </w:r>
      <w:r w:rsidRPr="008E43E0">
        <w:rPr>
          <w:rFonts w:cs="Times New Roman"/>
        </w:rPr>
        <w:t>ATUS.</w:t>
      </w:r>
    </w:p>
    <w:p w14:paraId="77D18778" w14:textId="239985CA" w:rsidR="001B5934" w:rsidRPr="008E43E0" w:rsidRDefault="001B5934" w:rsidP="001B5934">
      <w:pPr>
        <w:pStyle w:val="ListParagraph"/>
        <w:numPr>
          <w:ilvl w:val="0"/>
          <w:numId w:val="12"/>
        </w:numPr>
        <w:spacing w:before="240" w:after="160"/>
        <w:rPr>
          <w:rFonts w:cs="Times New Roman"/>
        </w:rPr>
      </w:pPr>
      <w:r>
        <w:rPr>
          <w:rFonts w:cs="Times New Roman"/>
        </w:rPr>
        <w:t>A</w:t>
      </w:r>
      <w:r w:rsidRPr="008E43E0">
        <w:rPr>
          <w:rFonts w:cs="Times New Roman"/>
        </w:rPr>
        <w:t xml:space="preserve"> </w:t>
      </w:r>
      <w:r>
        <w:rPr>
          <w:rFonts w:cs="Times New Roman"/>
        </w:rPr>
        <w:t>higher</w:t>
      </w:r>
      <w:r w:rsidRPr="008E43E0">
        <w:rPr>
          <w:rFonts w:cs="Times New Roman"/>
        </w:rPr>
        <w:t xml:space="preserve"> </w:t>
      </w:r>
      <w:r>
        <w:rPr>
          <w:rFonts w:cs="Times New Roman"/>
        </w:rPr>
        <w:t>share</w:t>
      </w:r>
      <w:r w:rsidRPr="008E43E0">
        <w:rPr>
          <w:rFonts w:cs="Times New Roman"/>
        </w:rPr>
        <w:t xml:space="preserve"> of homeowners (4.5</w:t>
      </w:r>
      <w:r>
        <w:rPr>
          <w:rFonts w:cs="Times New Roman"/>
        </w:rPr>
        <w:t xml:space="preserve"> </w:t>
      </w:r>
      <w:r w:rsidRPr="008E43E0">
        <w:rPr>
          <w:rFonts w:cs="Times New Roman"/>
        </w:rPr>
        <w:t>p</w:t>
      </w:r>
      <w:r>
        <w:rPr>
          <w:rFonts w:cs="Times New Roman"/>
        </w:rPr>
        <w:t xml:space="preserve">ercentage </w:t>
      </w:r>
      <w:r w:rsidRPr="008E43E0">
        <w:rPr>
          <w:rFonts w:cs="Times New Roman"/>
        </w:rPr>
        <w:t>p</w:t>
      </w:r>
      <w:r>
        <w:rPr>
          <w:rFonts w:cs="Times New Roman"/>
        </w:rPr>
        <w:t>oints more</w:t>
      </w:r>
      <w:r w:rsidRPr="008E43E0">
        <w:rPr>
          <w:rFonts w:cs="Times New Roman"/>
        </w:rPr>
        <w:t xml:space="preserve">) in the ATUS </w:t>
      </w:r>
      <w:r w:rsidR="009627AB">
        <w:rPr>
          <w:rFonts w:cs="Times New Roman"/>
        </w:rPr>
        <w:t>than</w:t>
      </w:r>
      <w:r w:rsidRPr="008E43E0">
        <w:rPr>
          <w:rFonts w:cs="Times New Roman"/>
        </w:rPr>
        <w:t xml:space="preserve"> </w:t>
      </w:r>
      <w:r w:rsidR="000E59EF">
        <w:rPr>
          <w:rFonts w:cs="Times New Roman"/>
        </w:rPr>
        <w:t xml:space="preserve">the </w:t>
      </w:r>
      <w:r w:rsidRPr="008E43E0">
        <w:rPr>
          <w:rFonts w:cs="Times New Roman"/>
        </w:rPr>
        <w:t>CE.</w:t>
      </w:r>
    </w:p>
    <w:p w14:paraId="3C470F57" w14:textId="1962BDB7" w:rsidR="001B5934" w:rsidRPr="008E43E0" w:rsidRDefault="001B5934" w:rsidP="001B5934">
      <w:pPr>
        <w:pStyle w:val="ListParagraph"/>
        <w:numPr>
          <w:ilvl w:val="0"/>
          <w:numId w:val="12"/>
        </w:numPr>
        <w:spacing w:before="240" w:after="160"/>
        <w:rPr>
          <w:rFonts w:cs="Times New Roman"/>
        </w:rPr>
      </w:pPr>
      <w:r w:rsidRPr="008E43E0">
        <w:rPr>
          <w:rFonts w:cs="Times New Roman"/>
        </w:rPr>
        <w:t xml:space="preserve">There are some differences in the distribution of individuals across </w:t>
      </w:r>
      <w:r w:rsidR="000E59EF">
        <w:rPr>
          <w:rFonts w:cs="Times New Roman"/>
        </w:rPr>
        <w:t xml:space="preserve">annual </w:t>
      </w:r>
      <w:r w:rsidRPr="008E43E0">
        <w:rPr>
          <w:rFonts w:cs="Times New Roman"/>
        </w:rPr>
        <w:t xml:space="preserve">income levels, </w:t>
      </w:r>
      <w:r>
        <w:rPr>
          <w:rFonts w:cs="Times New Roman"/>
        </w:rPr>
        <w:t>e</w:t>
      </w:r>
      <w:r w:rsidRPr="008E43E0">
        <w:rPr>
          <w:rFonts w:cs="Times New Roman"/>
        </w:rPr>
        <w:t xml:space="preserve">specially for those in the </w:t>
      </w:r>
      <w:r w:rsidR="000E59EF">
        <w:rPr>
          <w:rFonts w:cs="Times New Roman"/>
        </w:rPr>
        <w:t>$</w:t>
      </w:r>
      <w:r w:rsidRPr="008E43E0">
        <w:rPr>
          <w:rFonts w:cs="Times New Roman"/>
        </w:rPr>
        <w:t>100</w:t>
      </w:r>
      <w:r w:rsidR="00B948A3">
        <w:rPr>
          <w:rFonts w:cs="Times New Roman"/>
        </w:rPr>
        <w:t>K</w:t>
      </w:r>
      <w:r w:rsidR="000E59EF">
        <w:rPr>
          <w:rFonts w:cs="Times New Roman"/>
        </w:rPr>
        <w:t>–</w:t>
      </w:r>
      <w:r w:rsidRPr="008E43E0">
        <w:rPr>
          <w:rFonts w:cs="Times New Roman"/>
        </w:rPr>
        <w:t>150</w:t>
      </w:r>
      <w:r w:rsidR="00B948A3">
        <w:rPr>
          <w:rFonts w:cs="Times New Roman"/>
        </w:rPr>
        <w:t>K</w:t>
      </w:r>
      <w:r w:rsidRPr="008E43E0">
        <w:rPr>
          <w:rFonts w:cs="Times New Roman"/>
        </w:rPr>
        <w:t xml:space="preserve"> bracket.</w:t>
      </w:r>
    </w:p>
    <w:p w14:paraId="0D24431E" w14:textId="1135BADA" w:rsidR="001B5934" w:rsidRDefault="001B5934" w:rsidP="001B5934">
      <w:pPr>
        <w:spacing w:before="240"/>
      </w:pPr>
      <w:r w:rsidRPr="008E43E0">
        <w:t xml:space="preserve">While these differences may seem </w:t>
      </w:r>
      <w:r>
        <w:t>notable</w:t>
      </w:r>
      <w:r w:rsidRPr="008E43E0">
        <w:t xml:space="preserve"> individually, the </w:t>
      </w:r>
      <w:r>
        <w:t xml:space="preserve">overall differences in sample composition </w:t>
      </w:r>
      <w:r w:rsidRPr="008E43E0">
        <w:t xml:space="preserve">are not as pronounced. For instance, </w:t>
      </w:r>
      <w:r w:rsidR="00DA0AFC" w:rsidRPr="008E43E0">
        <w:t xml:space="preserve">Figure </w:t>
      </w:r>
      <w:r w:rsidR="00DA0AFC">
        <w:rPr>
          <w:noProof/>
        </w:rPr>
        <w:t>3</w:t>
      </w:r>
      <w:r w:rsidR="00DA0AFC">
        <w:noBreakHyphen/>
      </w:r>
      <w:r w:rsidR="00DA0AFC">
        <w:rPr>
          <w:noProof/>
        </w:rPr>
        <w:t>1</w:t>
      </w:r>
      <w:r w:rsidR="007775D1">
        <w:t xml:space="preserve"> </w:t>
      </w:r>
      <w:r>
        <w:t>plots the kernel density of the first principal component built on all selected characteristics, which</w:t>
      </w:r>
      <w:r w:rsidRPr="008E43E0">
        <w:t xml:space="preserve"> is used later for matching. </w:t>
      </w:r>
      <w:r>
        <w:t xml:space="preserve">Since a principal component is a linear combination of characteristics that explain most of the variation of the data, it can be used as a simple </w:t>
      </w:r>
      <w:r>
        <w:lastRenderedPageBreak/>
        <w:t xml:space="preserve">approach to compare the balance across two datasets. This use of principal component analysis is similar to applying propensity scores for matching and balancing assessments in the policy evaluation literature. </w:t>
      </w:r>
      <w:r w:rsidRPr="008E43E0">
        <w:t xml:space="preserve">Although some differences in the densities </w:t>
      </w:r>
      <w:r>
        <w:t>exist</w:t>
      </w:r>
      <w:r w:rsidRPr="008E43E0">
        <w:t>, they follow each other closely, suggesting good balance across all surveys.</w:t>
      </w:r>
    </w:p>
    <w:p w14:paraId="7B32743D" w14:textId="77777777" w:rsidR="000E59EF" w:rsidRPr="008E43E0" w:rsidRDefault="000E59EF" w:rsidP="001B5934">
      <w:pPr>
        <w:spacing w:before="240"/>
      </w:pPr>
    </w:p>
    <w:p w14:paraId="432F8674" w14:textId="654B7FF1" w:rsidR="001B5934" w:rsidRPr="008E43E0" w:rsidRDefault="001B5934" w:rsidP="001B5934">
      <w:pPr>
        <w:pStyle w:val="Caption"/>
      </w:pPr>
      <w:bookmarkStart w:id="34" w:name="_Ref124932070"/>
      <w:bookmarkStart w:id="35" w:name="_Toc158095565"/>
      <w:r w:rsidRPr="008E43E0">
        <w:t xml:space="preserve">Figure </w:t>
      </w:r>
      <w:fldSimple w:instr=" STYLEREF 1 \s ">
        <w:r w:rsidR="00083AB3">
          <w:rPr>
            <w:noProof/>
          </w:rPr>
          <w:t>3</w:t>
        </w:r>
      </w:fldSimple>
      <w:r w:rsidR="00083AB3">
        <w:noBreakHyphen/>
      </w:r>
      <w:fldSimple w:instr=" SEQ Figure \* ARABIC \s 1 ">
        <w:r w:rsidR="00083AB3">
          <w:rPr>
            <w:noProof/>
          </w:rPr>
          <w:t>1</w:t>
        </w:r>
      </w:fldSimple>
      <w:bookmarkEnd w:id="34"/>
      <w:r w:rsidRPr="008E43E0">
        <w:t xml:space="preserve"> Density </w:t>
      </w:r>
      <w:r>
        <w:t>of the f</w:t>
      </w:r>
      <w:r w:rsidRPr="008E43E0">
        <w:t xml:space="preserve">irst </w:t>
      </w:r>
      <w:r>
        <w:t>p</w:t>
      </w:r>
      <w:r w:rsidRPr="008E43E0">
        <w:t xml:space="preserve">rincipal </w:t>
      </w:r>
      <w:r>
        <w:t>c</w:t>
      </w:r>
      <w:r w:rsidRPr="008E43E0">
        <w:t>omponent</w:t>
      </w:r>
      <w:bookmarkEnd w:id="35"/>
    </w:p>
    <w:p w14:paraId="1145DE98" w14:textId="77777777" w:rsidR="001B5934" w:rsidRDefault="001B5934" w:rsidP="001B5934">
      <w:pPr>
        <w:spacing w:before="240"/>
        <w:jc w:val="both"/>
      </w:pPr>
      <w:r w:rsidRPr="008E43E0">
        <w:rPr>
          <w:noProof/>
        </w:rPr>
        <w:drawing>
          <wp:inline distT="0" distB="0" distL="0" distR="0" wp14:anchorId="6FEFBB1A" wp14:editId="5AE9C55C">
            <wp:extent cx="4237631" cy="2825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1995" cy="2827997"/>
                    </a:xfrm>
                    <a:prstGeom prst="rect">
                      <a:avLst/>
                    </a:prstGeom>
                    <a:noFill/>
                    <a:ln>
                      <a:noFill/>
                    </a:ln>
                  </pic:spPr>
                </pic:pic>
              </a:graphicData>
            </a:graphic>
          </wp:inline>
        </w:drawing>
      </w:r>
    </w:p>
    <w:p w14:paraId="40792783" w14:textId="7D146897" w:rsidR="001B5934" w:rsidRPr="00B73FBA" w:rsidRDefault="001B5934" w:rsidP="001B5934">
      <w:pPr>
        <w:spacing w:before="240"/>
        <w:jc w:val="both"/>
        <w:rPr>
          <w:sz w:val="20"/>
          <w:szCs w:val="18"/>
        </w:rPr>
      </w:pPr>
      <w:r w:rsidRPr="00B73FBA">
        <w:rPr>
          <w:i/>
          <w:sz w:val="20"/>
          <w:szCs w:val="18"/>
        </w:rPr>
        <w:t>Note</w:t>
      </w:r>
      <w:r w:rsidRPr="00B73FBA">
        <w:rPr>
          <w:sz w:val="20"/>
          <w:szCs w:val="18"/>
        </w:rPr>
        <w:t xml:space="preserve">: For </w:t>
      </w:r>
      <w:r>
        <w:rPr>
          <w:sz w:val="20"/>
          <w:szCs w:val="18"/>
        </w:rPr>
        <w:t xml:space="preserve">the </w:t>
      </w:r>
      <w:r w:rsidRPr="00B73FBA">
        <w:rPr>
          <w:sz w:val="20"/>
          <w:szCs w:val="18"/>
        </w:rPr>
        <w:t>CE interview, and CE Diary, the plot corresponds to all quarters</w:t>
      </w:r>
      <w:r>
        <w:rPr>
          <w:sz w:val="20"/>
          <w:szCs w:val="18"/>
        </w:rPr>
        <w:t>’</w:t>
      </w:r>
      <w:r w:rsidRPr="00B73FBA">
        <w:rPr>
          <w:sz w:val="20"/>
          <w:szCs w:val="18"/>
        </w:rPr>
        <w:t xml:space="preserve"> pooled information</w:t>
      </w:r>
    </w:p>
    <w:p w14:paraId="02EDB292" w14:textId="77777777" w:rsidR="001B5934" w:rsidRDefault="001B5934" w:rsidP="001B5934">
      <w:pPr>
        <w:pStyle w:val="Heading4"/>
      </w:pPr>
      <w:r>
        <w:t>Imputation by matching</w:t>
      </w:r>
    </w:p>
    <w:p w14:paraId="73E846AE" w14:textId="77777777" w:rsidR="001B5934" w:rsidRDefault="001B5934" w:rsidP="001B5934">
      <w:pPr>
        <w:pStyle w:val="Heading5"/>
      </w:pPr>
      <w:r>
        <w:t>Variables and cell construction</w:t>
      </w:r>
    </w:p>
    <w:p w14:paraId="30EC7188" w14:textId="16C4E54C" w:rsidR="001B5934" w:rsidRPr="00E66104" w:rsidRDefault="001B5934" w:rsidP="001B5934">
      <w:pPr>
        <w:spacing w:before="120" w:after="0"/>
        <w:rPr>
          <w:rFonts w:eastAsiaTheme="minorEastAsia" w:cs="Times New Roman"/>
        </w:rPr>
      </w:pPr>
      <w:r>
        <w:t>We</w:t>
      </w:r>
      <w:r w:rsidRPr="008E43E0">
        <w:t xml:space="preserve"> </w:t>
      </w:r>
      <w:r>
        <w:t>describe</w:t>
      </w:r>
      <w:r w:rsidRPr="008E43E0">
        <w:t xml:space="preserve"> </w:t>
      </w:r>
      <w:r>
        <w:t>the</w:t>
      </w:r>
      <w:r w:rsidRPr="008E43E0">
        <w:t xml:space="preserve"> variables used </w:t>
      </w:r>
      <w:r>
        <w:t>to implement</w:t>
      </w:r>
      <w:r w:rsidRPr="008E43E0">
        <w:t xml:space="preserve"> the matching algorithm and propensity score </w:t>
      </w:r>
      <w:r>
        <w:t xml:space="preserve">estimation in </w:t>
      </w:r>
      <w:r w:rsidR="00DA0AFC" w:rsidRPr="008E43E0">
        <w:t xml:space="preserve">Table </w:t>
      </w:r>
      <w:r w:rsidR="00DA0AFC">
        <w:rPr>
          <w:noProof/>
        </w:rPr>
        <w:t>3</w:t>
      </w:r>
      <w:r w:rsidR="00DA0AFC">
        <w:noBreakHyphen/>
      </w:r>
      <w:r w:rsidR="00DA0AFC">
        <w:rPr>
          <w:noProof/>
        </w:rPr>
        <w:t>4</w:t>
      </w:r>
      <w:r w:rsidRPr="008E43E0">
        <w:t xml:space="preserve">. </w:t>
      </w:r>
      <w:r>
        <w:t>P</w:t>
      </w:r>
      <w:r w:rsidRPr="008E43E0">
        <w:t>ropensity score</w:t>
      </w:r>
      <w:r>
        <w:t xml:space="preserve"> estimation was conducted by interacting </w:t>
      </w:r>
      <w:r w:rsidRPr="008E43E0">
        <w:t>all variables with gender</w:t>
      </w:r>
      <w:r>
        <w:t xml:space="preserve"> and the </w:t>
      </w:r>
      <w:r w:rsidRPr="008E43E0">
        <w:t>presence of children.</w:t>
      </w:r>
      <w:r>
        <w:t xml:space="preserve"> We can classify the variables used in the process into three groups: principal strata, secondary strata, and others. A p</w:t>
      </w:r>
      <w:r>
        <w:rPr>
          <w:color w:val="000000"/>
        </w:rPr>
        <w:t xml:space="preserve">rincipal strata variable is kept in all rounds of matching. In our application, all statistical twins in the match are defined within the cells </w:t>
      </w:r>
      <w:r w:rsidR="00C243C8">
        <w:rPr>
          <w:color w:val="000000"/>
        </w:rPr>
        <w:t>“</w:t>
      </w:r>
      <w:r>
        <w:rPr>
          <w:color w:val="000000"/>
        </w:rPr>
        <w:t>men with children,</w:t>
      </w:r>
      <w:r w:rsidR="00C243C8">
        <w:rPr>
          <w:color w:val="000000"/>
        </w:rPr>
        <w:t>”</w:t>
      </w:r>
      <w:r>
        <w:rPr>
          <w:color w:val="000000"/>
        </w:rPr>
        <w:t xml:space="preserve"> </w:t>
      </w:r>
      <w:r w:rsidR="00C243C8">
        <w:rPr>
          <w:color w:val="000000"/>
        </w:rPr>
        <w:t>“</w:t>
      </w:r>
      <w:r>
        <w:rPr>
          <w:color w:val="000000"/>
        </w:rPr>
        <w:t>men without children,</w:t>
      </w:r>
      <w:r w:rsidR="00C243C8">
        <w:rPr>
          <w:color w:val="000000"/>
        </w:rPr>
        <w:t>”</w:t>
      </w:r>
      <w:r>
        <w:rPr>
          <w:color w:val="000000"/>
        </w:rPr>
        <w:t xml:space="preserve"> </w:t>
      </w:r>
      <w:r w:rsidR="00C243C8">
        <w:rPr>
          <w:color w:val="000000"/>
        </w:rPr>
        <w:t>“</w:t>
      </w:r>
      <w:r>
        <w:rPr>
          <w:color w:val="000000"/>
        </w:rPr>
        <w:t>women with children,</w:t>
      </w:r>
      <w:r w:rsidR="00C243C8">
        <w:rPr>
          <w:color w:val="000000"/>
        </w:rPr>
        <w:t>”</w:t>
      </w:r>
      <w:r>
        <w:rPr>
          <w:color w:val="000000"/>
        </w:rPr>
        <w:t xml:space="preserve"> and </w:t>
      </w:r>
      <w:r w:rsidR="00C243C8">
        <w:rPr>
          <w:color w:val="000000"/>
        </w:rPr>
        <w:t>“</w:t>
      </w:r>
      <w:r>
        <w:rPr>
          <w:color w:val="000000"/>
        </w:rPr>
        <w:t>women without children.</w:t>
      </w:r>
      <w:r w:rsidR="00C243C8">
        <w:rPr>
          <w:color w:val="000000"/>
        </w:rPr>
        <w:t>”</w:t>
      </w:r>
      <w:r>
        <w:rPr>
          <w:color w:val="000000"/>
        </w:rPr>
        <w:t xml:space="preserve"> We retained s</w:t>
      </w:r>
      <w:r w:rsidRPr="004C480C">
        <w:rPr>
          <w:color w:val="000000"/>
        </w:rPr>
        <w:t>econdary strata variable</w:t>
      </w:r>
      <w:r>
        <w:rPr>
          <w:color w:val="000000"/>
        </w:rPr>
        <w:t>s</w:t>
      </w:r>
      <w:r w:rsidRPr="004C480C">
        <w:rPr>
          <w:color w:val="000000"/>
        </w:rPr>
        <w:t xml:space="preserve"> in the first 12 rounds of matches, which, as shown below, encompass </w:t>
      </w:r>
      <w:r>
        <w:rPr>
          <w:color w:val="000000"/>
        </w:rPr>
        <w:t>most</w:t>
      </w:r>
      <w:r w:rsidRPr="004C480C">
        <w:rPr>
          <w:color w:val="000000"/>
        </w:rPr>
        <w:t xml:space="preserve"> observations.</w:t>
      </w:r>
      <w:r>
        <w:rPr>
          <w:color w:val="000000"/>
        </w:rPr>
        <w:t xml:space="preserve"> </w:t>
      </w:r>
      <w:r>
        <w:rPr>
          <w:rFonts w:eastAsiaTheme="minorEastAsia" w:cs="Times New Roman"/>
        </w:rPr>
        <w:t>We chose these strata variables because the differences in household production among these subgroups are known to be sizeable. Finally, v</w:t>
      </w:r>
      <w:r>
        <w:rPr>
          <w:color w:val="000000"/>
        </w:rPr>
        <w:t xml:space="preserve">ariables classified as </w:t>
      </w:r>
      <w:r w:rsidR="00C243C8">
        <w:rPr>
          <w:color w:val="000000"/>
        </w:rPr>
        <w:t>“</w:t>
      </w:r>
      <w:r>
        <w:rPr>
          <w:color w:val="000000"/>
        </w:rPr>
        <w:t>Other</w:t>
      </w:r>
      <w:r w:rsidR="00C243C8">
        <w:rPr>
          <w:color w:val="000000"/>
        </w:rPr>
        <w:t>”</w:t>
      </w:r>
      <w:r>
        <w:rPr>
          <w:color w:val="000000"/>
        </w:rPr>
        <w:t xml:space="preserve"> are used more flexibly in the matching process to define subgroups.</w:t>
      </w:r>
    </w:p>
    <w:p w14:paraId="79CC4399" w14:textId="4800A3C7" w:rsidR="001B5934" w:rsidRDefault="00321B47" w:rsidP="000E7F47">
      <w:pPr>
        <w:spacing w:after="0" w:line="240" w:lineRule="auto"/>
      </w:pPr>
      <w:bookmarkStart w:id="36" w:name="_Ref124932224"/>
      <w:r>
        <w:br w:type="page"/>
      </w:r>
      <w:bookmarkStart w:id="37" w:name="_Toc158095543"/>
      <w:r w:rsidR="001B5934" w:rsidRPr="008E43E0">
        <w:lastRenderedPageBreak/>
        <w:t xml:space="preserve">Table </w:t>
      </w:r>
      <w:fldSimple w:instr=" STYLEREF 1 \s ">
        <w:r w:rsidR="006C1E92">
          <w:rPr>
            <w:noProof/>
          </w:rPr>
          <w:t>3</w:t>
        </w:r>
      </w:fldSimple>
      <w:r w:rsidR="006C1E92">
        <w:noBreakHyphen/>
      </w:r>
      <w:fldSimple w:instr=" SEQ Table \* ARABIC \s 1 ">
        <w:r w:rsidR="006C1E92">
          <w:rPr>
            <w:noProof/>
          </w:rPr>
          <w:t>4</w:t>
        </w:r>
      </w:fldSimple>
      <w:bookmarkEnd w:id="36"/>
      <w:r w:rsidR="001B5934" w:rsidRPr="008E43E0">
        <w:t xml:space="preserve"> Variables</w:t>
      </w:r>
      <w:r w:rsidR="001B5934">
        <w:t xml:space="preserve"> used in matching and propensity score estimation</w:t>
      </w:r>
      <w:bookmarkEnd w:id="37"/>
    </w:p>
    <w:tbl>
      <w:tblPr>
        <w:tblW w:w="5000" w:type="pct"/>
        <w:tblLook w:val="04A0" w:firstRow="1" w:lastRow="0" w:firstColumn="1" w:lastColumn="0" w:noHBand="0" w:noVBand="1"/>
      </w:tblPr>
      <w:tblGrid>
        <w:gridCol w:w="3129"/>
        <w:gridCol w:w="6221"/>
      </w:tblGrid>
      <w:tr w:rsidR="001B5934" w:rsidRPr="00CA29F9" w14:paraId="030D7043" w14:textId="77777777" w:rsidTr="00B4745D">
        <w:trPr>
          <w:trHeight w:val="300"/>
          <w:tblHeader/>
        </w:trPr>
        <w:tc>
          <w:tcPr>
            <w:tcW w:w="1673" w:type="pct"/>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2C4A3294" w14:textId="77777777" w:rsidR="001B5934" w:rsidRPr="00CA29F9" w:rsidRDefault="001B5934" w:rsidP="00B4745D">
            <w:pPr>
              <w:spacing w:after="0" w:line="240" w:lineRule="auto"/>
              <w:jc w:val="center"/>
              <w:rPr>
                <w:rFonts w:eastAsia="Times New Roman" w:cs="Times New Roman"/>
                <w:b/>
                <w:bCs/>
                <w:color w:val="000000"/>
                <w:sz w:val="20"/>
              </w:rPr>
            </w:pPr>
            <w:r w:rsidRPr="00CA29F9">
              <w:rPr>
                <w:rFonts w:eastAsia="Times New Roman" w:cs="Times New Roman"/>
                <w:b/>
                <w:bCs/>
                <w:color w:val="000000"/>
                <w:sz w:val="20"/>
              </w:rPr>
              <w:t>Variable</w:t>
            </w:r>
          </w:p>
        </w:tc>
        <w:tc>
          <w:tcPr>
            <w:tcW w:w="3327" w:type="pct"/>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3583241E" w14:textId="77777777" w:rsidR="001B5934" w:rsidRPr="00CA29F9" w:rsidRDefault="001B5934" w:rsidP="00B4745D">
            <w:pPr>
              <w:spacing w:after="0" w:line="240" w:lineRule="auto"/>
              <w:jc w:val="center"/>
              <w:rPr>
                <w:rFonts w:eastAsia="Times New Roman" w:cs="Times New Roman"/>
                <w:b/>
                <w:bCs/>
                <w:color w:val="000000"/>
                <w:sz w:val="20"/>
              </w:rPr>
            </w:pPr>
            <w:r w:rsidRPr="00CA29F9">
              <w:rPr>
                <w:rFonts w:eastAsia="Times New Roman" w:cs="Times New Roman"/>
                <w:b/>
                <w:bCs/>
                <w:color w:val="000000"/>
                <w:sz w:val="20"/>
              </w:rPr>
              <w:t>Description</w:t>
            </w:r>
          </w:p>
        </w:tc>
      </w:tr>
      <w:tr w:rsidR="001B5934" w:rsidRPr="00CA29F9" w14:paraId="792DD3D2"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35987A41" w14:textId="77777777" w:rsidR="001B5934" w:rsidRPr="00CA29F9" w:rsidRDefault="001B5934" w:rsidP="00B4745D">
            <w:pPr>
              <w:spacing w:after="0" w:line="240" w:lineRule="auto"/>
              <w:rPr>
                <w:rFonts w:eastAsia="Times New Roman" w:cs="Times New Roman"/>
                <w:b/>
                <w:color w:val="000000"/>
                <w:sz w:val="20"/>
              </w:rPr>
            </w:pPr>
            <w:r w:rsidRPr="00CA29F9">
              <w:rPr>
                <w:rFonts w:eastAsia="Times New Roman" w:cs="Times New Roman"/>
                <w:b/>
                <w:color w:val="000000"/>
                <w:sz w:val="20"/>
              </w:rPr>
              <w:t>Principal Strata</w:t>
            </w:r>
          </w:p>
        </w:tc>
        <w:tc>
          <w:tcPr>
            <w:tcW w:w="3327" w:type="pct"/>
            <w:tcBorders>
              <w:top w:val="nil"/>
              <w:left w:val="single" w:sz="4" w:space="0" w:color="auto"/>
              <w:bottom w:val="nil"/>
              <w:right w:val="single" w:sz="4" w:space="0" w:color="auto"/>
            </w:tcBorders>
            <w:shd w:val="clear" w:color="auto" w:fill="D9D9D9" w:themeFill="background1" w:themeFillShade="D9"/>
            <w:noWrap/>
            <w:vAlign w:val="bottom"/>
            <w:hideMark/>
          </w:tcPr>
          <w:p w14:paraId="3596E722" w14:textId="77777777" w:rsidR="001B5934" w:rsidRPr="00CA29F9" w:rsidRDefault="001B5934" w:rsidP="00B4745D">
            <w:pPr>
              <w:spacing w:after="0" w:line="240" w:lineRule="auto"/>
              <w:rPr>
                <w:rFonts w:ascii="Calibri" w:eastAsia="Times New Roman" w:hAnsi="Calibri" w:cs="Calibri"/>
                <w:b/>
                <w:color w:val="000000"/>
                <w:sz w:val="20"/>
              </w:rPr>
            </w:pPr>
            <w:r w:rsidRPr="00CA29F9">
              <w:rPr>
                <w:rFonts w:ascii="Calibri" w:eastAsia="Times New Roman" w:hAnsi="Calibri" w:cs="Calibri"/>
                <w:b/>
                <w:color w:val="000000"/>
                <w:sz w:val="20"/>
              </w:rPr>
              <w:t> </w:t>
            </w:r>
          </w:p>
        </w:tc>
      </w:tr>
      <w:tr w:rsidR="001B5934" w:rsidRPr="00CA29F9" w14:paraId="08038C29"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6E2422A3" w14:textId="77777777" w:rsidR="001B5934" w:rsidRPr="00CA29F9" w:rsidRDefault="001B5934" w:rsidP="00B4745D">
            <w:pPr>
              <w:spacing w:after="0" w:line="240" w:lineRule="auto"/>
              <w:ind w:firstLineChars="100" w:firstLine="200"/>
              <w:rPr>
                <w:rFonts w:eastAsia="Times New Roman" w:cs="Times New Roman"/>
                <w:color w:val="000000"/>
                <w:sz w:val="20"/>
              </w:rPr>
            </w:pPr>
            <w:r w:rsidRPr="00CA29F9">
              <w:rPr>
                <w:rFonts w:eastAsia="Times New Roman" w:cs="Times New Roman"/>
                <w:color w:val="000000"/>
                <w:sz w:val="20"/>
              </w:rPr>
              <w:t>Gender</w:t>
            </w:r>
          </w:p>
        </w:tc>
        <w:tc>
          <w:tcPr>
            <w:tcW w:w="3327" w:type="pct"/>
            <w:tcBorders>
              <w:top w:val="nil"/>
              <w:left w:val="single" w:sz="4" w:space="0" w:color="auto"/>
              <w:bottom w:val="nil"/>
              <w:right w:val="single" w:sz="4" w:space="0" w:color="auto"/>
            </w:tcBorders>
            <w:shd w:val="clear" w:color="auto" w:fill="auto"/>
            <w:vAlign w:val="center"/>
            <w:hideMark/>
          </w:tcPr>
          <w:p w14:paraId="7B51B116"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Dummy for male/female</w:t>
            </w:r>
          </w:p>
        </w:tc>
      </w:tr>
      <w:tr w:rsidR="001B5934" w:rsidRPr="00CA29F9" w14:paraId="1A8C3030"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0B24BB6B" w14:textId="77777777" w:rsidR="001B5934" w:rsidRPr="00CA29F9" w:rsidRDefault="001B5934" w:rsidP="00B4745D">
            <w:pPr>
              <w:spacing w:after="0" w:line="240" w:lineRule="auto"/>
              <w:ind w:firstLineChars="100" w:firstLine="200"/>
              <w:rPr>
                <w:rFonts w:eastAsia="Times New Roman" w:cs="Times New Roman"/>
                <w:color w:val="000000"/>
                <w:sz w:val="20"/>
              </w:rPr>
            </w:pPr>
            <w:r w:rsidRPr="00CA29F9">
              <w:rPr>
                <w:rFonts w:eastAsia="Times New Roman" w:cs="Times New Roman"/>
                <w:color w:val="000000"/>
                <w:sz w:val="20"/>
              </w:rPr>
              <w:t>Co-residence with children</w:t>
            </w:r>
          </w:p>
        </w:tc>
        <w:tc>
          <w:tcPr>
            <w:tcW w:w="3327" w:type="pct"/>
            <w:tcBorders>
              <w:top w:val="nil"/>
              <w:left w:val="single" w:sz="4" w:space="0" w:color="auto"/>
              <w:bottom w:val="nil"/>
              <w:right w:val="single" w:sz="4" w:space="0" w:color="auto"/>
            </w:tcBorders>
            <w:shd w:val="clear" w:color="auto" w:fill="D9D9D9" w:themeFill="background1" w:themeFillShade="D9"/>
            <w:vAlign w:val="center"/>
            <w:hideMark/>
          </w:tcPr>
          <w:p w14:paraId="1B36A608" w14:textId="22D43846"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Dummy for any child 0</w:t>
            </w:r>
            <w:r w:rsidR="000E59EF">
              <w:rPr>
                <w:rFonts w:eastAsia="Times New Roman" w:cs="Times New Roman"/>
                <w:color w:val="000000"/>
                <w:sz w:val="20"/>
              </w:rPr>
              <w:t>–</w:t>
            </w:r>
            <w:r w:rsidRPr="00CA29F9">
              <w:rPr>
                <w:rFonts w:eastAsia="Times New Roman" w:cs="Times New Roman"/>
                <w:color w:val="000000"/>
                <w:sz w:val="20"/>
              </w:rPr>
              <w:t>17 in the household</w:t>
            </w:r>
          </w:p>
        </w:tc>
      </w:tr>
      <w:tr w:rsidR="001B5934" w:rsidRPr="00CA29F9" w14:paraId="6FEB4628"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0F216C85" w14:textId="77777777" w:rsidR="001B5934" w:rsidRPr="00CA29F9" w:rsidRDefault="001B5934" w:rsidP="00B4745D">
            <w:pPr>
              <w:spacing w:after="0" w:line="240" w:lineRule="auto"/>
              <w:rPr>
                <w:rFonts w:eastAsia="Times New Roman" w:cs="Times New Roman"/>
                <w:b/>
                <w:color w:val="000000"/>
                <w:sz w:val="20"/>
              </w:rPr>
            </w:pPr>
            <w:r w:rsidRPr="00CA29F9">
              <w:rPr>
                <w:rFonts w:eastAsia="Times New Roman" w:cs="Times New Roman"/>
                <w:b/>
                <w:color w:val="000000"/>
                <w:sz w:val="20"/>
              </w:rPr>
              <w:t xml:space="preserve">Secondary Strata </w:t>
            </w:r>
          </w:p>
        </w:tc>
        <w:tc>
          <w:tcPr>
            <w:tcW w:w="3327" w:type="pct"/>
            <w:tcBorders>
              <w:top w:val="nil"/>
              <w:left w:val="single" w:sz="4" w:space="0" w:color="auto"/>
              <w:bottom w:val="nil"/>
              <w:right w:val="single" w:sz="4" w:space="0" w:color="auto"/>
            </w:tcBorders>
            <w:shd w:val="clear" w:color="auto" w:fill="auto"/>
            <w:vAlign w:val="bottom"/>
            <w:hideMark/>
          </w:tcPr>
          <w:p w14:paraId="104CDDF2" w14:textId="77777777" w:rsidR="001B5934" w:rsidRPr="00CA29F9" w:rsidRDefault="001B5934" w:rsidP="00B4745D">
            <w:pPr>
              <w:spacing w:after="0" w:line="240" w:lineRule="auto"/>
              <w:rPr>
                <w:rFonts w:ascii="Calibri" w:eastAsia="Times New Roman" w:hAnsi="Calibri" w:cs="Calibri"/>
                <w:color w:val="000000"/>
                <w:sz w:val="20"/>
              </w:rPr>
            </w:pPr>
            <w:r w:rsidRPr="00CA29F9">
              <w:rPr>
                <w:rFonts w:ascii="Calibri" w:eastAsia="Times New Roman" w:hAnsi="Calibri" w:cs="Calibri"/>
                <w:color w:val="000000"/>
                <w:sz w:val="20"/>
              </w:rPr>
              <w:t> </w:t>
            </w:r>
          </w:p>
        </w:tc>
      </w:tr>
      <w:tr w:rsidR="001B5934" w:rsidRPr="00CA29F9" w14:paraId="10769D0A"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2FEF640B" w14:textId="77777777" w:rsidR="001B5934" w:rsidRPr="00CA29F9" w:rsidRDefault="001B5934" w:rsidP="00B4745D">
            <w:pPr>
              <w:spacing w:after="0" w:line="240" w:lineRule="auto"/>
              <w:ind w:firstLineChars="100" w:firstLine="200"/>
              <w:rPr>
                <w:rFonts w:eastAsia="Times New Roman" w:cs="Times New Roman"/>
                <w:color w:val="000000"/>
                <w:sz w:val="20"/>
              </w:rPr>
            </w:pPr>
            <w:r w:rsidRPr="00CA29F9">
              <w:rPr>
                <w:rFonts w:eastAsia="Times New Roman" w:cs="Times New Roman"/>
                <w:color w:val="000000"/>
                <w:sz w:val="20"/>
              </w:rPr>
              <w:t>Employment status</w:t>
            </w:r>
          </w:p>
        </w:tc>
        <w:tc>
          <w:tcPr>
            <w:tcW w:w="3327" w:type="pct"/>
            <w:tcBorders>
              <w:top w:val="nil"/>
              <w:left w:val="single" w:sz="4" w:space="0" w:color="auto"/>
              <w:bottom w:val="nil"/>
              <w:right w:val="single" w:sz="4" w:space="0" w:color="auto"/>
            </w:tcBorders>
            <w:shd w:val="clear" w:color="auto" w:fill="D9D9D9" w:themeFill="background1" w:themeFillShade="D9"/>
            <w:vAlign w:val="center"/>
            <w:hideMark/>
          </w:tcPr>
          <w:p w14:paraId="0DDDC90D"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Dummy for whether a person is currently employed or not</w:t>
            </w:r>
          </w:p>
        </w:tc>
      </w:tr>
      <w:tr w:rsidR="001B5934" w:rsidRPr="00CA29F9" w14:paraId="6DF03545"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31734DA5" w14:textId="77777777" w:rsidR="001B5934" w:rsidRPr="00CA29F9" w:rsidRDefault="001B5934" w:rsidP="00B4745D">
            <w:pPr>
              <w:spacing w:after="0" w:line="240" w:lineRule="auto"/>
              <w:ind w:firstLineChars="100" w:firstLine="200"/>
              <w:rPr>
                <w:rFonts w:eastAsia="Times New Roman" w:cs="Times New Roman"/>
                <w:color w:val="000000"/>
                <w:sz w:val="20"/>
              </w:rPr>
            </w:pPr>
            <w:r w:rsidRPr="00CA29F9">
              <w:rPr>
                <w:rFonts w:eastAsia="Times New Roman" w:cs="Times New Roman"/>
                <w:color w:val="000000"/>
                <w:sz w:val="20"/>
              </w:rPr>
              <w:t>Number of children (0,1,2,3+)</w:t>
            </w:r>
          </w:p>
        </w:tc>
        <w:tc>
          <w:tcPr>
            <w:tcW w:w="3327" w:type="pct"/>
            <w:tcBorders>
              <w:top w:val="nil"/>
              <w:left w:val="single" w:sz="4" w:space="0" w:color="auto"/>
              <w:bottom w:val="nil"/>
              <w:right w:val="single" w:sz="4" w:space="0" w:color="auto"/>
            </w:tcBorders>
            <w:shd w:val="clear" w:color="auto" w:fill="auto"/>
            <w:vAlign w:val="center"/>
            <w:hideMark/>
          </w:tcPr>
          <w:p w14:paraId="2F767195"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Dummies for the number of children in the household</w:t>
            </w:r>
          </w:p>
        </w:tc>
      </w:tr>
      <w:tr w:rsidR="001B5934" w:rsidRPr="00CA29F9" w14:paraId="69B612C6"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33389798" w14:textId="77777777" w:rsidR="001B5934" w:rsidRPr="00CA29F9" w:rsidRDefault="001B5934" w:rsidP="00B4745D">
            <w:pPr>
              <w:spacing w:after="0" w:line="240" w:lineRule="auto"/>
              <w:rPr>
                <w:rFonts w:eastAsia="Times New Roman" w:cs="Times New Roman"/>
                <w:b/>
                <w:color w:val="000000"/>
                <w:sz w:val="20"/>
              </w:rPr>
            </w:pPr>
            <w:r w:rsidRPr="00CA29F9">
              <w:rPr>
                <w:rFonts w:eastAsia="Times New Roman" w:cs="Times New Roman"/>
                <w:b/>
                <w:color w:val="000000"/>
                <w:sz w:val="20"/>
              </w:rPr>
              <w:t>Other Variables</w:t>
            </w:r>
          </w:p>
        </w:tc>
        <w:tc>
          <w:tcPr>
            <w:tcW w:w="3327" w:type="pct"/>
            <w:tcBorders>
              <w:top w:val="nil"/>
              <w:left w:val="single" w:sz="4" w:space="0" w:color="auto"/>
              <w:bottom w:val="nil"/>
              <w:right w:val="single" w:sz="4" w:space="0" w:color="auto"/>
            </w:tcBorders>
            <w:shd w:val="clear" w:color="auto" w:fill="D9D9D9" w:themeFill="background1" w:themeFillShade="D9"/>
            <w:vAlign w:val="bottom"/>
            <w:hideMark/>
          </w:tcPr>
          <w:p w14:paraId="1D1C820E" w14:textId="77777777" w:rsidR="001B5934" w:rsidRPr="00CA29F9" w:rsidRDefault="001B5934" w:rsidP="00B4745D">
            <w:pPr>
              <w:spacing w:after="0" w:line="240" w:lineRule="auto"/>
              <w:rPr>
                <w:rFonts w:ascii="Calibri" w:eastAsia="Times New Roman" w:hAnsi="Calibri" w:cs="Calibri"/>
                <w:b/>
                <w:color w:val="000000"/>
                <w:sz w:val="20"/>
              </w:rPr>
            </w:pPr>
            <w:r w:rsidRPr="00CA29F9">
              <w:rPr>
                <w:rFonts w:ascii="Calibri" w:eastAsia="Times New Roman" w:hAnsi="Calibri" w:cs="Calibri"/>
                <w:b/>
                <w:color w:val="000000"/>
                <w:sz w:val="20"/>
              </w:rPr>
              <w:t> </w:t>
            </w:r>
          </w:p>
        </w:tc>
      </w:tr>
      <w:tr w:rsidR="001B5934" w:rsidRPr="00CA29F9" w14:paraId="5E22ED76"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08FB1EE8" w14:textId="77777777" w:rsidR="001B5934" w:rsidRPr="00CA29F9" w:rsidRDefault="001B5934" w:rsidP="00B4745D">
            <w:pPr>
              <w:spacing w:after="0" w:line="240" w:lineRule="auto"/>
              <w:ind w:firstLineChars="100" w:firstLine="200"/>
              <w:rPr>
                <w:rFonts w:eastAsia="Times New Roman" w:cs="Times New Roman"/>
                <w:i/>
                <w:color w:val="000000"/>
                <w:sz w:val="20"/>
              </w:rPr>
            </w:pPr>
            <w:r w:rsidRPr="00CA29F9">
              <w:rPr>
                <w:rFonts w:eastAsia="Times New Roman" w:cs="Times New Roman"/>
                <w:i/>
                <w:color w:val="000000"/>
                <w:sz w:val="20"/>
              </w:rPr>
              <w:t>Own Characteristics</w:t>
            </w:r>
          </w:p>
        </w:tc>
        <w:tc>
          <w:tcPr>
            <w:tcW w:w="3327" w:type="pct"/>
            <w:tcBorders>
              <w:top w:val="nil"/>
              <w:left w:val="single" w:sz="4" w:space="0" w:color="auto"/>
              <w:bottom w:val="nil"/>
              <w:right w:val="single" w:sz="4" w:space="0" w:color="auto"/>
            </w:tcBorders>
            <w:shd w:val="clear" w:color="auto" w:fill="auto"/>
            <w:vAlign w:val="center"/>
            <w:hideMark/>
          </w:tcPr>
          <w:p w14:paraId="24DD701E"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Interviewed person</w:t>
            </w:r>
          </w:p>
        </w:tc>
      </w:tr>
      <w:tr w:rsidR="001B5934" w:rsidRPr="00CA29F9" w14:paraId="6AF5058F"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7CFCBB67"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Age</w:t>
            </w:r>
          </w:p>
        </w:tc>
        <w:tc>
          <w:tcPr>
            <w:tcW w:w="3327" w:type="pct"/>
            <w:tcBorders>
              <w:top w:val="nil"/>
              <w:left w:val="single" w:sz="4" w:space="0" w:color="auto"/>
              <w:bottom w:val="nil"/>
              <w:right w:val="single" w:sz="4" w:space="0" w:color="auto"/>
            </w:tcBorders>
            <w:shd w:val="clear" w:color="auto" w:fill="D9D9D9" w:themeFill="background1" w:themeFillShade="D9"/>
            <w:vAlign w:val="center"/>
            <w:hideMark/>
          </w:tcPr>
          <w:p w14:paraId="06AE6212"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Age in years</w:t>
            </w:r>
          </w:p>
        </w:tc>
      </w:tr>
      <w:tr w:rsidR="001B5934" w:rsidRPr="00CA29F9" w14:paraId="7C548AAE"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54E3218E"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Education level</w:t>
            </w:r>
          </w:p>
        </w:tc>
        <w:tc>
          <w:tcPr>
            <w:tcW w:w="3327" w:type="pct"/>
            <w:tcBorders>
              <w:top w:val="nil"/>
              <w:left w:val="single" w:sz="4" w:space="0" w:color="auto"/>
              <w:bottom w:val="nil"/>
              <w:right w:val="single" w:sz="4" w:space="0" w:color="auto"/>
            </w:tcBorders>
            <w:shd w:val="clear" w:color="auto" w:fill="auto"/>
            <w:vAlign w:val="center"/>
            <w:hideMark/>
          </w:tcPr>
          <w:p w14:paraId="288B1FED"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Level of education</w:t>
            </w:r>
          </w:p>
        </w:tc>
      </w:tr>
      <w:tr w:rsidR="001B5934" w:rsidRPr="00CA29F9" w14:paraId="73D9B3EF"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52592F45"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Self-employment status</w:t>
            </w:r>
          </w:p>
        </w:tc>
        <w:tc>
          <w:tcPr>
            <w:tcW w:w="3327" w:type="pct"/>
            <w:tcBorders>
              <w:top w:val="nil"/>
              <w:left w:val="single" w:sz="4" w:space="0" w:color="auto"/>
              <w:bottom w:val="nil"/>
              <w:right w:val="single" w:sz="4" w:space="0" w:color="auto"/>
            </w:tcBorders>
            <w:shd w:val="clear" w:color="auto" w:fill="auto"/>
            <w:vAlign w:val="center"/>
            <w:hideMark/>
          </w:tcPr>
          <w:p w14:paraId="42773FDC"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Dummy for self-employment</w:t>
            </w:r>
          </w:p>
        </w:tc>
      </w:tr>
      <w:tr w:rsidR="001B5934" w:rsidRPr="00CA29F9" w14:paraId="2B1A890E"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01D8CFF0"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Race</w:t>
            </w:r>
          </w:p>
        </w:tc>
        <w:tc>
          <w:tcPr>
            <w:tcW w:w="3327" w:type="pct"/>
            <w:tcBorders>
              <w:top w:val="nil"/>
              <w:left w:val="single" w:sz="4" w:space="0" w:color="auto"/>
              <w:bottom w:val="nil"/>
              <w:right w:val="single" w:sz="4" w:space="0" w:color="auto"/>
            </w:tcBorders>
            <w:shd w:val="clear" w:color="auto" w:fill="auto"/>
            <w:vAlign w:val="center"/>
            <w:hideMark/>
          </w:tcPr>
          <w:p w14:paraId="75ADE441"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White, Black, Hispanic, and other</w:t>
            </w:r>
          </w:p>
        </w:tc>
      </w:tr>
      <w:tr w:rsidR="001B5934" w:rsidRPr="00CA29F9" w14:paraId="15B71B49" w14:textId="77777777" w:rsidTr="00852FA9">
        <w:trPr>
          <w:trHeight w:val="566"/>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340896CF" w14:textId="77777777" w:rsidR="001B5934" w:rsidRPr="00CA29F9" w:rsidRDefault="001B5934" w:rsidP="00B4745D">
            <w:pPr>
              <w:spacing w:after="0" w:line="240" w:lineRule="auto"/>
              <w:ind w:firstLineChars="100" w:firstLine="200"/>
              <w:rPr>
                <w:rFonts w:eastAsia="Times New Roman" w:cs="Times New Roman"/>
                <w:i/>
                <w:color w:val="000000"/>
                <w:sz w:val="20"/>
              </w:rPr>
            </w:pPr>
            <w:r w:rsidRPr="00CA29F9">
              <w:rPr>
                <w:rFonts w:eastAsia="Times New Roman" w:cs="Times New Roman"/>
                <w:i/>
                <w:color w:val="000000"/>
                <w:sz w:val="20"/>
              </w:rPr>
              <w:t>Householder 1’s characteristics</w:t>
            </w:r>
          </w:p>
        </w:tc>
        <w:tc>
          <w:tcPr>
            <w:tcW w:w="3327" w:type="pct"/>
            <w:tcBorders>
              <w:top w:val="nil"/>
              <w:left w:val="single" w:sz="4" w:space="0" w:color="auto"/>
              <w:bottom w:val="nil"/>
              <w:right w:val="single" w:sz="4" w:space="0" w:color="auto"/>
            </w:tcBorders>
            <w:shd w:val="clear" w:color="auto" w:fill="D9D9D9" w:themeFill="background1" w:themeFillShade="D9"/>
            <w:vAlign w:val="center"/>
            <w:hideMark/>
          </w:tcPr>
          <w:p w14:paraId="488E49EE"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Husband in a couple-household, older male or female in a household with a single reference person, and male or female in a same-sex household</w:t>
            </w:r>
          </w:p>
        </w:tc>
      </w:tr>
      <w:tr w:rsidR="001B5934" w:rsidRPr="00CA29F9" w14:paraId="2006C2C5"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2C9E819C"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Gender</w:t>
            </w:r>
          </w:p>
        </w:tc>
        <w:tc>
          <w:tcPr>
            <w:tcW w:w="3327" w:type="pct"/>
            <w:tcBorders>
              <w:top w:val="nil"/>
              <w:left w:val="single" w:sz="4" w:space="0" w:color="auto"/>
              <w:bottom w:val="nil"/>
              <w:right w:val="single" w:sz="4" w:space="0" w:color="auto"/>
            </w:tcBorders>
            <w:shd w:val="clear" w:color="auto" w:fill="auto"/>
            <w:vAlign w:val="center"/>
            <w:hideMark/>
          </w:tcPr>
          <w:p w14:paraId="57DEF917"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Dummy for male/female</w:t>
            </w:r>
          </w:p>
        </w:tc>
      </w:tr>
      <w:tr w:rsidR="001B5934" w:rsidRPr="00CA29F9" w14:paraId="16B6A5D6"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3E6ACA1F"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Age</w:t>
            </w:r>
          </w:p>
        </w:tc>
        <w:tc>
          <w:tcPr>
            <w:tcW w:w="3327" w:type="pct"/>
            <w:tcBorders>
              <w:top w:val="nil"/>
              <w:left w:val="single" w:sz="4" w:space="0" w:color="auto"/>
              <w:bottom w:val="nil"/>
              <w:right w:val="single" w:sz="4" w:space="0" w:color="auto"/>
            </w:tcBorders>
            <w:shd w:val="clear" w:color="auto" w:fill="D9D9D9" w:themeFill="background1" w:themeFillShade="D9"/>
            <w:vAlign w:val="center"/>
            <w:hideMark/>
          </w:tcPr>
          <w:p w14:paraId="21D8D6D6"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Age in years</w:t>
            </w:r>
          </w:p>
        </w:tc>
      </w:tr>
      <w:tr w:rsidR="001B5934" w:rsidRPr="00CA29F9" w14:paraId="19224973"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7804D144"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Education level</w:t>
            </w:r>
          </w:p>
        </w:tc>
        <w:tc>
          <w:tcPr>
            <w:tcW w:w="3327" w:type="pct"/>
            <w:tcBorders>
              <w:top w:val="nil"/>
              <w:left w:val="single" w:sz="4" w:space="0" w:color="auto"/>
              <w:bottom w:val="nil"/>
              <w:right w:val="single" w:sz="4" w:space="0" w:color="auto"/>
            </w:tcBorders>
            <w:shd w:val="clear" w:color="auto" w:fill="auto"/>
            <w:vAlign w:val="center"/>
            <w:hideMark/>
          </w:tcPr>
          <w:p w14:paraId="6BDD0554"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Level of education</w:t>
            </w:r>
          </w:p>
        </w:tc>
      </w:tr>
      <w:tr w:rsidR="001B5934" w:rsidRPr="00CA29F9" w14:paraId="0B60DA2C"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536883D6"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Employment status</w:t>
            </w:r>
          </w:p>
        </w:tc>
        <w:tc>
          <w:tcPr>
            <w:tcW w:w="3327" w:type="pct"/>
            <w:tcBorders>
              <w:top w:val="nil"/>
              <w:left w:val="single" w:sz="4" w:space="0" w:color="auto"/>
              <w:bottom w:val="nil"/>
              <w:right w:val="single" w:sz="4" w:space="0" w:color="auto"/>
            </w:tcBorders>
            <w:shd w:val="clear" w:color="auto" w:fill="D9D9D9" w:themeFill="background1" w:themeFillShade="D9"/>
            <w:vAlign w:val="center"/>
            <w:hideMark/>
          </w:tcPr>
          <w:p w14:paraId="6B969862"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Dummy for whether a person is currently employed or not</w:t>
            </w:r>
          </w:p>
        </w:tc>
      </w:tr>
      <w:tr w:rsidR="001B5934" w:rsidRPr="00CA29F9" w14:paraId="10FA179D"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1D9E731F"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Self-employment status</w:t>
            </w:r>
          </w:p>
        </w:tc>
        <w:tc>
          <w:tcPr>
            <w:tcW w:w="3327" w:type="pct"/>
            <w:tcBorders>
              <w:top w:val="nil"/>
              <w:left w:val="single" w:sz="4" w:space="0" w:color="auto"/>
              <w:bottom w:val="nil"/>
              <w:right w:val="single" w:sz="4" w:space="0" w:color="auto"/>
            </w:tcBorders>
            <w:shd w:val="clear" w:color="auto" w:fill="auto"/>
            <w:vAlign w:val="center"/>
            <w:hideMark/>
          </w:tcPr>
          <w:p w14:paraId="62B33B62"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Dummy for self-employment</w:t>
            </w:r>
          </w:p>
        </w:tc>
      </w:tr>
      <w:tr w:rsidR="001B5934" w:rsidRPr="00CA29F9" w14:paraId="624CB228"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6568A2EC"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Race or ethnicity</w:t>
            </w:r>
          </w:p>
        </w:tc>
        <w:tc>
          <w:tcPr>
            <w:tcW w:w="3327" w:type="pct"/>
            <w:tcBorders>
              <w:top w:val="nil"/>
              <w:left w:val="single" w:sz="4" w:space="0" w:color="auto"/>
              <w:bottom w:val="nil"/>
              <w:right w:val="single" w:sz="4" w:space="0" w:color="auto"/>
            </w:tcBorders>
            <w:shd w:val="clear" w:color="auto" w:fill="D9D9D9" w:themeFill="background1" w:themeFillShade="D9"/>
            <w:vAlign w:val="center"/>
            <w:hideMark/>
          </w:tcPr>
          <w:p w14:paraId="7A3F1D1C"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White, Black, Hispanic, and other</w:t>
            </w:r>
          </w:p>
        </w:tc>
      </w:tr>
      <w:tr w:rsidR="001B5934" w:rsidRPr="00CA29F9" w14:paraId="0E855B8A" w14:textId="77777777" w:rsidTr="00B4745D">
        <w:trPr>
          <w:trHeight w:val="566"/>
        </w:trPr>
        <w:tc>
          <w:tcPr>
            <w:tcW w:w="1673" w:type="pct"/>
            <w:tcBorders>
              <w:top w:val="nil"/>
              <w:left w:val="single" w:sz="4" w:space="0" w:color="auto"/>
              <w:bottom w:val="nil"/>
              <w:right w:val="single" w:sz="4" w:space="0" w:color="auto"/>
            </w:tcBorders>
            <w:shd w:val="clear" w:color="auto" w:fill="auto"/>
            <w:noWrap/>
            <w:vAlign w:val="center"/>
            <w:hideMark/>
          </w:tcPr>
          <w:p w14:paraId="335B9374" w14:textId="77777777" w:rsidR="001B5934" w:rsidRPr="00CA29F9" w:rsidRDefault="001B5934" w:rsidP="00B4745D">
            <w:pPr>
              <w:spacing w:after="0" w:line="240" w:lineRule="auto"/>
              <w:ind w:firstLineChars="100" w:firstLine="200"/>
              <w:rPr>
                <w:rFonts w:eastAsia="Times New Roman" w:cs="Times New Roman"/>
                <w:i/>
                <w:color w:val="000000"/>
                <w:sz w:val="20"/>
              </w:rPr>
            </w:pPr>
            <w:r w:rsidRPr="00CA29F9">
              <w:rPr>
                <w:rFonts w:eastAsia="Times New Roman" w:cs="Times New Roman"/>
                <w:i/>
                <w:color w:val="000000"/>
                <w:sz w:val="20"/>
              </w:rPr>
              <w:t>Householder 2’s characteristics</w:t>
            </w:r>
          </w:p>
        </w:tc>
        <w:tc>
          <w:tcPr>
            <w:tcW w:w="3327" w:type="pct"/>
            <w:tcBorders>
              <w:top w:val="nil"/>
              <w:left w:val="single" w:sz="4" w:space="0" w:color="auto"/>
              <w:bottom w:val="nil"/>
              <w:right w:val="single" w:sz="4" w:space="0" w:color="auto"/>
            </w:tcBorders>
            <w:shd w:val="clear" w:color="auto" w:fill="auto"/>
            <w:vAlign w:val="center"/>
            <w:hideMark/>
          </w:tcPr>
          <w:p w14:paraId="5B34AAB2"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Wife in a couple-household, younger male or female in a same-sex household, in a household with a single reference person</w:t>
            </w:r>
          </w:p>
        </w:tc>
      </w:tr>
      <w:tr w:rsidR="001B5934" w:rsidRPr="00CA29F9" w14:paraId="5377019F"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2D156DB0"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Gender</w:t>
            </w:r>
          </w:p>
        </w:tc>
        <w:tc>
          <w:tcPr>
            <w:tcW w:w="3327" w:type="pct"/>
            <w:tcBorders>
              <w:top w:val="nil"/>
              <w:left w:val="single" w:sz="4" w:space="0" w:color="auto"/>
              <w:bottom w:val="nil"/>
              <w:right w:val="single" w:sz="4" w:space="0" w:color="auto"/>
            </w:tcBorders>
            <w:shd w:val="clear" w:color="auto" w:fill="D9D9D9" w:themeFill="background1" w:themeFillShade="D9"/>
            <w:vAlign w:val="center"/>
            <w:hideMark/>
          </w:tcPr>
          <w:p w14:paraId="2A1DC764"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Dummy for male/female</w:t>
            </w:r>
          </w:p>
        </w:tc>
      </w:tr>
      <w:tr w:rsidR="001B5934" w:rsidRPr="00CA29F9" w14:paraId="775B9413"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178616BE"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Age</w:t>
            </w:r>
          </w:p>
        </w:tc>
        <w:tc>
          <w:tcPr>
            <w:tcW w:w="3327" w:type="pct"/>
            <w:tcBorders>
              <w:top w:val="nil"/>
              <w:left w:val="single" w:sz="4" w:space="0" w:color="auto"/>
              <w:bottom w:val="nil"/>
              <w:right w:val="single" w:sz="4" w:space="0" w:color="auto"/>
            </w:tcBorders>
            <w:shd w:val="clear" w:color="auto" w:fill="auto"/>
            <w:vAlign w:val="center"/>
            <w:hideMark/>
          </w:tcPr>
          <w:p w14:paraId="0E2332AB"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Age in years</w:t>
            </w:r>
          </w:p>
        </w:tc>
      </w:tr>
      <w:tr w:rsidR="001B5934" w:rsidRPr="00CA29F9" w14:paraId="33A4F429"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0F4C8176"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Education level</w:t>
            </w:r>
          </w:p>
        </w:tc>
        <w:tc>
          <w:tcPr>
            <w:tcW w:w="3327" w:type="pct"/>
            <w:tcBorders>
              <w:top w:val="nil"/>
              <w:left w:val="single" w:sz="4" w:space="0" w:color="auto"/>
              <w:bottom w:val="nil"/>
              <w:right w:val="single" w:sz="4" w:space="0" w:color="auto"/>
            </w:tcBorders>
            <w:shd w:val="clear" w:color="auto" w:fill="D9D9D9" w:themeFill="background1" w:themeFillShade="D9"/>
            <w:vAlign w:val="center"/>
            <w:hideMark/>
          </w:tcPr>
          <w:p w14:paraId="050F365B"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Level of education</w:t>
            </w:r>
          </w:p>
        </w:tc>
      </w:tr>
      <w:tr w:rsidR="001B5934" w:rsidRPr="00CA29F9" w14:paraId="1FDE7944"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5A379E16"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Employment status</w:t>
            </w:r>
          </w:p>
        </w:tc>
        <w:tc>
          <w:tcPr>
            <w:tcW w:w="3327" w:type="pct"/>
            <w:tcBorders>
              <w:top w:val="nil"/>
              <w:left w:val="single" w:sz="4" w:space="0" w:color="auto"/>
              <w:bottom w:val="nil"/>
              <w:right w:val="single" w:sz="4" w:space="0" w:color="auto"/>
            </w:tcBorders>
            <w:shd w:val="clear" w:color="auto" w:fill="auto"/>
            <w:vAlign w:val="center"/>
            <w:hideMark/>
          </w:tcPr>
          <w:p w14:paraId="22B89FFD"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Dummy for whether a person is currently employed or not</w:t>
            </w:r>
          </w:p>
        </w:tc>
      </w:tr>
      <w:tr w:rsidR="001B5934" w:rsidRPr="00CA29F9" w14:paraId="0D6378DB"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34DEDCB4"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Self-employment status</w:t>
            </w:r>
          </w:p>
        </w:tc>
        <w:tc>
          <w:tcPr>
            <w:tcW w:w="3327" w:type="pct"/>
            <w:tcBorders>
              <w:top w:val="nil"/>
              <w:left w:val="single" w:sz="4" w:space="0" w:color="auto"/>
              <w:bottom w:val="nil"/>
              <w:right w:val="single" w:sz="4" w:space="0" w:color="auto"/>
            </w:tcBorders>
            <w:shd w:val="clear" w:color="auto" w:fill="D9D9D9" w:themeFill="background1" w:themeFillShade="D9"/>
            <w:vAlign w:val="center"/>
            <w:hideMark/>
          </w:tcPr>
          <w:p w14:paraId="64C5A54D"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Dummy for self-employment</w:t>
            </w:r>
          </w:p>
        </w:tc>
      </w:tr>
      <w:tr w:rsidR="001B5934" w:rsidRPr="00CA29F9" w14:paraId="0D331532"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3C202307"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Race or ethnicity</w:t>
            </w:r>
          </w:p>
        </w:tc>
        <w:tc>
          <w:tcPr>
            <w:tcW w:w="3327" w:type="pct"/>
            <w:tcBorders>
              <w:top w:val="nil"/>
              <w:left w:val="single" w:sz="4" w:space="0" w:color="auto"/>
              <w:bottom w:val="nil"/>
              <w:right w:val="single" w:sz="4" w:space="0" w:color="auto"/>
            </w:tcBorders>
            <w:shd w:val="clear" w:color="auto" w:fill="auto"/>
            <w:vAlign w:val="center"/>
            <w:hideMark/>
          </w:tcPr>
          <w:p w14:paraId="37ECA999"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White, Black, Hispanic, and other</w:t>
            </w:r>
          </w:p>
        </w:tc>
      </w:tr>
      <w:tr w:rsidR="001B5934" w:rsidRPr="00CA29F9" w14:paraId="417C5AED"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7BC0E4FE" w14:textId="77777777" w:rsidR="001B5934" w:rsidRPr="00CA29F9" w:rsidRDefault="001B5934" w:rsidP="00B4745D">
            <w:pPr>
              <w:spacing w:after="0" w:line="240" w:lineRule="auto"/>
              <w:ind w:firstLineChars="100" w:firstLine="200"/>
              <w:rPr>
                <w:rFonts w:eastAsia="Times New Roman" w:cs="Times New Roman"/>
                <w:i/>
                <w:color w:val="000000"/>
                <w:sz w:val="20"/>
              </w:rPr>
            </w:pPr>
            <w:r w:rsidRPr="00CA29F9">
              <w:rPr>
                <w:rFonts w:eastAsia="Times New Roman" w:cs="Times New Roman"/>
                <w:i/>
                <w:color w:val="000000"/>
                <w:sz w:val="20"/>
              </w:rPr>
              <w:t>Household Characteristics</w:t>
            </w:r>
          </w:p>
        </w:tc>
        <w:tc>
          <w:tcPr>
            <w:tcW w:w="3327" w:type="pct"/>
            <w:tcBorders>
              <w:top w:val="nil"/>
              <w:left w:val="single" w:sz="4" w:space="0" w:color="auto"/>
              <w:bottom w:val="nil"/>
              <w:right w:val="single" w:sz="4" w:space="0" w:color="auto"/>
            </w:tcBorders>
            <w:shd w:val="clear" w:color="auto" w:fill="D9D9D9" w:themeFill="background1" w:themeFillShade="D9"/>
            <w:vAlign w:val="bottom"/>
            <w:hideMark/>
          </w:tcPr>
          <w:p w14:paraId="321DEF91" w14:textId="77777777" w:rsidR="001B5934" w:rsidRPr="00CA29F9" w:rsidRDefault="001B5934" w:rsidP="00B4745D">
            <w:pPr>
              <w:spacing w:after="0" w:line="240" w:lineRule="auto"/>
              <w:rPr>
                <w:rFonts w:ascii="Calibri" w:eastAsia="Times New Roman" w:hAnsi="Calibri" w:cs="Calibri"/>
                <w:color w:val="000000"/>
                <w:sz w:val="20"/>
              </w:rPr>
            </w:pPr>
            <w:r w:rsidRPr="00CA29F9">
              <w:rPr>
                <w:rFonts w:ascii="Calibri" w:eastAsia="Times New Roman" w:hAnsi="Calibri" w:cs="Calibri"/>
                <w:color w:val="000000"/>
                <w:sz w:val="20"/>
              </w:rPr>
              <w:t> </w:t>
            </w:r>
          </w:p>
        </w:tc>
      </w:tr>
      <w:tr w:rsidR="001B5934" w:rsidRPr="00CA29F9" w14:paraId="2631BF1E"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5AB91A5A"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Couple/single household</w:t>
            </w:r>
          </w:p>
        </w:tc>
        <w:tc>
          <w:tcPr>
            <w:tcW w:w="3327" w:type="pct"/>
            <w:tcBorders>
              <w:top w:val="nil"/>
              <w:left w:val="single" w:sz="4" w:space="0" w:color="auto"/>
              <w:bottom w:val="nil"/>
              <w:right w:val="single" w:sz="4" w:space="0" w:color="auto"/>
            </w:tcBorders>
            <w:shd w:val="clear" w:color="auto" w:fill="auto"/>
            <w:vAlign w:val="center"/>
            <w:hideMark/>
          </w:tcPr>
          <w:p w14:paraId="0A34C9E3"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Type of household (Single headed or couple head)</w:t>
            </w:r>
          </w:p>
        </w:tc>
      </w:tr>
      <w:tr w:rsidR="001B5934" w:rsidRPr="00CA29F9" w14:paraId="570A4A30"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5D7D9778"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House tenure</w:t>
            </w:r>
          </w:p>
        </w:tc>
        <w:tc>
          <w:tcPr>
            <w:tcW w:w="3327" w:type="pct"/>
            <w:tcBorders>
              <w:top w:val="nil"/>
              <w:left w:val="single" w:sz="4" w:space="0" w:color="auto"/>
              <w:bottom w:val="nil"/>
              <w:right w:val="single" w:sz="4" w:space="0" w:color="auto"/>
            </w:tcBorders>
            <w:shd w:val="clear" w:color="auto" w:fill="D9D9D9" w:themeFill="background1" w:themeFillShade="D9"/>
            <w:vAlign w:val="center"/>
            <w:hideMark/>
          </w:tcPr>
          <w:p w14:paraId="3628D1ED"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Owner or renter</w:t>
            </w:r>
          </w:p>
        </w:tc>
      </w:tr>
      <w:tr w:rsidR="001B5934" w:rsidRPr="00CA29F9" w14:paraId="76C11042"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40CCEC27" w14:textId="427F93C5"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 Children 0</w:t>
            </w:r>
            <w:r w:rsidR="000E59EF">
              <w:rPr>
                <w:rFonts w:eastAsia="Times New Roman" w:cs="Times New Roman"/>
                <w:color w:val="000000"/>
                <w:sz w:val="20"/>
              </w:rPr>
              <w:t>–</w:t>
            </w:r>
            <w:r w:rsidRPr="00CA29F9">
              <w:rPr>
                <w:rFonts w:eastAsia="Times New Roman" w:cs="Times New Roman"/>
                <w:color w:val="000000"/>
                <w:sz w:val="20"/>
              </w:rPr>
              <w:t>5</w:t>
            </w:r>
          </w:p>
        </w:tc>
        <w:tc>
          <w:tcPr>
            <w:tcW w:w="3327" w:type="pct"/>
            <w:tcBorders>
              <w:top w:val="nil"/>
              <w:left w:val="single" w:sz="4" w:space="0" w:color="auto"/>
              <w:bottom w:val="nil"/>
              <w:right w:val="single" w:sz="4" w:space="0" w:color="auto"/>
            </w:tcBorders>
            <w:shd w:val="clear" w:color="auto" w:fill="auto"/>
            <w:vAlign w:val="center"/>
            <w:hideMark/>
          </w:tcPr>
          <w:p w14:paraId="108C7068" w14:textId="57044D2D"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 xml:space="preserve">Number of children in the household between </w:t>
            </w:r>
            <w:r w:rsidR="000E59EF">
              <w:rPr>
                <w:rFonts w:eastAsia="Times New Roman" w:cs="Times New Roman"/>
                <w:color w:val="000000"/>
                <w:sz w:val="20"/>
              </w:rPr>
              <w:t>0</w:t>
            </w:r>
            <w:r w:rsidR="000E59EF" w:rsidRPr="00CA29F9">
              <w:rPr>
                <w:rFonts w:eastAsia="Times New Roman" w:cs="Times New Roman"/>
                <w:color w:val="000000"/>
                <w:sz w:val="20"/>
              </w:rPr>
              <w:t xml:space="preserve"> </w:t>
            </w:r>
            <w:r w:rsidRPr="00CA29F9">
              <w:rPr>
                <w:rFonts w:eastAsia="Times New Roman" w:cs="Times New Roman"/>
                <w:color w:val="000000"/>
                <w:sz w:val="20"/>
              </w:rPr>
              <w:t xml:space="preserve">and </w:t>
            </w:r>
            <w:r w:rsidR="000E59EF">
              <w:rPr>
                <w:rFonts w:eastAsia="Times New Roman" w:cs="Times New Roman"/>
                <w:color w:val="000000"/>
                <w:sz w:val="20"/>
              </w:rPr>
              <w:t>5</w:t>
            </w:r>
            <w:r w:rsidR="000E59EF" w:rsidRPr="00CA29F9">
              <w:rPr>
                <w:rFonts w:eastAsia="Times New Roman" w:cs="Times New Roman"/>
                <w:color w:val="000000"/>
                <w:sz w:val="20"/>
              </w:rPr>
              <w:t xml:space="preserve"> </w:t>
            </w:r>
            <w:r w:rsidRPr="00CA29F9">
              <w:rPr>
                <w:rFonts w:eastAsia="Times New Roman" w:cs="Times New Roman"/>
                <w:color w:val="000000"/>
                <w:sz w:val="20"/>
              </w:rPr>
              <w:t>years of age</w:t>
            </w:r>
          </w:p>
        </w:tc>
      </w:tr>
      <w:tr w:rsidR="001B5934" w:rsidRPr="00CA29F9" w14:paraId="689AB802"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6799A2F1" w14:textId="5B119588"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 Children 6</w:t>
            </w:r>
            <w:r w:rsidR="000E59EF">
              <w:rPr>
                <w:rFonts w:eastAsia="Times New Roman" w:cs="Times New Roman"/>
                <w:color w:val="000000"/>
                <w:sz w:val="20"/>
              </w:rPr>
              <w:t>–</w:t>
            </w:r>
            <w:r w:rsidRPr="00CA29F9">
              <w:rPr>
                <w:rFonts w:eastAsia="Times New Roman" w:cs="Times New Roman"/>
                <w:color w:val="000000"/>
                <w:sz w:val="20"/>
              </w:rPr>
              <w:t>12</w:t>
            </w:r>
          </w:p>
        </w:tc>
        <w:tc>
          <w:tcPr>
            <w:tcW w:w="3327" w:type="pct"/>
            <w:tcBorders>
              <w:top w:val="nil"/>
              <w:left w:val="single" w:sz="4" w:space="0" w:color="auto"/>
              <w:bottom w:val="nil"/>
              <w:right w:val="single" w:sz="4" w:space="0" w:color="auto"/>
            </w:tcBorders>
            <w:shd w:val="clear" w:color="auto" w:fill="D9D9D9" w:themeFill="background1" w:themeFillShade="D9"/>
            <w:vAlign w:val="center"/>
            <w:hideMark/>
          </w:tcPr>
          <w:p w14:paraId="0C0CF835" w14:textId="4CA2689C"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 xml:space="preserve">Number of children in the household between </w:t>
            </w:r>
            <w:r w:rsidR="000E59EF">
              <w:rPr>
                <w:rFonts w:eastAsia="Times New Roman" w:cs="Times New Roman"/>
                <w:color w:val="000000"/>
                <w:sz w:val="20"/>
              </w:rPr>
              <w:t>6</w:t>
            </w:r>
            <w:r w:rsidR="000E59EF" w:rsidRPr="00CA29F9">
              <w:rPr>
                <w:rFonts w:eastAsia="Times New Roman" w:cs="Times New Roman"/>
                <w:color w:val="000000"/>
                <w:sz w:val="20"/>
              </w:rPr>
              <w:t xml:space="preserve"> </w:t>
            </w:r>
            <w:r w:rsidRPr="00CA29F9">
              <w:rPr>
                <w:rFonts w:eastAsia="Times New Roman" w:cs="Times New Roman"/>
                <w:color w:val="000000"/>
                <w:sz w:val="20"/>
              </w:rPr>
              <w:t>and 12 years of age</w:t>
            </w:r>
          </w:p>
        </w:tc>
      </w:tr>
      <w:tr w:rsidR="001B5934" w:rsidRPr="00CA29F9" w14:paraId="46FE467A"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12920BC2" w14:textId="0D93F939"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 Children 13</w:t>
            </w:r>
            <w:r w:rsidR="000E59EF">
              <w:rPr>
                <w:rFonts w:eastAsia="Times New Roman" w:cs="Times New Roman"/>
                <w:color w:val="000000"/>
                <w:sz w:val="20"/>
              </w:rPr>
              <w:t>–</w:t>
            </w:r>
            <w:r w:rsidRPr="00CA29F9">
              <w:rPr>
                <w:rFonts w:eastAsia="Times New Roman" w:cs="Times New Roman"/>
                <w:color w:val="000000"/>
                <w:sz w:val="20"/>
              </w:rPr>
              <w:t>17</w:t>
            </w:r>
          </w:p>
        </w:tc>
        <w:tc>
          <w:tcPr>
            <w:tcW w:w="3327" w:type="pct"/>
            <w:tcBorders>
              <w:top w:val="nil"/>
              <w:left w:val="single" w:sz="4" w:space="0" w:color="auto"/>
              <w:bottom w:val="nil"/>
              <w:right w:val="single" w:sz="4" w:space="0" w:color="auto"/>
            </w:tcBorders>
            <w:shd w:val="clear" w:color="auto" w:fill="auto"/>
            <w:vAlign w:val="center"/>
            <w:hideMark/>
          </w:tcPr>
          <w:p w14:paraId="07D9BB97"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Number of children in the household between 13 and 17 years of age</w:t>
            </w:r>
          </w:p>
        </w:tc>
      </w:tr>
      <w:tr w:rsidR="001B5934" w:rsidRPr="00CA29F9" w14:paraId="63531CC6"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23E2A01F" w14:textId="00CCBD4D"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 Male Adults 18</w:t>
            </w:r>
            <w:r w:rsidR="000E59EF">
              <w:rPr>
                <w:rFonts w:eastAsia="Times New Roman" w:cs="Times New Roman"/>
                <w:color w:val="000000"/>
                <w:sz w:val="20"/>
              </w:rPr>
              <w:t>–</w:t>
            </w:r>
            <w:r w:rsidRPr="00CA29F9">
              <w:rPr>
                <w:rFonts w:eastAsia="Times New Roman" w:cs="Times New Roman"/>
                <w:color w:val="000000"/>
                <w:sz w:val="20"/>
              </w:rPr>
              <w:t>64</w:t>
            </w:r>
          </w:p>
        </w:tc>
        <w:tc>
          <w:tcPr>
            <w:tcW w:w="3327" w:type="pct"/>
            <w:tcBorders>
              <w:top w:val="nil"/>
              <w:left w:val="single" w:sz="4" w:space="0" w:color="auto"/>
              <w:bottom w:val="nil"/>
              <w:right w:val="single" w:sz="4" w:space="0" w:color="auto"/>
            </w:tcBorders>
            <w:shd w:val="clear" w:color="auto" w:fill="D9D9D9" w:themeFill="background1" w:themeFillShade="D9"/>
            <w:vAlign w:val="center"/>
            <w:hideMark/>
          </w:tcPr>
          <w:p w14:paraId="48258B05"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Number of male adults in the household</w:t>
            </w:r>
          </w:p>
        </w:tc>
      </w:tr>
      <w:tr w:rsidR="001B5934" w:rsidRPr="00CA29F9" w14:paraId="19ED3209"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0683CF98" w14:textId="4986F249"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 Female Adults 18</w:t>
            </w:r>
            <w:r w:rsidR="000E59EF">
              <w:rPr>
                <w:rFonts w:eastAsia="Times New Roman" w:cs="Times New Roman"/>
                <w:color w:val="000000"/>
                <w:sz w:val="20"/>
              </w:rPr>
              <w:t>–</w:t>
            </w:r>
            <w:r w:rsidRPr="00CA29F9">
              <w:rPr>
                <w:rFonts w:eastAsia="Times New Roman" w:cs="Times New Roman"/>
                <w:color w:val="000000"/>
                <w:sz w:val="20"/>
              </w:rPr>
              <w:t>64</w:t>
            </w:r>
          </w:p>
        </w:tc>
        <w:tc>
          <w:tcPr>
            <w:tcW w:w="3327" w:type="pct"/>
            <w:tcBorders>
              <w:top w:val="nil"/>
              <w:left w:val="single" w:sz="4" w:space="0" w:color="auto"/>
              <w:bottom w:val="nil"/>
              <w:right w:val="single" w:sz="4" w:space="0" w:color="auto"/>
            </w:tcBorders>
            <w:shd w:val="clear" w:color="auto" w:fill="auto"/>
            <w:vAlign w:val="center"/>
            <w:hideMark/>
          </w:tcPr>
          <w:p w14:paraId="09BFB0C5"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Number of female adults in the household</w:t>
            </w:r>
          </w:p>
        </w:tc>
      </w:tr>
      <w:tr w:rsidR="001B5934" w:rsidRPr="00CA29F9" w14:paraId="03B63927"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3BA54D26"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 Older Adults 65+</w:t>
            </w:r>
          </w:p>
        </w:tc>
        <w:tc>
          <w:tcPr>
            <w:tcW w:w="3327" w:type="pct"/>
            <w:tcBorders>
              <w:top w:val="nil"/>
              <w:left w:val="single" w:sz="4" w:space="0" w:color="auto"/>
              <w:bottom w:val="nil"/>
              <w:right w:val="single" w:sz="4" w:space="0" w:color="auto"/>
            </w:tcBorders>
            <w:shd w:val="clear" w:color="auto" w:fill="D9D9D9" w:themeFill="background1" w:themeFillShade="D9"/>
            <w:vAlign w:val="center"/>
            <w:hideMark/>
          </w:tcPr>
          <w:p w14:paraId="4F8D8864" w14:textId="5909C704"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Number of older (65+ years) adults in the household</w:t>
            </w:r>
          </w:p>
        </w:tc>
      </w:tr>
      <w:tr w:rsidR="001B5934" w:rsidRPr="00CA29F9" w14:paraId="2DC60CDB"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00BB31F6" w14:textId="6724CA5B"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 Employed Adults 18</w:t>
            </w:r>
            <w:r w:rsidR="000E59EF">
              <w:rPr>
                <w:rFonts w:eastAsia="Times New Roman" w:cs="Times New Roman"/>
                <w:color w:val="000000"/>
                <w:sz w:val="20"/>
              </w:rPr>
              <w:t>–</w:t>
            </w:r>
            <w:r w:rsidRPr="00CA29F9">
              <w:rPr>
                <w:rFonts w:eastAsia="Times New Roman" w:cs="Times New Roman"/>
                <w:color w:val="000000"/>
                <w:sz w:val="20"/>
              </w:rPr>
              <w:t>74</w:t>
            </w:r>
          </w:p>
        </w:tc>
        <w:tc>
          <w:tcPr>
            <w:tcW w:w="3327" w:type="pct"/>
            <w:tcBorders>
              <w:top w:val="nil"/>
              <w:left w:val="single" w:sz="4" w:space="0" w:color="auto"/>
              <w:bottom w:val="nil"/>
              <w:right w:val="single" w:sz="4" w:space="0" w:color="auto"/>
            </w:tcBorders>
            <w:shd w:val="clear" w:color="auto" w:fill="auto"/>
            <w:vAlign w:val="center"/>
            <w:hideMark/>
          </w:tcPr>
          <w:p w14:paraId="287864F6"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Number of employed adults in the household</w:t>
            </w:r>
          </w:p>
        </w:tc>
      </w:tr>
      <w:tr w:rsidR="001B5934" w:rsidRPr="00CA29F9" w14:paraId="14433E51" w14:textId="77777777" w:rsidTr="00852FA9">
        <w:trPr>
          <w:trHeight w:val="300"/>
        </w:trPr>
        <w:tc>
          <w:tcPr>
            <w:tcW w:w="1673" w:type="pct"/>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1E80A96"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Family income group</w:t>
            </w:r>
          </w:p>
        </w:tc>
        <w:tc>
          <w:tcPr>
            <w:tcW w:w="33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DEAD03B"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Family pre-tax income group (based on ATUS classification)</w:t>
            </w:r>
          </w:p>
        </w:tc>
      </w:tr>
    </w:tbl>
    <w:p w14:paraId="72BA612B" w14:textId="77777777" w:rsidR="001B5934" w:rsidRDefault="001B5934" w:rsidP="001B5934"/>
    <w:p w14:paraId="732EB437" w14:textId="3D68ED28" w:rsidR="001B5934" w:rsidRDefault="001B5934" w:rsidP="001B5934">
      <w:r>
        <w:lastRenderedPageBreak/>
        <w:t>In addition to the primary strata variables (gender and co-residence with children) and secondary strata (employment status and number of children), we employ cluster analysis to identify detailed subgroups to perform the statistical matching. The analysis is done in two steps. In the first step, within each primary strata subgroup, we use all the variables used to estimate the propensity scores and apply principal component analysis (PCA) to reduce the dimensionality of the explanatory variables.</w:t>
      </w:r>
      <w:r>
        <w:rPr>
          <w:rStyle w:val="FootnoteReference"/>
        </w:rPr>
        <w:footnoteReference w:id="21"/>
      </w:r>
      <w:r>
        <w:t xml:space="preserve"> We estimate eight principal components from the PCA, all of which have an eigenvalue above 1. </w:t>
      </w:r>
    </w:p>
    <w:p w14:paraId="61C49D16" w14:textId="77777777" w:rsidR="001B5934" w:rsidRDefault="001B5934" w:rsidP="001B5934">
      <w:r>
        <w:t xml:space="preserve">Once the principal components have been obtained, they are used to implement a cluster analysis, where individuals are assigned to a predefined number of groups to minimize the intra-group dissimilarities and inter-group similarities. We aim to find homogeneous subgroups based on observed characteristics. To implement this, we use a </w:t>
      </w:r>
      <m:oMath>
        <m:r>
          <w:rPr>
            <w:rFonts w:ascii="Cambria Math" w:hAnsi="Cambria Math"/>
          </w:rPr>
          <m:t>K</m:t>
        </m:r>
      </m:oMath>
      <w:r>
        <w:t>-</w:t>
      </w:r>
      <m:oMath>
        <m:r>
          <w:rPr>
            <w:rFonts w:ascii="Cambria Math" w:hAnsi="Cambria Math"/>
          </w:rPr>
          <m:t>means</m:t>
        </m:r>
      </m:oMath>
      <w:r>
        <w:t xml:space="preserve"> partition cluster algorithm because of the computational advantages over hierarchical clustering algorithms.</w:t>
      </w:r>
    </w:p>
    <w:p w14:paraId="4ECB3F9D" w14:textId="3FEB4956" w:rsidR="001B5934" w:rsidRDefault="001B5934" w:rsidP="001B5934">
      <w:r>
        <w:t xml:space="preserve">Because partition algorithms are known to identify only locally optimal clusters, we use an extended algorithm, aiming to find globally optimal clusters. For a given number of predefined subgroups, we identify </w:t>
      </w:r>
      <m:oMath>
        <m:r>
          <w:rPr>
            <w:rFonts w:ascii="Cambria Math" w:hAnsi="Cambria Math"/>
          </w:rPr>
          <m:t>20</m:t>
        </m:r>
      </m:oMath>
      <w:r>
        <w:rPr>
          <w:rFonts w:eastAsiaTheme="minorEastAsia"/>
        </w:rPr>
        <w:t xml:space="preserve"> cluster candidates and estimate the</w:t>
      </w:r>
      <w:r w:rsidRPr="00B60825">
        <w:rPr>
          <w:rFonts w:eastAsiaTheme="minorEastAsia"/>
        </w:rPr>
        <w:t xml:space="preserve"> </w:t>
      </w:r>
      <w:proofErr w:type="spellStart"/>
      <w:r w:rsidRPr="00B60825">
        <w:rPr>
          <w:rFonts w:eastAsiaTheme="minorEastAsia"/>
        </w:rPr>
        <w:t>Calinski-Harabasz</w:t>
      </w:r>
      <w:proofErr w:type="spellEnd"/>
      <w:r w:rsidRPr="00B60825">
        <w:rPr>
          <w:rFonts w:eastAsiaTheme="minorEastAsia"/>
        </w:rPr>
        <w:t xml:space="preserve"> </w:t>
      </w:r>
      <m:oMath>
        <m:r>
          <w:rPr>
            <w:rFonts w:ascii="Cambria Math" w:eastAsiaTheme="minorEastAsia" w:hAnsi="Cambria Math"/>
          </w:rPr>
          <m:t>pseudo</m:t>
        </m:r>
      </m:oMath>
      <w:r w:rsidRPr="00B60825">
        <w:rPr>
          <w:rFonts w:eastAsiaTheme="minorEastAsia"/>
        </w:rPr>
        <w:t>-</w:t>
      </w:r>
      <m:oMath>
        <m:r>
          <w:rPr>
            <w:rFonts w:ascii="Cambria Math" w:eastAsiaTheme="minorEastAsia" w:hAnsi="Cambria Math"/>
          </w:rPr>
          <m:t>F</m:t>
        </m:r>
      </m:oMath>
      <w:r>
        <w:t xml:space="preserve"> index (Calinsk</w:t>
      </w:r>
      <w:proofErr w:type="spellStart"/>
      <w:r>
        <w:t>i</w:t>
      </w:r>
      <w:proofErr w:type="spellEnd"/>
      <w:r>
        <w:t xml:space="preserve"> and </w:t>
      </w:r>
      <w:proofErr w:type="spellStart"/>
      <w:r>
        <w:t>Harabasz</w:t>
      </w:r>
      <w:proofErr w:type="spellEnd"/>
      <w:r>
        <w:t xml:space="preserve"> 1974) for each cluster. The cluster with the highest index is selected as the optimal cluster. We perform the cluster selection independently within each primary strata group and identify optimal clusters constituting 10, 20, …, 100 homogenous subgroups. For the most detailed strata, we combine information on primary strata, the number of children and employment status, and 100 groups of clusters for their construction. The result is 1</w:t>
      </w:r>
      <w:r w:rsidR="003C2DF2">
        <w:t>,</w:t>
      </w:r>
      <w:r>
        <w:t>502</w:t>
      </w:r>
      <w:r w:rsidRPr="00B60825">
        <w:t xml:space="preserve"> </w:t>
      </w:r>
      <w:r>
        <w:t xml:space="preserve">subgroups compared to </w:t>
      </w:r>
      <w:r w:rsidR="003C2DF2">
        <w:t xml:space="preserve">4 </w:t>
      </w:r>
      <w:r>
        <w:t xml:space="preserve">subgroups when only the primary strata variables are considered. </w:t>
      </w:r>
    </w:p>
    <w:p w14:paraId="66545614" w14:textId="77777777" w:rsidR="001B5934" w:rsidRDefault="001B5934" w:rsidP="001B5934">
      <w:pPr>
        <w:pStyle w:val="Heading5"/>
      </w:pPr>
      <w:r>
        <w:t>Process</w:t>
      </w:r>
    </w:p>
    <w:p w14:paraId="4C773A9F" w14:textId="2C92A8BF" w:rsidR="001B5934" w:rsidRDefault="001B5934" w:rsidP="001B5934">
      <w:pPr>
        <w:spacing w:before="240"/>
      </w:pPr>
      <w:r>
        <w:t xml:space="preserve">Given the sample sizes of the donor and recipient surveys, we were concerned about the number of observations in the cells formed based on the procedure described above. Therefore, we modified the procedure to avoid matching within </w:t>
      </w:r>
      <w:r w:rsidR="00C243C8">
        <w:t>“</w:t>
      </w:r>
      <w:r>
        <w:t>small</w:t>
      </w:r>
      <w:r w:rsidR="00C243C8">
        <w:t>”</w:t>
      </w:r>
      <w:r>
        <w:t xml:space="preserve"> cells, i.e., cells containing only one or two observations from a given sampl</w:t>
      </w:r>
      <w:r w:rsidRPr="008E43E0">
        <w:t xml:space="preserve">e. Specifically, we constrain the match such that cells </w:t>
      </w:r>
      <w:r w:rsidR="004E2B78">
        <w:t>containing</w:t>
      </w:r>
      <w:r w:rsidRPr="008E43E0">
        <w:t xml:space="preserve"> less than 0.1</w:t>
      </w:r>
      <w:r w:rsidR="004E2B78">
        <w:t xml:space="preserve"> percent</w:t>
      </w:r>
      <w:r w:rsidRPr="008E43E0">
        <w:t xml:space="preserve"> of total observations in the data are ignored. In other words, we required at least </w:t>
      </w:r>
      <w:r w:rsidR="004E2B78">
        <w:t>5</w:t>
      </w:r>
      <w:r w:rsidR="004E2B78" w:rsidRPr="008E43E0">
        <w:t xml:space="preserve"> </w:t>
      </w:r>
      <w:r w:rsidRPr="008E43E0">
        <w:t>observations from the ATUS</w:t>
      </w:r>
      <w:r w:rsidR="004E2B78">
        <w:t xml:space="preserve"> </w:t>
      </w:r>
      <w:r w:rsidRPr="008E43E0">
        <w:t xml:space="preserve">weekday and weekend </w:t>
      </w:r>
      <w:r>
        <w:t>samples</w:t>
      </w:r>
      <w:r w:rsidRPr="008E43E0">
        <w:t xml:space="preserve">, </w:t>
      </w:r>
      <w:r w:rsidR="004E2B78">
        <w:t>10</w:t>
      </w:r>
      <w:r w:rsidR="004E2B78" w:rsidRPr="008E43E0">
        <w:t xml:space="preserve"> </w:t>
      </w:r>
      <w:r w:rsidRPr="008E43E0">
        <w:t>from the Interview</w:t>
      </w:r>
      <w:r>
        <w:t xml:space="preserve"> sample,</w:t>
      </w:r>
      <w:r w:rsidRPr="008E43E0">
        <w:t xml:space="preserve"> and </w:t>
      </w:r>
      <w:r>
        <w:t>six</w:t>
      </w:r>
      <w:r w:rsidRPr="008E43E0">
        <w:t xml:space="preserve"> from the Diary </w:t>
      </w:r>
      <w:r>
        <w:t>sample</w:t>
      </w:r>
      <w:r w:rsidRPr="008E43E0">
        <w:t xml:space="preserve"> within a cell to use a particular cell for match</w:t>
      </w:r>
      <w:r>
        <w:t>ing</w:t>
      </w:r>
      <w:r w:rsidRPr="008E43E0">
        <w:t>.</w:t>
      </w:r>
      <w:r>
        <w:t xml:space="preserve"> The impact of the modification can be seen by considering the summary of the</w:t>
      </w:r>
      <w:r w:rsidRPr="008E43E0">
        <w:t xml:space="preserve"> matching </w:t>
      </w:r>
      <w:r>
        <w:t xml:space="preserve">between the Interview sample </w:t>
      </w:r>
      <w:r w:rsidR="004E2B78">
        <w:t xml:space="preserve">and </w:t>
      </w:r>
      <w:r>
        <w:t>the weekday and weekend diaries, respectively (</w:t>
      </w:r>
      <w:r w:rsidR="00DA0AFC" w:rsidRPr="008E43E0">
        <w:t xml:space="preserve">Table </w:t>
      </w:r>
      <w:r w:rsidR="00DA0AFC">
        <w:rPr>
          <w:noProof/>
        </w:rPr>
        <w:t>3</w:t>
      </w:r>
      <w:r w:rsidR="00DA0AFC">
        <w:noBreakHyphen/>
      </w:r>
      <w:r w:rsidR="00DA0AFC">
        <w:rPr>
          <w:noProof/>
        </w:rPr>
        <w:t>5</w:t>
      </w:r>
      <w:r>
        <w:t xml:space="preserve"> below). Specifically, about 74 (Interview) and 70 (Diary) percent</w:t>
      </w:r>
      <w:r w:rsidRPr="008E43E0">
        <w:t xml:space="preserve"> of the </w:t>
      </w:r>
      <w:r w:rsidRPr="008E43E0">
        <w:lastRenderedPageBreak/>
        <w:t xml:space="preserve">data </w:t>
      </w:r>
      <w:r>
        <w:t xml:space="preserve">is matched in the first round </w:t>
      </w:r>
      <w:r w:rsidRPr="008E43E0">
        <w:t xml:space="preserve">when </w:t>
      </w:r>
      <w:r>
        <w:t>small cells are used</w:t>
      </w:r>
      <w:r w:rsidRPr="008E43E0">
        <w:t xml:space="preserve">, compared to </w:t>
      </w:r>
      <w:r>
        <w:t>47 percent</w:t>
      </w:r>
      <w:r w:rsidRPr="008E43E0">
        <w:t xml:space="preserve"> when </w:t>
      </w:r>
      <w:r>
        <w:t xml:space="preserve">small </w:t>
      </w:r>
      <w:r w:rsidRPr="008E43E0">
        <w:t xml:space="preserve">cells are </w:t>
      </w:r>
      <w:r>
        <w:t xml:space="preserve">not </w:t>
      </w:r>
      <w:r w:rsidRPr="008E43E0">
        <w:t>allowed.</w:t>
      </w:r>
      <w:r>
        <w:t xml:space="preserve"> While this may suggest that imposing the cell</w:t>
      </w:r>
      <w:r w:rsidR="004E2B78">
        <w:t>-</w:t>
      </w:r>
      <w:r>
        <w:t>size constraints affects the match quality</w:t>
      </w:r>
      <w:r w:rsidRPr="00B26DD3">
        <w:t xml:space="preserve"> </w:t>
      </w:r>
      <w:r>
        <w:t>negatively, one should also consider that using those micro-cells may be equivalent to overfitting, which can negatively affect the overall match quality. However, as shown in Figure 2, there is little loss in terms of matching quality when imposing the cell-size restriction.</w:t>
      </w:r>
    </w:p>
    <w:p w14:paraId="1510BB2F" w14:textId="0D55C555" w:rsidR="001B5934" w:rsidRPr="008E43E0" w:rsidRDefault="001B5934" w:rsidP="001B5934">
      <w:pPr>
        <w:pStyle w:val="Caption"/>
      </w:pPr>
      <w:bookmarkStart w:id="38" w:name="_Ref124932402"/>
      <w:bookmarkStart w:id="39" w:name="_Toc158095544"/>
      <w:r w:rsidRPr="008E43E0">
        <w:t xml:space="preserve">Table </w:t>
      </w:r>
      <w:fldSimple w:instr=" STYLEREF 1 \s ">
        <w:r w:rsidR="006C1E92">
          <w:rPr>
            <w:noProof/>
          </w:rPr>
          <w:t>3</w:t>
        </w:r>
      </w:fldSimple>
      <w:r w:rsidR="006C1E92">
        <w:noBreakHyphen/>
      </w:r>
      <w:fldSimple w:instr=" SEQ Table \* ARABIC \s 1 ">
        <w:r w:rsidR="006C1E92">
          <w:rPr>
            <w:noProof/>
          </w:rPr>
          <w:t>5</w:t>
        </w:r>
      </w:fldSimple>
      <w:bookmarkEnd w:id="38"/>
      <w:r w:rsidRPr="008E43E0">
        <w:t xml:space="preserve"> Share </w:t>
      </w:r>
      <w:r w:rsidR="004E2B78">
        <w:t xml:space="preserve">of the </w:t>
      </w:r>
      <w:r w:rsidR="00FA42DA">
        <w:t>t</w:t>
      </w:r>
      <w:r w:rsidR="004E2B78">
        <w:t xml:space="preserve">otal </w:t>
      </w:r>
      <w:r w:rsidR="00FA42DA">
        <w:t>n</w:t>
      </w:r>
      <w:r w:rsidR="004E2B78">
        <w:t xml:space="preserve">umber of </w:t>
      </w:r>
      <w:r w:rsidR="00FA42DA">
        <w:t>o</w:t>
      </w:r>
      <w:r w:rsidR="004E2B78">
        <w:t xml:space="preserve">bservations </w:t>
      </w:r>
      <w:r w:rsidR="00FA42DA">
        <w:t>m</w:t>
      </w:r>
      <w:r w:rsidR="004E2B78">
        <w:t xml:space="preserve">atched in </w:t>
      </w:r>
      <w:r w:rsidR="00FA42DA">
        <w:t>e</w:t>
      </w:r>
      <w:r w:rsidR="004E2B78">
        <w:t>ach</w:t>
      </w:r>
      <w:r w:rsidR="004E2B78" w:rsidRPr="008E43E0">
        <w:t xml:space="preserve"> </w:t>
      </w:r>
      <w:r w:rsidR="00FA42DA">
        <w:t>r</w:t>
      </w:r>
      <w:r w:rsidR="004E2B78" w:rsidRPr="008E43E0">
        <w:t>ound</w:t>
      </w:r>
      <w:r w:rsidR="004E2B78">
        <w:t xml:space="preserve"> (</w:t>
      </w:r>
      <w:r w:rsidR="00FA42DA">
        <w:t>p</w:t>
      </w:r>
      <w:r w:rsidR="004E2B78">
        <w:t xml:space="preserve">ercent) in the </w:t>
      </w:r>
      <w:r w:rsidR="00FA42DA">
        <w:t>m</w:t>
      </w:r>
      <w:r w:rsidR="004E2B78">
        <w:t xml:space="preserve">atching of the </w:t>
      </w:r>
      <w:r>
        <w:t xml:space="preserve">CE Interview </w:t>
      </w:r>
      <w:r w:rsidR="00FA42DA">
        <w:t>s</w:t>
      </w:r>
      <w:r w:rsidR="004E2B78">
        <w:t xml:space="preserve">ample with </w:t>
      </w:r>
      <w:r>
        <w:t>ATUS</w:t>
      </w:r>
      <w:bookmarkEnd w:id="39"/>
    </w:p>
    <w:tbl>
      <w:tblPr>
        <w:tblW w:w="8996"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1020"/>
        <w:gridCol w:w="1096"/>
        <w:gridCol w:w="1437"/>
        <w:gridCol w:w="2003"/>
        <w:gridCol w:w="1437"/>
        <w:gridCol w:w="2003"/>
      </w:tblGrid>
      <w:tr w:rsidR="001B5934" w:rsidRPr="0016037F" w14:paraId="4FAD0318" w14:textId="77777777" w:rsidTr="00B4745D">
        <w:trPr>
          <w:trHeight w:val="292"/>
          <w:tblHeader/>
        </w:trPr>
        <w:tc>
          <w:tcPr>
            <w:tcW w:w="1020" w:type="dxa"/>
            <w:tcBorders>
              <w:top w:val="single" w:sz="4" w:space="0" w:color="auto"/>
              <w:bottom w:val="nil"/>
            </w:tcBorders>
            <w:shd w:val="clear" w:color="auto" w:fill="auto"/>
            <w:noWrap/>
            <w:vAlign w:val="bottom"/>
            <w:hideMark/>
          </w:tcPr>
          <w:p w14:paraId="3DE9B03F" w14:textId="77777777" w:rsidR="001B5934" w:rsidRPr="0016037F" w:rsidRDefault="001B5934" w:rsidP="00B4745D">
            <w:pPr>
              <w:spacing w:after="0" w:line="240" w:lineRule="auto"/>
              <w:rPr>
                <w:rFonts w:eastAsia="Times New Roman" w:cs="Times New Roman"/>
                <w:sz w:val="20"/>
                <w:szCs w:val="20"/>
              </w:rPr>
            </w:pPr>
          </w:p>
        </w:tc>
        <w:tc>
          <w:tcPr>
            <w:tcW w:w="1096" w:type="dxa"/>
            <w:tcBorders>
              <w:top w:val="single" w:sz="4" w:space="0" w:color="auto"/>
              <w:bottom w:val="nil"/>
            </w:tcBorders>
            <w:shd w:val="clear" w:color="auto" w:fill="auto"/>
            <w:noWrap/>
            <w:vAlign w:val="bottom"/>
            <w:hideMark/>
          </w:tcPr>
          <w:p w14:paraId="491B473D" w14:textId="77777777" w:rsidR="001B5934" w:rsidRPr="0016037F" w:rsidRDefault="001B5934" w:rsidP="00B4745D">
            <w:pPr>
              <w:spacing w:after="0" w:line="240" w:lineRule="auto"/>
              <w:rPr>
                <w:rFonts w:eastAsia="Times New Roman" w:cs="Times New Roman"/>
                <w:sz w:val="20"/>
                <w:szCs w:val="20"/>
              </w:rPr>
            </w:pPr>
            <w:r w:rsidRPr="0016037F">
              <w:rPr>
                <w:rFonts w:eastAsia="Times New Roman" w:cs="Times New Roman"/>
                <w:sz w:val="20"/>
                <w:szCs w:val="20"/>
              </w:rPr>
              <w:t> </w:t>
            </w:r>
          </w:p>
        </w:tc>
        <w:tc>
          <w:tcPr>
            <w:tcW w:w="3440" w:type="dxa"/>
            <w:gridSpan w:val="2"/>
            <w:tcBorders>
              <w:top w:val="single" w:sz="4" w:space="0" w:color="auto"/>
              <w:bottom w:val="nil"/>
            </w:tcBorders>
            <w:shd w:val="clear" w:color="auto" w:fill="auto"/>
            <w:noWrap/>
            <w:vAlign w:val="center"/>
            <w:hideMark/>
          </w:tcPr>
          <w:p w14:paraId="3688CDA5" w14:textId="77777777" w:rsidR="001B5934" w:rsidRPr="0016037F" w:rsidRDefault="001B5934" w:rsidP="00B4745D">
            <w:pPr>
              <w:spacing w:after="0" w:line="240" w:lineRule="auto"/>
              <w:jc w:val="center"/>
              <w:rPr>
                <w:rFonts w:eastAsia="Times New Roman" w:cs="Times New Roman"/>
                <w:b/>
                <w:bCs/>
                <w:color w:val="000000"/>
                <w:sz w:val="20"/>
                <w:szCs w:val="20"/>
              </w:rPr>
            </w:pPr>
            <w:r w:rsidRPr="0016037F">
              <w:rPr>
                <w:rFonts w:eastAsia="Times New Roman" w:cs="Times New Roman"/>
                <w:b/>
                <w:bCs/>
                <w:color w:val="000000"/>
                <w:sz w:val="20"/>
                <w:szCs w:val="20"/>
              </w:rPr>
              <w:t>No small cells</w:t>
            </w:r>
          </w:p>
        </w:tc>
        <w:tc>
          <w:tcPr>
            <w:tcW w:w="3440" w:type="dxa"/>
            <w:gridSpan w:val="2"/>
            <w:tcBorders>
              <w:top w:val="single" w:sz="4" w:space="0" w:color="auto"/>
              <w:bottom w:val="nil"/>
            </w:tcBorders>
            <w:shd w:val="clear" w:color="auto" w:fill="auto"/>
            <w:noWrap/>
            <w:vAlign w:val="center"/>
            <w:hideMark/>
          </w:tcPr>
          <w:p w14:paraId="39460EA8" w14:textId="77777777" w:rsidR="001B5934" w:rsidRPr="0016037F" w:rsidRDefault="001B5934" w:rsidP="00B4745D">
            <w:pPr>
              <w:spacing w:after="0" w:line="240" w:lineRule="auto"/>
              <w:jc w:val="center"/>
              <w:rPr>
                <w:rFonts w:eastAsia="Times New Roman" w:cs="Times New Roman"/>
                <w:b/>
                <w:bCs/>
                <w:color w:val="000000"/>
                <w:sz w:val="20"/>
                <w:szCs w:val="20"/>
              </w:rPr>
            </w:pPr>
            <w:r w:rsidRPr="0016037F">
              <w:rPr>
                <w:rFonts w:eastAsia="Times New Roman" w:cs="Times New Roman"/>
                <w:b/>
                <w:bCs/>
                <w:color w:val="000000"/>
                <w:sz w:val="20"/>
                <w:szCs w:val="20"/>
              </w:rPr>
              <w:t>With small cells</w:t>
            </w:r>
          </w:p>
        </w:tc>
      </w:tr>
      <w:tr w:rsidR="001B5934" w:rsidRPr="0016037F" w14:paraId="06C2690C" w14:textId="77777777" w:rsidTr="00B4745D">
        <w:trPr>
          <w:trHeight w:val="575"/>
          <w:tblHeader/>
        </w:trPr>
        <w:tc>
          <w:tcPr>
            <w:tcW w:w="1020" w:type="dxa"/>
            <w:tcBorders>
              <w:top w:val="nil"/>
              <w:bottom w:val="single" w:sz="4" w:space="0" w:color="auto"/>
            </w:tcBorders>
            <w:shd w:val="clear" w:color="auto" w:fill="auto"/>
            <w:noWrap/>
            <w:vAlign w:val="bottom"/>
            <w:hideMark/>
          </w:tcPr>
          <w:p w14:paraId="3B5C952C" w14:textId="77777777" w:rsidR="001B5934" w:rsidRPr="0016037F" w:rsidRDefault="001B5934" w:rsidP="00B4745D">
            <w:pPr>
              <w:spacing w:after="0" w:line="240" w:lineRule="auto"/>
              <w:rPr>
                <w:rFonts w:eastAsia="Times New Roman" w:cs="Times New Roman"/>
                <w:b/>
                <w:bCs/>
                <w:color w:val="000000"/>
                <w:sz w:val="20"/>
                <w:szCs w:val="20"/>
              </w:rPr>
            </w:pPr>
            <w:r w:rsidRPr="0016037F">
              <w:rPr>
                <w:rFonts w:eastAsia="Times New Roman" w:cs="Times New Roman"/>
                <w:b/>
                <w:bCs/>
                <w:color w:val="000000"/>
                <w:sz w:val="20"/>
                <w:szCs w:val="20"/>
              </w:rPr>
              <w:t>Round</w:t>
            </w:r>
          </w:p>
        </w:tc>
        <w:tc>
          <w:tcPr>
            <w:tcW w:w="1096" w:type="dxa"/>
            <w:tcBorders>
              <w:top w:val="nil"/>
              <w:bottom w:val="single" w:sz="4" w:space="0" w:color="auto"/>
            </w:tcBorders>
            <w:shd w:val="clear" w:color="auto" w:fill="auto"/>
            <w:vAlign w:val="bottom"/>
            <w:hideMark/>
          </w:tcPr>
          <w:p w14:paraId="69D39093" w14:textId="77777777" w:rsidR="001B5934" w:rsidRPr="0016037F" w:rsidRDefault="001B5934" w:rsidP="00B4745D">
            <w:pPr>
              <w:spacing w:after="0" w:line="240" w:lineRule="auto"/>
              <w:rPr>
                <w:rFonts w:eastAsia="Times New Roman" w:cs="Times New Roman"/>
                <w:b/>
                <w:bCs/>
                <w:sz w:val="20"/>
                <w:szCs w:val="20"/>
              </w:rPr>
            </w:pPr>
            <w:r w:rsidRPr="0016037F">
              <w:rPr>
                <w:rFonts w:eastAsia="Times New Roman" w:cs="Times New Roman"/>
                <w:b/>
                <w:bCs/>
                <w:sz w:val="20"/>
                <w:szCs w:val="20"/>
              </w:rPr>
              <w:t>Number of cells</w:t>
            </w:r>
          </w:p>
        </w:tc>
        <w:tc>
          <w:tcPr>
            <w:tcW w:w="1437" w:type="dxa"/>
            <w:tcBorders>
              <w:top w:val="nil"/>
              <w:bottom w:val="single" w:sz="4" w:space="0" w:color="auto"/>
            </w:tcBorders>
            <w:shd w:val="clear" w:color="auto" w:fill="auto"/>
            <w:noWrap/>
            <w:vAlign w:val="center"/>
            <w:hideMark/>
          </w:tcPr>
          <w:p w14:paraId="745E3E33" w14:textId="77777777" w:rsidR="001B5934" w:rsidRPr="0016037F" w:rsidRDefault="001B5934" w:rsidP="00B4745D">
            <w:pPr>
              <w:spacing w:after="0" w:line="240" w:lineRule="auto"/>
              <w:jc w:val="center"/>
              <w:rPr>
                <w:rFonts w:eastAsia="Times New Roman" w:cs="Times New Roman"/>
                <w:b/>
                <w:bCs/>
                <w:color w:val="000000"/>
                <w:sz w:val="20"/>
                <w:szCs w:val="20"/>
              </w:rPr>
            </w:pPr>
            <w:r w:rsidRPr="0016037F">
              <w:rPr>
                <w:rFonts w:eastAsia="Times New Roman" w:cs="Times New Roman"/>
                <w:b/>
                <w:bCs/>
                <w:color w:val="000000"/>
                <w:sz w:val="20"/>
                <w:szCs w:val="20"/>
              </w:rPr>
              <w:t>CE Interview</w:t>
            </w:r>
          </w:p>
        </w:tc>
        <w:tc>
          <w:tcPr>
            <w:tcW w:w="2003" w:type="dxa"/>
            <w:tcBorders>
              <w:top w:val="nil"/>
              <w:bottom w:val="single" w:sz="4" w:space="0" w:color="auto"/>
            </w:tcBorders>
            <w:shd w:val="clear" w:color="auto" w:fill="auto"/>
            <w:noWrap/>
            <w:vAlign w:val="center"/>
            <w:hideMark/>
          </w:tcPr>
          <w:p w14:paraId="5E8532D2" w14:textId="77777777" w:rsidR="001B5934" w:rsidRPr="0016037F" w:rsidRDefault="001B5934" w:rsidP="00B4745D">
            <w:pPr>
              <w:spacing w:after="0" w:line="240" w:lineRule="auto"/>
              <w:jc w:val="center"/>
              <w:rPr>
                <w:rFonts w:eastAsia="Times New Roman" w:cs="Times New Roman"/>
                <w:b/>
                <w:bCs/>
                <w:color w:val="000000"/>
                <w:sz w:val="20"/>
                <w:szCs w:val="20"/>
              </w:rPr>
            </w:pPr>
            <w:r w:rsidRPr="0016037F">
              <w:rPr>
                <w:rFonts w:eastAsia="Times New Roman" w:cs="Times New Roman"/>
                <w:b/>
                <w:bCs/>
                <w:color w:val="000000"/>
                <w:sz w:val="20"/>
                <w:szCs w:val="20"/>
              </w:rPr>
              <w:t>CE Diary</w:t>
            </w:r>
          </w:p>
        </w:tc>
        <w:tc>
          <w:tcPr>
            <w:tcW w:w="1437" w:type="dxa"/>
            <w:tcBorders>
              <w:top w:val="nil"/>
              <w:bottom w:val="single" w:sz="4" w:space="0" w:color="auto"/>
            </w:tcBorders>
            <w:shd w:val="clear" w:color="auto" w:fill="auto"/>
            <w:noWrap/>
            <w:vAlign w:val="center"/>
            <w:hideMark/>
          </w:tcPr>
          <w:p w14:paraId="36FB8BB7" w14:textId="77777777" w:rsidR="001B5934" w:rsidRPr="0016037F" w:rsidRDefault="001B5934" w:rsidP="00B4745D">
            <w:pPr>
              <w:spacing w:after="0" w:line="240" w:lineRule="auto"/>
              <w:jc w:val="center"/>
              <w:rPr>
                <w:rFonts w:eastAsia="Times New Roman" w:cs="Times New Roman"/>
                <w:b/>
                <w:bCs/>
                <w:color w:val="000000"/>
                <w:sz w:val="20"/>
                <w:szCs w:val="20"/>
              </w:rPr>
            </w:pPr>
            <w:r w:rsidRPr="0016037F">
              <w:rPr>
                <w:rFonts w:eastAsia="Times New Roman" w:cs="Times New Roman"/>
                <w:b/>
                <w:bCs/>
                <w:color w:val="000000"/>
                <w:sz w:val="20"/>
                <w:szCs w:val="20"/>
              </w:rPr>
              <w:t>CE Interview</w:t>
            </w:r>
          </w:p>
        </w:tc>
        <w:tc>
          <w:tcPr>
            <w:tcW w:w="2003" w:type="dxa"/>
            <w:tcBorders>
              <w:top w:val="nil"/>
              <w:bottom w:val="single" w:sz="4" w:space="0" w:color="auto"/>
            </w:tcBorders>
            <w:shd w:val="clear" w:color="auto" w:fill="auto"/>
            <w:noWrap/>
            <w:vAlign w:val="center"/>
            <w:hideMark/>
          </w:tcPr>
          <w:p w14:paraId="6B2BB4C2" w14:textId="77777777" w:rsidR="001B5934" w:rsidRPr="0016037F" w:rsidRDefault="001B5934" w:rsidP="00B4745D">
            <w:pPr>
              <w:spacing w:after="0" w:line="240" w:lineRule="auto"/>
              <w:jc w:val="center"/>
              <w:rPr>
                <w:rFonts w:eastAsia="Times New Roman" w:cs="Times New Roman"/>
                <w:b/>
                <w:bCs/>
                <w:color w:val="000000"/>
                <w:sz w:val="20"/>
                <w:szCs w:val="20"/>
              </w:rPr>
            </w:pPr>
            <w:r w:rsidRPr="0016037F">
              <w:rPr>
                <w:rFonts w:eastAsia="Times New Roman" w:cs="Times New Roman"/>
                <w:b/>
                <w:bCs/>
                <w:color w:val="000000"/>
                <w:sz w:val="20"/>
                <w:szCs w:val="20"/>
              </w:rPr>
              <w:t>CE Diary</w:t>
            </w:r>
          </w:p>
        </w:tc>
      </w:tr>
      <w:tr w:rsidR="001B5934" w:rsidRPr="0016037F" w14:paraId="1A003F9D" w14:textId="77777777" w:rsidTr="0016037F">
        <w:trPr>
          <w:trHeight w:val="292"/>
        </w:trPr>
        <w:tc>
          <w:tcPr>
            <w:tcW w:w="1020" w:type="dxa"/>
            <w:tcBorders>
              <w:top w:val="single" w:sz="4" w:space="0" w:color="auto"/>
            </w:tcBorders>
            <w:shd w:val="clear" w:color="auto" w:fill="D9D9D9" w:themeFill="background1" w:themeFillShade="D9"/>
            <w:noWrap/>
            <w:vAlign w:val="bottom"/>
            <w:hideMark/>
          </w:tcPr>
          <w:p w14:paraId="6B449A7E"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1</w:t>
            </w:r>
          </w:p>
        </w:tc>
        <w:tc>
          <w:tcPr>
            <w:tcW w:w="1096" w:type="dxa"/>
            <w:tcBorders>
              <w:top w:val="single" w:sz="4" w:space="0" w:color="auto"/>
            </w:tcBorders>
            <w:shd w:val="clear" w:color="auto" w:fill="D9D9D9" w:themeFill="background1" w:themeFillShade="D9"/>
            <w:noWrap/>
            <w:vAlign w:val="center"/>
            <w:hideMark/>
          </w:tcPr>
          <w:p w14:paraId="41E7C943"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1502</w:t>
            </w:r>
          </w:p>
        </w:tc>
        <w:tc>
          <w:tcPr>
            <w:tcW w:w="1437" w:type="dxa"/>
            <w:tcBorders>
              <w:top w:val="single" w:sz="4" w:space="0" w:color="auto"/>
            </w:tcBorders>
            <w:shd w:val="clear" w:color="auto" w:fill="D9D9D9" w:themeFill="background1" w:themeFillShade="D9"/>
            <w:noWrap/>
            <w:vAlign w:val="center"/>
            <w:hideMark/>
          </w:tcPr>
          <w:p w14:paraId="7420E1FC"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47.16</w:t>
            </w:r>
          </w:p>
        </w:tc>
        <w:tc>
          <w:tcPr>
            <w:tcW w:w="2003" w:type="dxa"/>
            <w:tcBorders>
              <w:top w:val="single" w:sz="4" w:space="0" w:color="auto"/>
            </w:tcBorders>
            <w:shd w:val="clear" w:color="auto" w:fill="D9D9D9" w:themeFill="background1" w:themeFillShade="D9"/>
            <w:noWrap/>
            <w:vAlign w:val="center"/>
            <w:hideMark/>
          </w:tcPr>
          <w:p w14:paraId="2C8A67CD"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46.11</w:t>
            </w:r>
          </w:p>
        </w:tc>
        <w:tc>
          <w:tcPr>
            <w:tcW w:w="1437" w:type="dxa"/>
            <w:tcBorders>
              <w:top w:val="single" w:sz="4" w:space="0" w:color="auto"/>
            </w:tcBorders>
            <w:shd w:val="clear" w:color="auto" w:fill="D9D9D9" w:themeFill="background1" w:themeFillShade="D9"/>
            <w:noWrap/>
            <w:vAlign w:val="center"/>
            <w:hideMark/>
          </w:tcPr>
          <w:p w14:paraId="54BCE2A3"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74.52</w:t>
            </w:r>
          </w:p>
        </w:tc>
        <w:tc>
          <w:tcPr>
            <w:tcW w:w="2003" w:type="dxa"/>
            <w:tcBorders>
              <w:top w:val="single" w:sz="4" w:space="0" w:color="auto"/>
            </w:tcBorders>
            <w:shd w:val="clear" w:color="auto" w:fill="D9D9D9" w:themeFill="background1" w:themeFillShade="D9"/>
            <w:noWrap/>
            <w:vAlign w:val="center"/>
            <w:hideMark/>
          </w:tcPr>
          <w:p w14:paraId="6D4F65C6"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70.31</w:t>
            </w:r>
          </w:p>
        </w:tc>
      </w:tr>
      <w:tr w:rsidR="001B5934" w:rsidRPr="0016037F" w14:paraId="13F63BDA" w14:textId="77777777" w:rsidTr="00B4745D">
        <w:trPr>
          <w:trHeight w:val="292"/>
        </w:trPr>
        <w:tc>
          <w:tcPr>
            <w:tcW w:w="1020" w:type="dxa"/>
            <w:shd w:val="clear" w:color="auto" w:fill="auto"/>
            <w:noWrap/>
            <w:vAlign w:val="bottom"/>
            <w:hideMark/>
          </w:tcPr>
          <w:p w14:paraId="1695260E"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2</w:t>
            </w:r>
          </w:p>
        </w:tc>
        <w:tc>
          <w:tcPr>
            <w:tcW w:w="1096" w:type="dxa"/>
            <w:shd w:val="clear" w:color="auto" w:fill="auto"/>
            <w:noWrap/>
            <w:vAlign w:val="center"/>
            <w:hideMark/>
          </w:tcPr>
          <w:p w14:paraId="72E1AD84"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1381</w:t>
            </w:r>
          </w:p>
        </w:tc>
        <w:tc>
          <w:tcPr>
            <w:tcW w:w="1437" w:type="dxa"/>
            <w:shd w:val="clear" w:color="auto" w:fill="auto"/>
            <w:noWrap/>
            <w:vAlign w:val="center"/>
            <w:hideMark/>
          </w:tcPr>
          <w:p w14:paraId="56CA9744"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7.88</w:t>
            </w:r>
          </w:p>
        </w:tc>
        <w:tc>
          <w:tcPr>
            <w:tcW w:w="2003" w:type="dxa"/>
            <w:shd w:val="clear" w:color="auto" w:fill="auto"/>
            <w:noWrap/>
            <w:vAlign w:val="center"/>
            <w:hideMark/>
          </w:tcPr>
          <w:p w14:paraId="3519DE5A"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8.49</w:t>
            </w:r>
          </w:p>
        </w:tc>
        <w:tc>
          <w:tcPr>
            <w:tcW w:w="1437" w:type="dxa"/>
            <w:shd w:val="clear" w:color="auto" w:fill="auto"/>
            <w:noWrap/>
            <w:vAlign w:val="center"/>
            <w:hideMark/>
          </w:tcPr>
          <w:p w14:paraId="3C73E395"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5.09</w:t>
            </w:r>
          </w:p>
        </w:tc>
        <w:tc>
          <w:tcPr>
            <w:tcW w:w="2003" w:type="dxa"/>
            <w:shd w:val="clear" w:color="auto" w:fill="auto"/>
            <w:noWrap/>
            <w:vAlign w:val="center"/>
            <w:hideMark/>
          </w:tcPr>
          <w:p w14:paraId="44EEB082"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6.06</w:t>
            </w:r>
          </w:p>
        </w:tc>
      </w:tr>
      <w:tr w:rsidR="001B5934" w:rsidRPr="0016037F" w14:paraId="2D6C0143" w14:textId="77777777" w:rsidTr="0016037F">
        <w:trPr>
          <w:trHeight w:val="292"/>
        </w:trPr>
        <w:tc>
          <w:tcPr>
            <w:tcW w:w="1020" w:type="dxa"/>
            <w:shd w:val="clear" w:color="auto" w:fill="D9D9D9" w:themeFill="background1" w:themeFillShade="D9"/>
            <w:noWrap/>
            <w:vAlign w:val="bottom"/>
            <w:hideMark/>
          </w:tcPr>
          <w:p w14:paraId="6862DEC1"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3</w:t>
            </w:r>
          </w:p>
        </w:tc>
        <w:tc>
          <w:tcPr>
            <w:tcW w:w="1096" w:type="dxa"/>
            <w:shd w:val="clear" w:color="auto" w:fill="D9D9D9" w:themeFill="background1" w:themeFillShade="D9"/>
            <w:noWrap/>
            <w:vAlign w:val="center"/>
            <w:hideMark/>
          </w:tcPr>
          <w:p w14:paraId="340873AC"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1238</w:t>
            </w:r>
          </w:p>
        </w:tc>
        <w:tc>
          <w:tcPr>
            <w:tcW w:w="1437" w:type="dxa"/>
            <w:shd w:val="clear" w:color="auto" w:fill="D9D9D9" w:themeFill="background1" w:themeFillShade="D9"/>
            <w:noWrap/>
            <w:vAlign w:val="center"/>
            <w:hideMark/>
          </w:tcPr>
          <w:p w14:paraId="434A53FE"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3.94</w:t>
            </w:r>
          </w:p>
        </w:tc>
        <w:tc>
          <w:tcPr>
            <w:tcW w:w="2003" w:type="dxa"/>
            <w:shd w:val="clear" w:color="auto" w:fill="D9D9D9" w:themeFill="background1" w:themeFillShade="D9"/>
            <w:noWrap/>
            <w:vAlign w:val="center"/>
            <w:hideMark/>
          </w:tcPr>
          <w:p w14:paraId="15850E31"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4.07</w:t>
            </w:r>
          </w:p>
        </w:tc>
        <w:tc>
          <w:tcPr>
            <w:tcW w:w="1437" w:type="dxa"/>
            <w:shd w:val="clear" w:color="auto" w:fill="D9D9D9" w:themeFill="background1" w:themeFillShade="D9"/>
            <w:noWrap/>
            <w:vAlign w:val="center"/>
            <w:hideMark/>
          </w:tcPr>
          <w:p w14:paraId="2C7E3C41"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2.81</w:t>
            </w:r>
          </w:p>
        </w:tc>
        <w:tc>
          <w:tcPr>
            <w:tcW w:w="2003" w:type="dxa"/>
            <w:shd w:val="clear" w:color="auto" w:fill="D9D9D9" w:themeFill="background1" w:themeFillShade="D9"/>
            <w:noWrap/>
            <w:vAlign w:val="center"/>
            <w:hideMark/>
          </w:tcPr>
          <w:p w14:paraId="01DA43E9"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3.38</w:t>
            </w:r>
          </w:p>
        </w:tc>
      </w:tr>
      <w:tr w:rsidR="001B5934" w:rsidRPr="0016037F" w14:paraId="40C9D40C" w14:textId="77777777" w:rsidTr="00B4745D">
        <w:trPr>
          <w:trHeight w:val="292"/>
        </w:trPr>
        <w:tc>
          <w:tcPr>
            <w:tcW w:w="1020" w:type="dxa"/>
            <w:shd w:val="clear" w:color="auto" w:fill="auto"/>
            <w:noWrap/>
            <w:vAlign w:val="bottom"/>
            <w:hideMark/>
          </w:tcPr>
          <w:p w14:paraId="237922FD"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4</w:t>
            </w:r>
          </w:p>
        </w:tc>
        <w:tc>
          <w:tcPr>
            <w:tcW w:w="1096" w:type="dxa"/>
            <w:shd w:val="clear" w:color="auto" w:fill="auto"/>
            <w:noWrap/>
            <w:vAlign w:val="center"/>
            <w:hideMark/>
          </w:tcPr>
          <w:p w14:paraId="793FFE80"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1084</w:t>
            </w:r>
          </w:p>
        </w:tc>
        <w:tc>
          <w:tcPr>
            <w:tcW w:w="1437" w:type="dxa"/>
            <w:shd w:val="clear" w:color="auto" w:fill="auto"/>
            <w:noWrap/>
            <w:vAlign w:val="center"/>
            <w:hideMark/>
          </w:tcPr>
          <w:p w14:paraId="2713765A"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4.23</w:t>
            </w:r>
          </w:p>
        </w:tc>
        <w:tc>
          <w:tcPr>
            <w:tcW w:w="2003" w:type="dxa"/>
            <w:shd w:val="clear" w:color="auto" w:fill="auto"/>
            <w:noWrap/>
            <w:vAlign w:val="center"/>
            <w:hideMark/>
          </w:tcPr>
          <w:p w14:paraId="30B02C4B"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4.30</w:t>
            </w:r>
          </w:p>
        </w:tc>
        <w:tc>
          <w:tcPr>
            <w:tcW w:w="1437" w:type="dxa"/>
            <w:shd w:val="clear" w:color="auto" w:fill="auto"/>
            <w:noWrap/>
            <w:vAlign w:val="center"/>
            <w:hideMark/>
          </w:tcPr>
          <w:p w14:paraId="71A00BAA"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1.77</w:t>
            </w:r>
          </w:p>
        </w:tc>
        <w:tc>
          <w:tcPr>
            <w:tcW w:w="2003" w:type="dxa"/>
            <w:shd w:val="clear" w:color="auto" w:fill="auto"/>
            <w:noWrap/>
            <w:vAlign w:val="center"/>
            <w:hideMark/>
          </w:tcPr>
          <w:p w14:paraId="23EC7178"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2.05</w:t>
            </w:r>
          </w:p>
        </w:tc>
      </w:tr>
      <w:tr w:rsidR="001B5934" w:rsidRPr="0016037F" w14:paraId="2A1E5047" w14:textId="77777777" w:rsidTr="0016037F">
        <w:trPr>
          <w:trHeight w:val="292"/>
        </w:trPr>
        <w:tc>
          <w:tcPr>
            <w:tcW w:w="1020" w:type="dxa"/>
            <w:shd w:val="clear" w:color="auto" w:fill="D9D9D9" w:themeFill="background1" w:themeFillShade="D9"/>
            <w:noWrap/>
            <w:vAlign w:val="bottom"/>
            <w:hideMark/>
          </w:tcPr>
          <w:p w14:paraId="19D8A6D4"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5</w:t>
            </w:r>
          </w:p>
        </w:tc>
        <w:tc>
          <w:tcPr>
            <w:tcW w:w="1096" w:type="dxa"/>
            <w:shd w:val="clear" w:color="auto" w:fill="D9D9D9" w:themeFill="background1" w:themeFillShade="D9"/>
            <w:noWrap/>
            <w:vAlign w:val="center"/>
            <w:hideMark/>
          </w:tcPr>
          <w:p w14:paraId="2784DE05"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930</w:t>
            </w:r>
          </w:p>
        </w:tc>
        <w:tc>
          <w:tcPr>
            <w:tcW w:w="1437" w:type="dxa"/>
            <w:shd w:val="clear" w:color="auto" w:fill="D9D9D9" w:themeFill="background1" w:themeFillShade="D9"/>
            <w:noWrap/>
            <w:vAlign w:val="center"/>
            <w:hideMark/>
          </w:tcPr>
          <w:p w14:paraId="2F4638D7"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3.30</w:t>
            </w:r>
          </w:p>
        </w:tc>
        <w:tc>
          <w:tcPr>
            <w:tcW w:w="2003" w:type="dxa"/>
            <w:shd w:val="clear" w:color="auto" w:fill="D9D9D9" w:themeFill="background1" w:themeFillShade="D9"/>
            <w:noWrap/>
            <w:vAlign w:val="center"/>
            <w:hideMark/>
          </w:tcPr>
          <w:p w14:paraId="33FF4D79"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3.18</w:t>
            </w:r>
          </w:p>
        </w:tc>
        <w:tc>
          <w:tcPr>
            <w:tcW w:w="1437" w:type="dxa"/>
            <w:shd w:val="clear" w:color="auto" w:fill="D9D9D9" w:themeFill="background1" w:themeFillShade="D9"/>
            <w:noWrap/>
            <w:vAlign w:val="center"/>
            <w:hideMark/>
          </w:tcPr>
          <w:p w14:paraId="644BEBBA"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1.50</w:t>
            </w:r>
          </w:p>
        </w:tc>
        <w:tc>
          <w:tcPr>
            <w:tcW w:w="2003" w:type="dxa"/>
            <w:shd w:val="clear" w:color="auto" w:fill="D9D9D9" w:themeFill="background1" w:themeFillShade="D9"/>
            <w:noWrap/>
            <w:vAlign w:val="center"/>
            <w:hideMark/>
          </w:tcPr>
          <w:p w14:paraId="4F9F376E"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1.79</w:t>
            </w:r>
          </w:p>
        </w:tc>
      </w:tr>
      <w:tr w:rsidR="001B5934" w:rsidRPr="0016037F" w14:paraId="576E56C2" w14:textId="77777777" w:rsidTr="00B4745D">
        <w:trPr>
          <w:trHeight w:val="292"/>
        </w:trPr>
        <w:tc>
          <w:tcPr>
            <w:tcW w:w="1020" w:type="dxa"/>
            <w:shd w:val="clear" w:color="auto" w:fill="auto"/>
            <w:noWrap/>
            <w:vAlign w:val="bottom"/>
            <w:hideMark/>
          </w:tcPr>
          <w:p w14:paraId="67FA7B0C"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6</w:t>
            </w:r>
          </w:p>
        </w:tc>
        <w:tc>
          <w:tcPr>
            <w:tcW w:w="1096" w:type="dxa"/>
            <w:shd w:val="clear" w:color="auto" w:fill="auto"/>
            <w:noWrap/>
            <w:vAlign w:val="center"/>
            <w:hideMark/>
          </w:tcPr>
          <w:p w14:paraId="0F4F7199"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791</w:t>
            </w:r>
          </w:p>
        </w:tc>
        <w:tc>
          <w:tcPr>
            <w:tcW w:w="1437" w:type="dxa"/>
            <w:shd w:val="clear" w:color="auto" w:fill="auto"/>
            <w:noWrap/>
            <w:vAlign w:val="center"/>
            <w:hideMark/>
          </w:tcPr>
          <w:p w14:paraId="75C5C62F"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4.01</w:t>
            </w:r>
          </w:p>
        </w:tc>
        <w:tc>
          <w:tcPr>
            <w:tcW w:w="2003" w:type="dxa"/>
            <w:shd w:val="clear" w:color="auto" w:fill="auto"/>
            <w:noWrap/>
            <w:vAlign w:val="center"/>
            <w:hideMark/>
          </w:tcPr>
          <w:p w14:paraId="3F50DD7A"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4.07</w:t>
            </w:r>
          </w:p>
        </w:tc>
        <w:tc>
          <w:tcPr>
            <w:tcW w:w="1437" w:type="dxa"/>
            <w:shd w:val="clear" w:color="auto" w:fill="auto"/>
            <w:noWrap/>
            <w:vAlign w:val="center"/>
            <w:hideMark/>
          </w:tcPr>
          <w:p w14:paraId="1C4D7A72"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1.26</w:t>
            </w:r>
          </w:p>
        </w:tc>
        <w:tc>
          <w:tcPr>
            <w:tcW w:w="2003" w:type="dxa"/>
            <w:shd w:val="clear" w:color="auto" w:fill="auto"/>
            <w:noWrap/>
            <w:vAlign w:val="center"/>
            <w:hideMark/>
          </w:tcPr>
          <w:p w14:paraId="635F3B2F"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1.79</w:t>
            </w:r>
          </w:p>
        </w:tc>
      </w:tr>
      <w:tr w:rsidR="001B5934" w:rsidRPr="0016037F" w14:paraId="2BCE9116" w14:textId="77777777" w:rsidTr="0016037F">
        <w:trPr>
          <w:trHeight w:val="292"/>
        </w:trPr>
        <w:tc>
          <w:tcPr>
            <w:tcW w:w="1020" w:type="dxa"/>
            <w:shd w:val="clear" w:color="auto" w:fill="D9D9D9" w:themeFill="background1" w:themeFillShade="D9"/>
            <w:noWrap/>
            <w:vAlign w:val="bottom"/>
            <w:hideMark/>
          </w:tcPr>
          <w:p w14:paraId="3F0344C4"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7</w:t>
            </w:r>
          </w:p>
        </w:tc>
        <w:tc>
          <w:tcPr>
            <w:tcW w:w="1096" w:type="dxa"/>
            <w:shd w:val="clear" w:color="auto" w:fill="D9D9D9" w:themeFill="background1" w:themeFillShade="D9"/>
            <w:noWrap/>
            <w:vAlign w:val="center"/>
            <w:hideMark/>
          </w:tcPr>
          <w:p w14:paraId="7B71E971"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635</w:t>
            </w:r>
          </w:p>
        </w:tc>
        <w:tc>
          <w:tcPr>
            <w:tcW w:w="1437" w:type="dxa"/>
            <w:shd w:val="clear" w:color="auto" w:fill="D9D9D9" w:themeFill="background1" w:themeFillShade="D9"/>
            <w:noWrap/>
            <w:vAlign w:val="center"/>
            <w:hideMark/>
          </w:tcPr>
          <w:p w14:paraId="5C1596E0"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3.84</w:t>
            </w:r>
          </w:p>
        </w:tc>
        <w:tc>
          <w:tcPr>
            <w:tcW w:w="2003" w:type="dxa"/>
            <w:shd w:val="clear" w:color="auto" w:fill="D9D9D9" w:themeFill="background1" w:themeFillShade="D9"/>
            <w:noWrap/>
            <w:vAlign w:val="center"/>
            <w:hideMark/>
          </w:tcPr>
          <w:p w14:paraId="4349EEE9"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3.74</w:t>
            </w:r>
          </w:p>
        </w:tc>
        <w:tc>
          <w:tcPr>
            <w:tcW w:w="1437" w:type="dxa"/>
            <w:shd w:val="clear" w:color="auto" w:fill="D9D9D9" w:themeFill="background1" w:themeFillShade="D9"/>
            <w:noWrap/>
            <w:vAlign w:val="center"/>
            <w:hideMark/>
          </w:tcPr>
          <w:p w14:paraId="065F2AD4"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1.11</w:t>
            </w:r>
          </w:p>
        </w:tc>
        <w:tc>
          <w:tcPr>
            <w:tcW w:w="2003" w:type="dxa"/>
            <w:shd w:val="clear" w:color="auto" w:fill="D9D9D9" w:themeFill="background1" w:themeFillShade="D9"/>
            <w:noWrap/>
            <w:vAlign w:val="center"/>
            <w:hideMark/>
          </w:tcPr>
          <w:p w14:paraId="0BFAB3C0"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1.30</w:t>
            </w:r>
          </w:p>
        </w:tc>
      </w:tr>
      <w:tr w:rsidR="001B5934" w:rsidRPr="0016037F" w14:paraId="0B3993DE" w14:textId="77777777" w:rsidTr="00B4745D">
        <w:trPr>
          <w:trHeight w:val="292"/>
        </w:trPr>
        <w:tc>
          <w:tcPr>
            <w:tcW w:w="1020" w:type="dxa"/>
            <w:shd w:val="clear" w:color="auto" w:fill="auto"/>
            <w:noWrap/>
            <w:vAlign w:val="bottom"/>
            <w:hideMark/>
          </w:tcPr>
          <w:p w14:paraId="2EA0C5A5"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8</w:t>
            </w:r>
          </w:p>
        </w:tc>
        <w:tc>
          <w:tcPr>
            <w:tcW w:w="1096" w:type="dxa"/>
            <w:shd w:val="clear" w:color="auto" w:fill="auto"/>
            <w:noWrap/>
            <w:vAlign w:val="center"/>
            <w:hideMark/>
          </w:tcPr>
          <w:p w14:paraId="68CB1DCF"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476</w:t>
            </w:r>
          </w:p>
        </w:tc>
        <w:tc>
          <w:tcPr>
            <w:tcW w:w="1437" w:type="dxa"/>
            <w:shd w:val="clear" w:color="auto" w:fill="auto"/>
            <w:noWrap/>
            <w:vAlign w:val="center"/>
            <w:hideMark/>
          </w:tcPr>
          <w:p w14:paraId="53438A5B"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3.94</w:t>
            </w:r>
          </w:p>
        </w:tc>
        <w:tc>
          <w:tcPr>
            <w:tcW w:w="2003" w:type="dxa"/>
            <w:shd w:val="clear" w:color="auto" w:fill="auto"/>
            <w:noWrap/>
            <w:vAlign w:val="center"/>
            <w:hideMark/>
          </w:tcPr>
          <w:p w14:paraId="611F9E12"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3.58</w:t>
            </w:r>
          </w:p>
        </w:tc>
        <w:tc>
          <w:tcPr>
            <w:tcW w:w="1437" w:type="dxa"/>
            <w:shd w:val="clear" w:color="auto" w:fill="auto"/>
            <w:noWrap/>
            <w:vAlign w:val="center"/>
            <w:hideMark/>
          </w:tcPr>
          <w:p w14:paraId="150010A7"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1.31</w:t>
            </w:r>
          </w:p>
        </w:tc>
        <w:tc>
          <w:tcPr>
            <w:tcW w:w="2003" w:type="dxa"/>
            <w:shd w:val="clear" w:color="auto" w:fill="auto"/>
            <w:noWrap/>
            <w:vAlign w:val="center"/>
            <w:hideMark/>
          </w:tcPr>
          <w:p w14:paraId="3E8B90AA"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1.62</w:t>
            </w:r>
          </w:p>
        </w:tc>
      </w:tr>
      <w:tr w:rsidR="001B5934" w:rsidRPr="0016037F" w14:paraId="49CAF61B" w14:textId="77777777" w:rsidTr="0016037F">
        <w:trPr>
          <w:trHeight w:val="292"/>
        </w:trPr>
        <w:tc>
          <w:tcPr>
            <w:tcW w:w="1020" w:type="dxa"/>
            <w:shd w:val="clear" w:color="auto" w:fill="D9D9D9" w:themeFill="background1" w:themeFillShade="D9"/>
            <w:noWrap/>
            <w:vAlign w:val="bottom"/>
            <w:hideMark/>
          </w:tcPr>
          <w:p w14:paraId="3AEA516A"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9</w:t>
            </w:r>
          </w:p>
        </w:tc>
        <w:tc>
          <w:tcPr>
            <w:tcW w:w="1096" w:type="dxa"/>
            <w:shd w:val="clear" w:color="auto" w:fill="D9D9D9" w:themeFill="background1" w:themeFillShade="D9"/>
            <w:noWrap/>
            <w:vAlign w:val="center"/>
            <w:hideMark/>
          </w:tcPr>
          <w:p w14:paraId="4A4217F7"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318</w:t>
            </w:r>
          </w:p>
        </w:tc>
        <w:tc>
          <w:tcPr>
            <w:tcW w:w="1437" w:type="dxa"/>
            <w:shd w:val="clear" w:color="auto" w:fill="D9D9D9" w:themeFill="background1" w:themeFillShade="D9"/>
            <w:noWrap/>
            <w:vAlign w:val="center"/>
            <w:hideMark/>
          </w:tcPr>
          <w:p w14:paraId="649E2B01"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6.28</w:t>
            </w:r>
          </w:p>
        </w:tc>
        <w:tc>
          <w:tcPr>
            <w:tcW w:w="2003" w:type="dxa"/>
            <w:shd w:val="clear" w:color="auto" w:fill="D9D9D9" w:themeFill="background1" w:themeFillShade="D9"/>
            <w:noWrap/>
            <w:vAlign w:val="center"/>
            <w:hideMark/>
          </w:tcPr>
          <w:p w14:paraId="22E4C21F"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5.97</w:t>
            </w:r>
          </w:p>
        </w:tc>
        <w:tc>
          <w:tcPr>
            <w:tcW w:w="1437" w:type="dxa"/>
            <w:shd w:val="clear" w:color="auto" w:fill="D9D9D9" w:themeFill="background1" w:themeFillShade="D9"/>
            <w:noWrap/>
            <w:vAlign w:val="center"/>
            <w:hideMark/>
          </w:tcPr>
          <w:p w14:paraId="3CF7E34C"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1.82</w:t>
            </w:r>
          </w:p>
        </w:tc>
        <w:tc>
          <w:tcPr>
            <w:tcW w:w="2003" w:type="dxa"/>
            <w:shd w:val="clear" w:color="auto" w:fill="D9D9D9" w:themeFill="background1" w:themeFillShade="D9"/>
            <w:noWrap/>
            <w:vAlign w:val="center"/>
            <w:hideMark/>
          </w:tcPr>
          <w:p w14:paraId="0CD7B1C1"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2.12</w:t>
            </w:r>
          </w:p>
        </w:tc>
      </w:tr>
      <w:tr w:rsidR="001B5934" w:rsidRPr="0016037F" w14:paraId="3DDEF807" w14:textId="77777777" w:rsidTr="00B4745D">
        <w:trPr>
          <w:trHeight w:val="292"/>
        </w:trPr>
        <w:tc>
          <w:tcPr>
            <w:tcW w:w="1020" w:type="dxa"/>
            <w:shd w:val="clear" w:color="auto" w:fill="auto"/>
            <w:noWrap/>
            <w:vAlign w:val="bottom"/>
            <w:hideMark/>
          </w:tcPr>
          <w:p w14:paraId="0A503E1B"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10</w:t>
            </w:r>
          </w:p>
        </w:tc>
        <w:tc>
          <w:tcPr>
            <w:tcW w:w="1096" w:type="dxa"/>
            <w:shd w:val="clear" w:color="auto" w:fill="auto"/>
            <w:noWrap/>
            <w:vAlign w:val="center"/>
            <w:hideMark/>
          </w:tcPr>
          <w:p w14:paraId="436B528C"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160</w:t>
            </w:r>
          </w:p>
        </w:tc>
        <w:tc>
          <w:tcPr>
            <w:tcW w:w="1437" w:type="dxa"/>
            <w:shd w:val="clear" w:color="auto" w:fill="auto"/>
            <w:noWrap/>
            <w:vAlign w:val="center"/>
            <w:hideMark/>
          </w:tcPr>
          <w:p w14:paraId="074A9C4E"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6.20</w:t>
            </w:r>
          </w:p>
        </w:tc>
        <w:tc>
          <w:tcPr>
            <w:tcW w:w="2003" w:type="dxa"/>
            <w:shd w:val="clear" w:color="auto" w:fill="auto"/>
            <w:noWrap/>
            <w:vAlign w:val="center"/>
            <w:hideMark/>
          </w:tcPr>
          <w:p w14:paraId="545B0ED6"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6.16</w:t>
            </w:r>
          </w:p>
        </w:tc>
        <w:tc>
          <w:tcPr>
            <w:tcW w:w="1437" w:type="dxa"/>
            <w:shd w:val="clear" w:color="auto" w:fill="auto"/>
            <w:noWrap/>
            <w:vAlign w:val="center"/>
            <w:hideMark/>
          </w:tcPr>
          <w:p w14:paraId="445511EA"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2.35</w:t>
            </w:r>
          </w:p>
        </w:tc>
        <w:tc>
          <w:tcPr>
            <w:tcW w:w="2003" w:type="dxa"/>
            <w:shd w:val="clear" w:color="auto" w:fill="auto"/>
            <w:noWrap/>
            <w:vAlign w:val="center"/>
            <w:hideMark/>
          </w:tcPr>
          <w:p w14:paraId="0E9D269C"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2.34</w:t>
            </w:r>
          </w:p>
        </w:tc>
      </w:tr>
      <w:tr w:rsidR="001B5934" w:rsidRPr="0016037F" w14:paraId="7BE3B211" w14:textId="77777777" w:rsidTr="0016037F">
        <w:trPr>
          <w:trHeight w:val="292"/>
        </w:trPr>
        <w:tc>
          <w:tcPr>
            <w:tcW w:w="1020" w:type="dxa"/>
            <w:shd w:val="clear" w:color="auto" w:fill="D9D9D9" w:themeFill="background1" w:themeFillShade="D9"/>
            <w:noWrap/>
            <w:vAlign w:val="bottom"/>
            <w:hideMark/>
          </w:tcPr>
          <w:p w14:paraId="2DDDF7B7"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11</w:t>
            </w:r>
          </w:p>
        </w:tc>
        <w:tc>
          <w:tcPr>
            <w:tcW w:w="1096" w:type="dxa"/>
            <w:shd w:val="clear" w:color="auto" w:fill="D9D9D9" w:themeFill="background1" w:themeFillShade="D9"/>
            <w:noWrap/>
            <w:vAlign w:val="center"/>
            <w:hideMark/>
          </w:tcPr>
          <w:p w14:paraId="3774F2C9"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400</w:t>
            </w:r>
          </w:p>
        </w:tc>
        <w:tc>
          <w:tcPr>
            <w:tcW w:w="1437" w:type="dxa"/>
            <w:shd w:val="clear" w:color="auto" w:fill="D9D9D9" w:themeFill="background1" w:themeFillShade="D9"/>
            <w:noWrap/>
            <w:vAlign w:val="center"/>
            <w:hideMark/>
          </w:tcPr>
          <w:p w14:paraId="1C92D18D"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2.00</w:t>
            </w:r>
          </w:p>
        </w:tc>
        <w:tc>
          <w:tcPr>
            <w:tcW w:w="2003" w:type="dxa"/>
            <w:shd w:val="clear" w:color="auto" w:fill="D9D9D9" w:themeFill="background1" w:themeFillShade="D9"/>
            <w:noWrap/>
            <w:vAlign w:val="center"/>
            <w:hideMark/>
          </w:tcPr>
          <w:p w14:paraId="477DE178"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2.16</w:t>
            </w:r>
          </w:p>
        </w:tc>
        <w:tc>
          <w:tcPr>
            <w:tcW w:w="1437" w:type="dxa"/>
            <w:shd w:val="clear" w:color="auto" w:fill="D9D9D9" w:themeFill="background1" w:themeFillShade="D9"/>
            <w:noWrap/>
            <w:vAlign w:val="center"/>
            <w:hideMark/>
          </w:tcPr>
          <w:p w14:paraId="433F8ADD"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1.38</w:t>
            </w:r>
          </w:p>
        </w:tc>
        <w:tc>
          <w:tcPr>
            <w:tcW w:w="2003" w:type="dxa"/>
            <w:shd w:val="clear" w:color="auto" w:fill="D9D9D9" w:themeFill="background1" w:themeFillShade="D9"/>
            <w:noWrap/>
            <w:vAlign w:val="center"/>
            <w:hideMark/>
          </w:tcPr>
          <w:p w14:paraId="77BF2B0E"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1.57</w:t>
            </w:r>
          </w:p>
        </w:tc>
      </w:tr>
      <w:tr w:rsidR="001B5934" w:rsidRPr="0016037F" w14:paraId="2FAD5E10" w14:textId="77777777" w:rsidTr="00B4745D">
        <w:trPr>
          <w:trHeight w:val="292"/>
        </w:trPr>
        <w:tc>
          <w:tcPr>
            <w:tcW w:w="1020" w:type="dxa"/>
            <w:shd w:val="clear" w:color="auto" w:fill="auto"/>
            <w:noWrap/>
            <w:vAlign w:val="bottom"/>
            <w:hideMark/>
          </w:tcPr>
          <w:p w14:paraId="69332B49"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12</w:t>
            </w:r>
          </w:p>
        </w:tc>
        <w:tc>
          <w:tcPr>
            <w:tcW w:w="1096" w:type="dxa"/>
            <w:shd w:val="clear" w:color="auto" w:fill="auto"/>
            <w:noWrap/>
            <w:vAlign w:val="center"/>
            <w:hideMark/>
          </w:tcPr>
          <w:p w14:paraId="6B108C1F"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360</w:t>
            </w:r>
          </w:p>
        </w:tc>
        <w:tc>
          <w:tcPr>
            <w:tcW w:w="1437" w:type="dxa"/>
            <w:shd w:val="clear" w:color="auto" w:fill="auto"/>
            <w:noWrap/>
            <w:vAlign w:val="center"/>
            <w:hideMark/>
          </w:tcPr>
          <w:p w14:paraId="74DC8415"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0.92</w:t>
            </w:r>
          </w:p>
        </w:tc>
        <w:tc>
          <w:tcPr>
            <w:tcW w:w="2003" w:type="dxa"/>
            <w:shd w:val="clear" w:color="auto" w:fill="auto"/>
            <w:noWrap/>
            <w:vAlign w:val="center"/>
            <w:hideMark/>
          </w:tcPr>
          <w:p w14:paraId="4AC41F87"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0.77</w:t>
            </w:r>
          </w:p>
        </w:tc>
        <w:tc>
          <w:tcPr>
            <w:tcW w:w="1437" w:type="dxa"/>
            <w:shd w:val="clear" w:color="auto" w:fill="auto"/>
            <w:noWrap/>
            <w:vAlign w:val="center"/>
            <w:hideMark/>
          </w:tcPr>
          <w:p w14:paraId="60FA484C"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0.26</w:t>
            </w:r>
          </w:p>
        </w:tc>
        <w:tc>
          <w:tcPr>
            <w:tcW w:w="2003" w:type="dxa"/>
            <w:shd w:val="clear" w:color="auto" w:fill="auto"/>
            <w:noWrap/>
            <w:vAlign w:val="center"/>
            <w:hideMark/>
          </w:tcPr>
          <w:p w14:paraId="7CB465AB"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0.32</w:t>
            </w:r>
          </w:p>
        </w:tc>
      </w:tr>
      <w:tr w:rsidR="001B5934" w:rsidRPr="0016037F" w14:paraId="073E0B4D" w14:textId="77777777" w:rsidTr="0016037F">
        <w:trPr>
          <w:trHeight w:val="292"/>
        </w:trPr>
        <w:tc>
          <w:tcPr>
            <w:tcW w:w="1020" w:type="dxa"/>
            <w:shd w:val="clear" w:color="auto" w:fill="D9D9D9" w:themeFill="background1" w:themeFillShade="D9"/>
            <w:noWrap/>
            <w:vAlign w:val="bottom"/>
            <w:hideMark/>
          </w:tcPr>
          <w:p w14:paraId="28FE58EA"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13</w:t>
            </w:r>
          </w:p>
        </w:tc>
        <w:tc>
          <w:tcPr>
            <w:tcW w:w="1096" w:type="dxa"/>
            <w:shd w:val="clear" w:color="auto" w:fill="D9D9D9" w:themeFill="background1" w:themeFillShade="D9"/>
            <w:noWrap/>
            <w:vAlign w:val="center"/>
            <w:hideMark/>
          </w:tcPr>
          <w:p w14:paraId="40A5DF53"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320</w:t>
            </w:r>
          </w:p>
        </w:tc>
        <w:tc>
          <w:tcPr>
            <w:tcW w:w="1437" w:type="dxa"/>
            <w:shd w:val="clear" w:color="auto" w:fill="D9D9D9" w:themeFill="background1" w:themeFillShade="D9"/>
            <w:noWrap/>
            <w:vAlign w:val="center"/>
            <w:hideMark/>
          </w:tcPr>
          <w:p w14:paraId="36755695"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0.42</w:t>
            </w:r>
          </w:p>
        </w:tc>
        <w:tc>
          <w:tcPr>
            <w:tcW w:w="2003" w:type="dxa"/>
            <w:shd w:val="clear" w:color="auto" w:fill="D9D9D9" w:themeFill="background1" w:themeFillShade="D9"/>
            <w:noWrap/>
            <w:vAlign w:val="center"/>
            <w:hideMark/>
          </w:tcPr>
          <w:p w14:paraId="4E876D64"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0.52</w:t>
            </w:r>
          </w:p>
        </w:tc>
        <w:tc>
          <w:tcPr>
            <w:tcW w:w="1437" w:type="dxa"/>
            <w:shd w:val="clear" w:color="auto" w:fill="D9D9D9" w:themeFill="background1" w:themeFillShade="D9"/>
            <w:noWrap/>
            <w:vAlign w:val="center"/>
            <w:hideMark/>
          </w:tcPr>
          <w:p w14:paraId="3C7C784F"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0.14</w:t>
            </w:r>
          </w:p>
        </w:tc>
        <w:tc>
          <w:tcPr>
            <w:tcW w:w="2003" w:type="dxa"/>
            <w:shd w:val="clear" w:color="auto" w:fill="D9D9D9" w:themeFill="background1" w:themeFillShade="D9"/>
            <w:noWrap/>
            <w:vAlign w:val="center"/>
            <w:hideMark/>
          </w:tcPr>
          <w:p w14:paraId="0E204685"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0.19</w:t>
            </w:r>
          </w:p>
        </w:tc>
      </w:tr>
      <w:tr w:rsidR="001B5934" w:rsidRPr="0016037F" w14:paraId="705B6E0A" w14:textId="77777777" w:rsidTr="00B4745D">
        <w:trPr>
          <w:trHeight w:val="292"/>
        </w:trPr>
        <w:tc>
          <w:tcPr>
            <w:tcW w:w="1020" w:type="dxa"/>
            <w:shd w:val="clear" w:color="auto" w:fill="auto"/>
            <w:noWrap/>
            <w:vAlign w:val="bottom"/>
            <w:hideMark/>
          </w:tcPr>
          <w:p w14:paraId="7244382D"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14</w:t>
            </w:r>
          </w:p>
        </w:tc>
        <w:tc>
          <w:tcPr>
            <w:tcW w:w="1096" w:type="dxa"/>
            <w:shd w:val="clear" w:color="auto" w:fill="auto"/>
            <w:noWrap/>
            <w:vAlign w:val="center"/>
            <w:hideMark/>
          </w:tcPr>
          <w:p w14:paraId="3E2C00D2"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280</w:t>
            </w:r>
          </w:p>
        </w:tc>
        <w:tc>
          <w:tcPr>
            <w:tcW w:w="1437" w:type="dxa"/>
            <w:shd w:val="clear" w:color="auto" w:fill="auto"/>
            <w:noWrap/>
            <w:vAlign w:val="center"/>
            <w:hideMark/>
          </w:tcPr>
          <w:p w14:paraId="3928567A"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0.36</w:t>
            </w:r>
          </w:p>
        </w:tc>
        <w:tc>
          <w:tcPr>
            <w:tcW w:w="2003" w:type="dxa"/>
            <w:shd w:val="clear" w:color="auto" w:fill="auto"/>
            <w:noWrap/>
            <w:vAlign w:val="center"/>
            <w:hideMark/>
          </w:tcPr>
          <w:p w14:paraId="5B8A4628"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0.38</w:t>
            </w:r>
          </w:p>
        </w:tc>
        <w:tc>
          <w:tcPr>
            <w:tcW w:w="1437" w:type="dxa"/>
            <w:shd w:val="clear" w:color="auto" w:fill="auto"/>
            <w:noWrap/>
            <w:vAlign w:val="center"/>
            <w:hideMark/>
          </w:tcPr>
          <w:p w14:paraId="62B26371"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0.15</w:t>
            </w:r>
          </w:p>
        </w:tc>
        <w:tc>
          <w:tcPr>
            <w:tcW w:w="2003" w:type="dxa"/>
            <w:shd w:val="clear" w:color="auto" w:fill="auto"/>
            <w:noWrap/>
            <w:vAlign w:val="center"/>
            <w:hideMark/>
          </w:tcPr>
          <w:p w14:paraId="709DCA01"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0.15</w:t>
            </w:r>
          </w:p>
        </w:tc>
      </w:tr>
      <w:tr w:rsidR="001B5934" w:rsidRPr="0016037F" w14:paraId="5085DBF3" w14:textId="77777777" w:rsidTr="0016037F">
        <w:trPr>
          <w:trHeight w:val="292"/>
        </w:trPr>
        <w:tc>
          <w:tcPr>
            <w:tcW w:w="1020" w:type="dxa"/>
            <w:shd w:val="clear" w:color="auto" w:fill="D9D9D9" w:themeFill="background1" w:themeFillShade="D9"/>
            <w:noWrap/>
            <w:vAlign w:val="bottom"/>
            <w:hideMark/>
          </w:tcPr>
          <w:p w14:paraId="7E996233"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15</w:t>
            </w:r>
          </w:p>
        </w:tc>
        <w:tc>
          <w:tcPr>
            <w:tcW w:w="1096" w:type="dxa"/>
            <w:shd w:val="clear" w:color="auto" w:fill="D9D9D9" w:themeFill="background1" w:themeFillShade="D9"/>
            <w:noWrap/>
            <w:vAlign w:val="center"/>
            <w:hideMark/>
          </w:tcPr>
          <w:p w14:paraId="5D59465F"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240</w:t>
            </w:r>
          </w:p>
        </w:tc>
        <w:tc>
          <w:tcPr>
            <w:tcW w:w="1437" w:type="dxa"/>
            <w:shd w:val="clear" w:color="auto" w:fill="D9D9D9" w:themeFill="background1" w:themeFillShade="D9"/>
            <w:noWrap/>
            <w:vAlign w:val="center"/>
            <w:hideMark/>
          </w:tcPr>
          <w:p w14:paraId="44ED907D"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0.25</w:t>
            </w:r>
          </w:p>
        </w:tc>
        <w:tc>
          <w:tcPr>
            <w:tcW w:w="2003" w:type="dxa"/>
            <w:shd w:val="clear" w:color="auto" w:fill="D9D9D9" w:themeFill="background1" w:themeFillShade="D9"/>
            <w:noWrap/>
            <w:vAlign w:val="center"/>
            <w:hideMark/>
          </w:tcPr>
          <w:p w14:paraId="68CCED6A"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0.35</w:t>
            </w:r>
          </w:p>
        </w:tc>
        <w:tc>
          <w:tcPr>
            <w:tcW w:w="1437" w:type="dxa"/>
            <w:shd w:val="clear" w:color="auto" w:fill="D9D9D9" w:themeFill="background1" w:themeFillShade="D9"/>
            <w:noWrap/>
            <w:vAlign w:val="center"/>
            <w:hideMark/>
          </w:tcPr>
          <w:p w14:paraId="18BCEBD4"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0.07</w:t>
            </w:r>
          </w:p>
        </w:tc>
        <w:tc>
          <w:tcPr>
            <w:tcW w:w="2003" w:type="dxa"/>
            <w:shd w:val="clear" w:color="auto" w:fill="D9D9D9" w:themeFill="background1" w:themeFillShade="D9"/>
            <w:noWrap/>
            <w:vAlign w:val="center"/>
            <w:hideMark/>
          </w:tcPr>
          <w:p w14:paraId="22AFE235"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0.14</w:t>
            </w:r>
          </w:p>
        </w:tc>
      </w:tr>
      <w:tr w:rsidR="001B5934" w:rsidRPr="0016037F" w14:paraId="65260EBF" w14:textId="77777777" w:rsidTr="00B4745D">
        <w:trPr>
          <w:trHeight w:val="292"/>
        </w:trPr>
        <w:tc>
          <w:tcPr>
            <w:tcW w:w="1020" w:type="dxa"/>
            <w:shd w:val="clear" w:color="auto" w:fill="auto"/>
            <w:noWrap/>
            <w:vAlign w:val="bottom"/>
            <w:hideMark/>
          </w:tcPr>
          <w:p w14:paraId="3A53EB2B"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16</w:t>
            </w:r>
          </w:p>
        </w:tc>
        <w:tc>
          <w:tcPr>
            <w:tcW w:w="1096" w:type="dxa"/>
            <w:shd w:val="clear" w:color="auto" w:fill="auto"/>
            <w:noWrap/>
            <w:vAlign w:val="center"/>
            <w:hideMark/>
          </w:tcPr>
          <w:p w14:paraId="4071AE0F"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200</w:t>
            </w:r>
          </w:p>
        </w:tc>
        <w:tc>
          <w:tcPr>
            <w:tcW w:w="1437" w:type="dxa"/>
            <w:shd w:val="clear" w:color="auto" w:fill="auto"/>
            <w:noWrap/>
            <w:vAlign w:val="center"/>
            <w:hideMark/>
          </w:tcPr>
          <w:p w14:paraId="642F3C54"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0.32</w:t>
            </w:r>
          </w:p>
        </w:tc>
        <w:tc>
          <w:tcPr>
            <w:tcW w:w="2003" w:type="dxa"/>
            <w:shd w:val="clear" w:color="auto" w:fill="auto"/>
            <w:noWrap/>
            <w:vAlign w:val="center"/>
            <w:hideMark/>
          </w:tcPr>
          <w:p w14:paraId="032A5C47"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0.38</w:t>
            </w:r>
          </w:p>
        </w:tc>
        <w:tc>
          <w:tcPr>
            <w:tcW w:w="1437" w:type="dxa"/>
            <w:shd w:val="clear" w:color="auto" w:fill="auto"/>
            <w:noWrap/>
            <w:vAlign w:val="center"/>
            <w:hideMark/>
          </w:tcPr>
          <w:p w14:paraId="0B22C9A4"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0.10</w:t>
            </w:r>
          </w:p>
        </w:tc>
        <w:tc>
          <w:tcPr>
            <w:tcW w:w="2003" w:type="dxa"/>
            <w:shd w:val="clear" w:color="auto" w:fill="auto"/>
            <w:noWrap/>
            <w:vAlign w:val="center"/>
            <w:hideMark/>
          </w:tcPr>
          <w:p w14:paraId="509E54BF"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0.12</w:t>
            </w:r>
          </w:p>
        </w:tc>
      </w:tr>
      <w:tr w:rsidR="001B5934" w:rsidRPr="0016037F" w14:paraId="41877A29" w14:textId="77777777" w:rsidTr="0016037F">
        <w:trPr>
          <w:trHeight w:val="292"/>
        </w:trPr>
        <w:tc>
          <w:tcPr>
            <w:tcW w:w="1020" w:type="dxa"/>
            <w:shd w:val="clear" w:color="auto" w:fill="D9D9D9" w:themeFill="background1" w:themeFillShade="D9"/>
            <w:noWrap/>
            <w:vAlign w:val="bottom"/>
            <w:hideMark/>
          </w:tcPr>
          <w:p w14:paraId="0010B179"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17</w:t>
            </w:r>
          </w:p>
        </w:tc>
        <w:tc>
          <w:tcPr>
            <w:tcW w:w="1096" w:type="dxa"/>
            <w:shd w:val="clear" w:color="auto" w:fill="D9D9D9" w:themeFill="background1" w:themeFillShade="D9"/>
            <w:noWrap/>
            <w:vAlign w:val="center"/>
            <w:hideMark/>
          </w:tcPr>
          <w:p w14:paraId="1B751AA5"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160</w:t>
            </w:r>
          </w:p>
        </w:tc>
        <w:tc>
          <w:tcPr>
            <w:tcW w:w="1437" w:type="dxa"/>
            <w:shd w:val="clear" w:color="auto" w:fill="D9D9D9" w:themeFill="background1" w:themeFillShade="D9"/>
            <w:noWrap/>
            <w:vAlign w:val="center"/>
            <w:hideMark/>
          </w:tcPr>
          <w:p w14:paraId="768BDB72"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0.17</w:t>
            </w:r>
          </w:p>
        </w:tc>
        <w:tc>
          <w:tcPr>
            <w:tcW w:w="2003" w:type="dxa"/>
            <w:shd w:val="clear" w:color="auto" w:fill="D9D9D9" w:themeFill="background1" w:themeFillShade="D9"/>
            <w:noWrap/>
            <w:vAlign w:val="center"/>
            <w:hideMark/>
          </w:tcPr>
          <w:p w14:paraId="6E6E9208"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0.27</w:t>
            </w:r>
          </w:p>
        </w:tc>
        <w:tc>
          <w:tcPr>
            <w:tcW w:w="1437" w:type="dxa"/>
            <w:shd w:val="clear" w:color="auto" w:fill="D9D9D9" w:themeFill="background1" w:themeFillShade="D9"/>
            <w:noWrap/>
            <w:vAlign w:val="center"/>
            <w:hideMark/>
          </w:tcPr>
          <w:p w14:paraId="22E53338"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0.12</w:t>
            </w:r>
          </w:p>
        </w:tc>
        <w:tc>
          <w:tcPr>
            <w:tcW w:w="2003" w:type="dxa"/>
            <w:shd w:val="clear" w:color="auto" w:fill="D9D9D9" w:themeFill="background1" w:themeFillShade="D9"/>
            <w:noWrap/>
            <w:vAlign w:val="center"/>
            <w:hideMark/>
          </w:tcPr>
          <w:p w14:paraId="4DEABDFD"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0.13</w:t>
            </w:r>
          </w:p>
        </w:tc>
      </w:tr>
      <w:tr w:rsidR="001B5934" w:rsidRPr="0016037F" w14:paraId="20914265" w14:textId="77777777" w:rsidTr="00B4745D">
        <w:trPr>
          <w:trHeight w:val="292"/>
        </w:trPr>
        <w:tc>
          <w:tcPr>
            <w:tcW w:w="1020" w:type="dxa"/>
            <w:shd w:val="clear" w:color="auto" w:fill="auto"/>
            <w:noWrap/>
            <w:vAlign w:val="bottom"/>
            <w:hideMark/>
          </w:tcPr>
          <w:p w14:paraId="05665C47"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18</w:t>
            </w:r>
          </w:p>
        </w:tc>
        <w:tc>
          <w:tcPr>
            <w:tcW w:w="1096" w:type="dxa"/>
            <w:shd w:val="clear" w:color="auto" w:fill="auto"/>
            <w:noWrap/>
            <w:vAlign w:val="center"/>
            <w:hideMark/>
          </w:tcPr>
          <w:p w14:paraId="42EEBA0D"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120</w:t>
            </w:r>
          </w:p>
        </w:tc>
        <w:tc>
          <w:tcPr>
            <w:tcW w:w="1437" w:type="dxa"/>
            <w:shd w:val="clear" w:color="auto" w:fill="auto"/>
            <w:noWrap/>
            <w:vAlign w:val="center"/>
            <w:hideMark/>
          </w:tcPr>
          <w:p w14:paraId="5B646FA5"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0.33</w:t>
            </w:r>
          </w:p>
        </w:tc>
        <w:tc>
          <w:tcPr>
            <w:tcW w:w="2003" w:type="dxa"/>
            <w:shd w:val="clear" w:color="auto" w:fill="auto"/>
            <w:noWrap/>
            <w:vAlign w:val="center"/>
            <w:hideMark/>
          </w:tcPr>
          <w:p w14:paraId="371BEE80"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0.40</w:t>
            </w:r>
          </w:p>
        </w:tc>
        <w:tc>
          <w:tcPr>
            <w:tcW w:w="1437" w:type="dxa"/>
            <w:shd w:val="clear" w:color="auto" w:fill="auto"/>
            <w:noWrap/>
            <w:vAlign w:val="center"/>
            <w:hideMark/>
          </w:tcPr>
          <w:p w14:paraId="45996B02"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0.16</w:t>
            </w:r>
          </w:p>
        </w:tc>
        <w:tc>
          <w:tcPr>
            <w:tcW w:w="2003" w:type="dxa"/>
            <w:shd w:val="clear" w:color="auto" w:fill="auto"/>
            <w:noWrap/>
            <w:vAlign w:val="center"/>
            <w:hideMark/>
          </w:tcPr>
          <w:p w14:paraId="29AB02A5"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0.20</w:t>
            </w:r>
          </w:p>
        </w:tc>
      </w:tr>
      <w:tr w:rsidR="001B5934" w:rsidRPr="0016037F" w14:paraId="3E2E71DF" w14:textId="77777777" w:rsidTr="0016037F">
        <w:trPr>
          <w:trHeight w:val="292"/>
        </w:trPr>
        <w:tc>
          <w:tcPr>
            <w:tcW w:w="1020" w:type="dxa"/>
            <w:shd w:val="clear" w:color="auto" w:fill="D9D9D9" w:themeFill="background1" w:themeFillShade="D9"/>
            <w:noWrap/>
            <w:vAlign w:val="bottom"/>
            <w:hideMark/>
          </w:tcPr>
          <w:p w14:paraId="7FACD6FB"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19</w:t>
            </w:r>
          </w:p>
        </w:tc>
        <w:tc>
          <w:tcPr>
            <w:tcW w:w="1096" w:type="dxa"/>
            <w:shd w:val="clear" w:color="auto" w:fill="D9D9D9" w:themeFill="background1" w:themeFillShade="D9"/>
            <w:noWrap/>
            <w:vAlign w:val="center"/>
            <w:hideMark/>
          </w:tcPr>
          <w:p w14:paraId="24C06787"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80</w:t>
            </w:r>
          </w:p>
        </w:tc>
        <w:tc>
          <w:tcPr>
            <w:tcW w:w="1437" w:type="dxa"/>
            <w:shd w:val="clear" w:color="auto" w:fill="D9D9D9" w:themeFill="background1" w:themeFillShade="D9"/>
            <w:noWrap/>
            <w:vAlign w:val="center"/>
            <w:hideMark/>
          </w:tcPr>
          <w:p w14:paraId="045061C4"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0.25</w:t>
            </w:r>
          </w:p>
        </w:tc>
        <w:tc>
          <w:tcPr>
            <w:tcW w:w="2003" w:type="dxa"/>
            <w:shd w:val="clear" w:color="auto" w:fill="D9D9D9" w:themeFill="background1" w:themeFillShade="D9"/>
            <w:noWrap/>
            <w:vAlign w:val="center"/>
            <w:hideMark/>
          </w:tcPr>
          <w:p w14:paraId="1AC346C4"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0.49</w:t>
            </w:r>
          </w:p>
        </w:tc>
        <w:tc>
          <w:tcPr>
            <w:tcW w:w="1437" w:type="dxa"/>
            <w:shd w:val="clear" w:color="auto" w:fill="D9D9D9" w:themeFill="background1" w:themeFillShade="D9"/>
            <w:noWrap/>
            <w:vAlign w:val="center"/>
            <w:hideMark/>
          </w:tcPr>
          <w:p w14:paraId="507E8746"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0.13</w:t>
            </w:r>
          </w:p>
        </w:tc>
        <w:tc>
          <w:tcPr>
            <w:tcW w:w="2003" w:type="dxa"/>
            <w:shd w:val="clear" w:color="auto" w:fill="D9D9D9" w:themeFill="background1" w:themeFillShade="D9"/>
            <w:noWrap/>
            <w:vAlign w:val="center"/>
            <w:hideMark/>
          </w:tcPr>
          <w:p w14:paraId="21185981"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0.29</w:t>
            </w:r>
          </w:p>
        </w:tc>
      </w:tr>
      <w:tr w:rsidR="001B5934" w:rsidRPr="0016037F" w14:paraId="33D2C37A" w14:textId="77777777" w:rsidTr="00B4745D">
        <w:trPr>
          <w:trHeight w:val="292"/>
        </w:trPr>
        <w:tc>
          <w:tcPr>
            <w:tcW w:w="1020" w:type="dxa"/>
            <w:shd w:val="clear" w:color="auto" w:fill="auto"/>
            <w:noWrap/>
            <w:vAlign w:val="bottom"/>
            <w:hideMark/>
          </w:tcPr>
          <w:p w14:paraId="16D340D8"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20</w:t>
            </w:r>
          </w:p>
        </w:tc>
        <w:tc>
          <w:tcPr>
            <w:tcW w:w="1096" w:type="dxa"/>
            <w:shd w:val="clear" w:color="auto" w:fill="auto"/>
            <w:noWrap/>
            <w:vAlign w:val="center"/>
            <w:hideMark/>
          </w:tcPr>
          <w:p w14:paraId="416B6739"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40</w:t>
            </w:r>
          </w:p>
        </w:tc>
        <w:tc>
          <w:tcPr>
            <w:tcW w:w="1437" w:type="dxa"/>
            <w:shd w:val="clear" w:color="auto" w:fill="auto"/>
            <w:noWrap/>
            <w:vAlign w:val="center"/>
            <w:hideMark/>
          </w:tcPr>
          <w:p w14:paraId="5063DDDB"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0.52</w:t>
            </w:r>
          </w:p>
        </w:tc>
        <w:tc>
          <w:tcPr>
            <w:tcW w:w="2003" w:type="dxa"/>
            <w:shd w:val="clear" w:color="auto" w:fill="auto"/>
            <w:noWrap/>
            <w:vAlign w:val="center"/>
            <w:hideMark/>
          </w:tcPr>
          <w:p w14:paraId="224306D5"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0.59</w:t>
            </w:r>
          </w:p>
        </w:tc>
        <w:tc>
          <w:tcPr>
            <w:tcW w:w="1437" w:type="dxa"/>
            <w:shd w:val="clear" w:color="auto" w:fill="auto"/>
            <w:noWrap/>
            <w:vAlign w:val="center"/>
            <w:hideMark/>
          </w:tcPr>
          <w:p w14:paraId="0069DEEB"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0.39</w:t>
            </w:r>
          </w:p>
        </w:tc>
        <w:tc>
          <w:tcPr>
            <w:tcW w:w="2003" w:type="dxa"/>
            <w:shd w:val="clear" w:color="auto" w:fill="auto"/>
            <w:noWrap/>
            <w:vAlign w:val="center"/>
            <w:hideMark/>
          </w:tcPr>
          <w:p w14:paraId="7899800F"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0.37</w:t>
            </w:r>
          </w:p>
        </w:tc>
      </w:tr>
      <w:tr w:rsidR="001B5934" w:rsidRPr="0016037F" w14:paraId="7990DFB5" w14:textId="77777777" w:rsidTr="0016037F">
        <w:trPr>
          <w:trHeight w:val="292"/>
        </w:trPr>
        <w:tc>
          <w:tcPr>
            <w:tcW w:w="1020" w:type="dxa"/>
            <w:shd w:val="clear" w:color="auto" w:fill="D9D9D9" w:themeFill="background1" w:themeFillShade="D9"/>
            <w:noWrap/>
            <w:vAlign w:val="bottom"/>
            <w:hideMark/>
          </w:tcPr>
          <w:p w14:paraId="37A1E322"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21</w:t>
            </w:r>
          </w:p>
        </w:tc>
        <w:tc>
          <w:tcPr>
            <w:tcW w:w="1096" w:type="dxa"/>
            <w:shd w:val="clear" w:color="auto" w:fill="D9D9D9" w:themeFill="background1" w:themeFillShade="D9"/>
            <w:noWrap/>
            <w:vAlign w:val="center"/>
            <w:hideMark/>
          </w:tcPr>
          <w:p w14:paraId="58935196"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140</w:t>
            </w:r>
          </w:p>
        </w:tc>
        <w:tc>
          <w:tcPr>
            <w:tcW w:w="1437" w:type="dxa"/>
            <w:shd w:val="clear" w:color="auto" w:fill="D9D9D9" w:themeFill="background1" w:themeFillShade="D9"/>
            <w:noWrap/>
            <w:vAlign w:val="center"/>
            <w:hideMark/>
          </w:tcPr>
          <w:p w14:paraId="26ADD736"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1.72</w:t>
            </w:r>
          </w:p>
        </w:tc>
        <w:tc>
          <w:tcPr>
            <w:tcW w:w="2003" w:type="dxa"/>
            <w:shd w:val="clear" w:color="auto" w:fill="D9D9D9" w:themeFill="background1" w:themeFillShade="D9"/>
            <w:noWrap/>
            <w:vAlign w:val="center"/>
            <w:hideMark/>
          </w:tcPr>
          <w:p w14:paraId="762605C9"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1.89</w:t>
            </w:r>
          </w:p>
        </w:tc>
        <w:tc>
          <w:tcPr>
            <w:tcW w:w="1437" w:type="dxa"/>
            <w:shd w:val="clear" w:color="auto" w:fill="D9D9D9" w:themeFill="background1" w:themeFillShade="D9"/>
            <w:noWrap/>
            <w:vAlign w:val="center"/>
            <w:hideMark/>
          </w:tcPr>
          <w:p w14:paraId="2BB8E1B0"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1.60</w:t>
            </w:r>
          </w:p>
        </w:tc>
        <w:tc>
          <w:tcPr>
            <w:tcW w:w="2003" w:type="dxa"/>
            <w:shd w:val="clear" w:color="auto" w:fill="D9D9D9" w:themeFill="background1" w:themeFillShade="D9"/>
            <w:noWrap/>
            <w:vAlign w:val="center"/>
            <w:hideMark/>
          </w:tcPr>
          <w:p w14:paraId="6EB6E58A"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1.74</w:t>
            </w:r>
          </w:p>
        </w:tc>
      </w:tr>
      <w:tr w:rsidR="001B5934" w:rsidRPr="0016037F" w14:paraId="3872ACFC" w14:textId="77777777" w:rsidTr="00B4745D">
        <w:trPr>
          <w:trHeight w:val="292"/>
        </w:trPr>
        <w:tc>
          <w:tcPr>
            <w:tcW w:w="1020" w:type="dxa"/>
            <w:shd w:val="clear" w:color="auto" w:fill="auto"/>
            <w:noWrap/>
            <w:vAlign w:val="bottom"/>
            <w:hideMark/>
          </w:tcPr>
          <w:p w14:paraId="45E31744"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22</w:t>
            </w:r>
          </w:p>
        </w:tc>
        <w:tc>
          <w:tcPr>
            <w:tcW w:w="1096" w:type="dxa"/>
            <w:shd w:val="clear" w:color="auto" w:fill="auto"/>
            <w:noWrap/>
            <w:vAlign w:val="center"/>
            <w:hideMark/>
          </w:tcPr>
          <w:p w14:paraId="340076ED"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cs="Times New Roman"/>
                <w:color w:val="000000"/>
                <w:sz w:val="20"/>
                <w:szCs w:val="20"/>
              </w:rPr>
              <w:t>20</w:t>
            </w:r>
          </w:p>
        </w:tc>
        <w:tc>
          <w:tcPr>
            <w:tcW w:w="1437" w:type="dxa"/>
            <w:shd w:val="clear" w:color="auto" w:fill="auto"/>
            <w:noWrap/>
            <w:vAlign w:val="center"/>
            <w:hideMark/>
          </w:tcPr>
          <w:p w14:paraId="10DF392B"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0.70</w:t>
            </w:r>
          </w:p>
        </w:tc>
        <w:tc>
          <w:tcPr>
            <w:tcW w:w="2003" w:type="dxa"/>
            <w:shd w:val="clear" w:color="auto" w:fill="auto"/>
            <w:noWrap/>
            <w:vAlign w:val="center"/>
            <w:hideMark/>
          </w:tcPr>
          <w:p w14:paraId="5EA0DCA5"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0.91</w:t>
            </w:r>
          </w:p>
        </w:tc>
        <w:tc>
          <w:tcPr>
            <w:tcW w:w="1437" w:type="dxa"/>
            <w:shd w:val="clear" w:color="auto" w:fill="auto"/>
            <w:noWrap/>
            <w:vAlign w:val="center"/>
            <w:hideMark/>
          </w:tcPr>
          <w:p w14:paraId="5C3D7E5B"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0.70</w:t>
            </w:r>
          </w:p>
        </w:tc>
        <w:tc>
          <w:tcPr>
            <w:tcW w:w="2003" w:type="dxa"/>
            <w:shd w:val="clear" w:color="auto" w:fill="auto"/>
            <w:noWrap/>
            <w:vAlign w:val="center"/>
            <w:hideMark/>
          </w:tcPr>
          <w:p w14:paraId="3E254FC9"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0.70</w:t>
            </w:r>
          </w:p>
        </w:tc>
      </w:tr>
      <w:tr w:rsidR="001B5934" w:rsidRPr="0016037F" w14:paraId="6E4C4C4C" w14:textId="77777777" w:rsidTr="0016037F">
        <w:trPr>
          <w:trHeight w:val="292"/>
        </w:trPr>
        <w:tc>
          <w:tcPr>
            <w:tcW w:w="1020" w:type="dxa"/>
            <w:shd w:val="clear" w:color="auto" w:fill="D9D9D9" w:themeFill="background1" w:themeFillShade="D9"/>
            <w:noWrap/>
            <w:vAlign w:val="bottom"/>
            <w:hideMark/>
          </w:tcPr>
          <w:p w14:paraId="226306A8"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23</w:t>
            </w:r>
          </w:p>
        </w:tc>
        <w:tc>
          <w:tcPr>
            <w:tcW w:w="1096" w:type="dxa"/>
            <w:shd w:val="clear" w:color="auto" w:fill="D9D9D9" w:themeFill="background1" w:themeFillShade="D9"/>
            <w:noWrap/>
            <w:vAlign w:val="center"/>
            <w:hideMark/>
          </w:tcPr>
          <w:p w14:paraId="4C031CF8"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cs="Times New Roman"/>
                <w:color w:val="000000"/>
                <w:sz w:val="20"/>
                <w:szCs w:val="20"/>
              </w:rPr>
              <w:t>4</w:t>
            </w:r>
          </w:p>
        </w:tc>
        <w:tc>
          <w:tcPr>
            <w:tcW w:w="1437" w:type="dxa"/>
            <w:shd w:val="clear" w:color="auto" w:fill="D9D9D9" w:themeFill="background1" w:themeFillShade="D9"/>
            <w:noWrap/>
            <w:vAlign w:val="center"/>
            <w:hideMark/>
          </w:tcPr>
          <w:p w14:paraId="2E7B29F1"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1.28</w:t>
            </w:r>
          </w:p>
        </w:tc>
        <w:tc>
          <w:tcPr>
            <w:tcW w:w="2003" w:type="dxa"/>
            <w:shd w:val="clear" w:color="auto" w:fill="D9D9D9" w:themeFill="background1" w:themeFillShade="D9"/>
            <w:noWrap/>
            <w:vAlign w:val="center"/>
            <w:hideMark/>
          </w:tcPr>
          <w:p w14:paraId="4604BFD8"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1.23</w:t>
            </w:r>
          </w:p>
        </w:tc>
        <w:tc>
          <w:tcPr>
            <w:tcW w:w="1437" w:type="dxa"/>
            <w:shd w:val="clear" w:color="auto" w:fill="D9D9D9" w:themeFill="background1" w:themeFillShade="D9"/>
            <w:noWrap/>
            <w:vAlign w:val="center"/>
            <w:hideMark/>
          </w:tcPr>
          <w:p w14:paraId="3F408B46"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1.28</w:t>
            </w:r>
          </w:p>
        </w:tc>
        <w:tc>
          <w:tcPr>
            <w:tcW w:w="2003" w:type="dxa"/>
            <w:shd w:val="clear" w:color="auto" w:fill="D9D9D9" w:themeFill="background1" w:themeFillShade="D9"/>
            <w:noWrap/>
            <w:vAlign w:val="center"/>
            <w:hideMark/>
          </w:tcPr>
          <w:p w14:paraId="2A2BD30C"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1.31</w:t>
            </w:r>
          </w:p>
        </w:tc>
      </w:tr>
    </w:tbl>
    <w:p w14:paraId="777592E7" w14:textId="3F9E2955" w:rsidR="001B5934" w:rsidRDefault="001B5934" w:rsidP="00DA0AFC">
      <w:pPr>
        <w:spacing w:before="240"/>
        <w:rPr>
          <w:b/>
          <w:iCs/>
        </w:rPr>
      </w:pPr>
      <w:r>
        <w:t xml:space="preserve">Given that a substantial proportion of records are matched in the later rounds, a natural question arises: </w:t>
      </w:r>
      <w:r w:rsidR="00970CD4">
        <w:t>w</w:t>
      </w:r>
      <w:r>
        <w:t xml:space="preserve">hat is </w:t>
      </w:r>
      <w:r w:rsidRPr="008E43E0">
        <w:t>the distribution of characteristics of individuals matched in earlier rounds compared to those matched in later rounds</w:t>
      </w:r>
      <w:r>
        <w:t xml:space="preserve"> in the donor and recipient files? Intuitively, we would expect matches that occur in earlier stages and use more detailed subgroups to be of better quality than matches that occur in later stages. </w:t>
      </w:r>
      <w:r w:rsidRPr="008E43E0">
        <w:t xml:space="preserve">Rather than comparing the distribution of each characteristic by round, </w:t>
      </w:r>
      <w:r>
        <w:t xml:space="preserve">we report how similar the characteristics of the statically matched individuals are, using the first principal component as a measure </w:t>
      </w:r>
      <w:r>
        <w:lastRenderedPageBreak/>
        <w:t xml:space="preserve">of similarity. Specifically, we construct a distance measure defined as the absolute difference of the first principal component between the recipient and its matched donor observation, i.e., </w:t>
      </w:r>
      <m:oMath>
        <m:r>
          <w:rPr>
            <w:rFonts w:ascii="Cambria Math" w:hAnsi="Cambria Math"/>
          </w:rPr>
          <m:t>d=</m:t>
        </m:r>
        <m:d>
          <m:dPr>
            <m:begChr m:val="|"/>
            <m:endChr m:val="|"/>
            <m:ctrlPr>
              <w:rPr>
                <w:rFonts w:ascii="Cambria Math" w:hAnsi="Cambria Math"/>
                <w:i/>
              </w:rPr>
            </m:ctrlPr>
          </m:dPr>
          <m:e>
            <m:r>
              <w:rPr>
                <w:rFonts w:ascii="Cambria Math" w:hAnsi="Cambria Math"/>
              </w:rPr>
              <m:t>pc</m:t>
            </m:r>
            <m:sSub>
              <m:sSubPr>
                <m:ctrlPr>
                  <w:rPr>
                    <w:rFonts w:ascii="Cambria Math" w:hAnsi="Cambria Math"/>
                    <w:i/>
                  </w:rPr>
                </m:ctrlPr>
              </m:sSubPr>
              <m:e>
                <m:r>
                  <w:rPr>
                    <w:rFonts w:ascii="Cambria Math" w:hAnsi="Cambria Math"/>
                  </w:rPr>
                  <m:t>1</m:t>
                </m:r>
              </m:e>
              <m:sub>
                <m:r>
                  <w:rPr>
                    <w:rFonts w:ascii="Cambria Math" w:hAnsi="Cambria Math"/>
                  </w:rPr>
                  <m:t>d</m:t>
                </m:r>
              </m:sub>
            </m:sSub>
            <m:r>
              <w:rPr>
                <w:rFonts w:ascii="Cambria Math" w:hAnsi="Cambria Math"/>
              </w:rPr>
              <m:t>-pc</m:t>
            </m:r>
            <m:sSub>
              <m:sSubPr>
                <m:ctrlPr>
                  <w:rPr>
                    <w:rFonts w:ascii="Cambria Math" w:hAnsi="Cambria Math"/>
                    <w:i/>
                  </w:rPr>
                </m:ctrlPr>
              </m:sSubPr>
              <m:e>
                <m:r>
                  <w:rPr>
                    <w:rFonts w:ascii="Cambria Math" w:hAnsi="Cambria Math"/>
                  </w:rPr>
                  <m:t>1</m:t>
                </m:r>
              </m:e>
              <m:sub>
                <m:r>
                  <w:rPr>
                    <w:rFonts w:ascii="Cambria Math" w:hAnsi="Cambria Math"/>
                  </w:rPr>
                  <m:t>r</m:t>
                </m:r>
              </m:sub>
            </m:sSub>
          </m:e>
        </m:d>
      </m:oMath>
      <w:r>
        <w:rPr>
          <w:rFonts w:eastAsiaTheme="minorEastAsia"/>
        </w:rPr>
        <w:t xml:space="preserve">. We use this value and construct five groups </w:t>
      </w:r>
      <w:r>
        <w:t>(0</w:t>
      </w:r>
      <w:r w:rsidR="00970CD4">
        <w:t>–</w:t>
      </w:r>
      <w:r>
        <w:t>1, 1</w:t>
      </w:r>
      <w:r w:rsidR="00970CD4">
        <w:t>–</w:t>
      </w:r>
      <w:r>
        <w:t>2, 2</w:t>
      </w:r>
      <w:r w:rsidR="00970CD4">
        <w:t>–</w:t>
      </w:r>
      <w:r>
        <w:t>3, 3</w:t>
      </w:r>
      <w:r w:rsidR="00970CD4">
        <w:t>–</w:t>
      </w:r>
      <w:r>
        <w:t xml:space="preserve">4, </w:t>
      </w:r>
      <w:r w:rsidR="00970CD4">
        <w:t xml:space="preserve">and </w:t>
      </w:r>
      <w:r>
        <w:t>4+) representing different levels of matching quality based on this distance measure. The higher the proportion of individuals with a match in the first group (0</w:t>
      </w:r>
      <w:r w:rsidR="00970CD4">
        <w:t>–</w:t>
      </w:r>
      <w:r>
        <w:t xml:space="preserve">1), the better the quality. </w:t>
      </w:r>
      <w:r w:rsidR="00DA0AFC" w:rsidRPr="008E43E0">
        <w:t xml:space="preserve">Figure </w:t>
      </w:r>
      <w:r w:rsidR="00DA0AFC">
        <w:rPr>
          <w:noProof/>
        </w:rPr>
        <w:t>3</w:t>
      </w:r>
      <w:r w:rsidR="00DA0AFC">
        <w:noBreakHyphen/>
      </w:r>
      <w:r w:rsidR="00DA0AFC">
        <w:rPr>
          <w:noProof/>
        </w:rPr>
        <w:t>2</w:t>
      </w:r>
      <w:r w:rsidRPr="008E43E0">
        <w:t xml:space="preserve"> </w:t>
      </w:r>
      <w:r>
        <w:t>shows</w:t>
      </w:r>
      <w:r w:rsidRPr="008E43E0">
        <w:t xml:space="preserve"> the distribution of the </w:t>
      </w:r>
      <w:r>
        <w:t xml:space="preserve">grouped distance measure </w:t>
      </w:r>
      <w:r w:rsidRPr="008E43E0">
        <w:t xml:space="preserve">component across rounds for </w:t>
      </w:r>
      <w:r>
        <w:t>matching the Interview</w:t>
      </w:r>
      <w:r w:rsidRPr="008E43E0">
        <w:t xml:space="preserve"> and </w:t>
      </w:r>
      <w:r>
        <w:t>D</w:t>
      </w:r>
      <w:r w:rsidRPr="008E43E0">
        <w:t xml:space="preserve">iary </w:t>
      </w:r>
      <w:r>
        <w:t>samples</w:t>
      </w:r>
      <w:r w:rsidRPr="008E43E0">
        <w:t xml:space="preserve">. From lighter </w:t>
      </w:r>
      <w:r>
        <w:t xml:space="preserve">to </w:t>
      </w:r>
      <w:r w:rsidRPr="008E43E0">
        <w:t xml:space="preserve">darker bars, each bar represents </w:t>
      </w:r>
      <w:r>
        <w:t>the share of a particular group in the total number of observations that are matched (x-axis) in each round (y-axis).</w:t>
      </w:r>
      <w:bookmarkStart w:id="40" w:name="_Ref124932711"/>
      <w:r>
        <w:br w:type="page"/>
      </w:r>
    </w:p>
    <w:p w14:paraId="7491A352" w14:textId="6522BEB9" w:rsidR="001B5934" w:rsidRPr="008E43E0" w:rsidRDefault="001B5934" w:rsidP="001B5934">
      <w:pPr>
        <w:pStyle w:val="Caption"/>
      </w:pPr>
      <w:bookmarkStart w:id="41" w:name="_Toc158095566"/>
      <w:r w:rsidRPr="008E43E0">
        <w:lastRenderedPageBreak/>
        <w:t xml:space="preserve">Figure </w:t>
      </w:r>
      <w:fldSimple w:instr=" STYLEREF 1 \s ">
        <w:r w:rsidR="00083AB3">
          <w:rPr>
            <w:noProof/>
          </w:rPr>
          <w:t>3</w:t>
        </w:r>
      </w:fldSimple>
      <w:r w:rsidR="00083AB3">
        <w:noBreakHyphen/>
      </w:r>
      <w:fldSimple w:instr=" SEQ Figure \* ARABIC \s 1 ">
        <w:r w:rsidR="00083AB3">
          <w:rPr>
            <w:noProof/>
          </w:rPr>
          <w:t>2</w:t>
        </w:r>
      </w:fldSimple>
      <w:bookmarkEnd w:id="40"/>
      <w:r w:rsidRPr="008E43E0">
        <w:t xml:space="preserve"> Matching </w:t>
      </w:r>
      <w:r w:rsidR="003B245C">
        <w:t>q</w:t>
      </w:r>
      <w:r w:rsidR="00970CD4">
        <w:t>uality b</w:t>
      </w:r>
      <w:r w:rsidR="00970CD4" w:rsidRPr="008E43E0">
        <w:t xml:space="preserve">y </w:t>
      </w:r>
      <w:r w:rsidR="003B245C">
        <w:t>r</w:t>
      </w:r>
      <w:r w:rsidR="00970CD4">
        <w:t xml:space="preserve">ound in the </w:t>
      </w:r>
      <w:r w:rsidR="003B245C">
        <w:t>m</w:t>
      </w:r>
      <w:r w:rsidR="00970CD4">
        <w:t xml:space="preserve">atching of the </w:t>
      </w:r>
      <w:r>
        <w:t xml:space="preserve">CE Interview </w:t>
      </w:r>
      <w:r w:rsidR="00970CD4">
        <w:t xml:space="preserve">and </w:t>
      </w:r>
      <w:r>
        <w:t xml:space="preserve">CE Diary </w:t>
      </w:r>
      <w:r w:rsidR="003B245C">
        <w:t>s</w:t>
      </w:r>
      <w:r w:rsidR="00970CD4">
        <w:t xml:space="preserve">amples with </w:t>
      </w:r>
      <w:r>
        <w:t xml:space="preserve">ATUS </w:t>
      </w:r>
      <w:r w:rsidR="00970CD4">
        <w:t>(</w:t>
      </w:r>
      <w:r w:rsidR="003B245C">
        <w:t>b</w:t>
      </w:r>
      <w:r w:rsidR="00970CD4">
        <w:t xml:space="preserve">ased on the </w:t>
      </w:r>
      <w:r w:rsidR="003B245C">
        <w:t>s</w:t>
      </w:r>
      <w:r w:rsidR="00970CD4">
        <w:t xml:space="preserve">hares of the </w:t>
      </w:r>
      <w:r w:rsidR="003B245C">
        <w:t>m</w:t>
      </w:r>
      <w:r w:rsidR="00970CD4">
        <w:t xml:space="preserve">atching </w:t>
      </w:r>
      <w:r w:rsidR="003B245C">
        <w:t>d</w:t>
      </w:r>
      <w:r w:rsidR="00970CD4">
        <w:t xml:space="preserve">istance in </w:t>
      </w:r>
      <w:r w:rsidR="003B245C">
        <w:t>e</w:t>
      </w:r>
      <w:r w:rsidR="00970CD4">
        <w:t xml:space="preserve">ach </w:t>
      </w:r>
      <w:r w:rsidR="003B245C">
        <w:t>r</w:t>
      </w:r>
      <w:r w:rsidR="00970CD4">
        <w:t>ound)</w:t>
      </w:r>
      <w:bookmarkEnd w:id="41"/>
    </w:p>
    <w:tbl>
      <w:tblPr>
        <w:tblStyle w:val="TableGrid"/>
        <w:tblW w:w="0" w:type="auto"/>
        <w:tblLook w:val="04A0" w:firstRow="1" w:lastRow="0" w:firstColumn="1" w:lastColumn="0" w:noHBand="0" w:noVBand="1"/>
      </w:tblPr>
      <w:tblGrid>
        <w:gridCol w:w="4814"/>
        <w:gridCol w:w="4536"/>
      </w:tblGrid>
      <w:tr w:rsidR="001B5934" w:rsidRPr="008E43E0" w14:paraId="5DD9D728" w14:textId="77777777" w:rsidTr="00B4745D">
        <w:tc>
          <w:tcPr>
            <w:tcW w:w="9350" w:type="dxa"/>
            <w:gridSpan w:val="2"/>
          </w:tcPr>
          <w:p w14:paraId="1233874A" w14:textId="77777777" w:rsidR="001B5934" w:rsidRPr="008E43E0" w:rsidRDefault="001B5934" w:rsidP="00B4745D">
            <w:pPr>
              <w:ind w:left="720" w:hanging="720"/>
              <w:jc w:val="center"/>
            </w:pPr>
            <w:r w:rsidRPr="008E43E0">
              <w:t xml:space="preserve">No </w:t>
            </w:r>
            <w:r>
              <w:t>s</w:t>
            </w:r>
            <w:r w:rsidRPr="008E43E0">
              <w:t xml:space="preserve">mall </w:t>
            </w:r>
            <w:r>
              <w:t>cells</w:t>
            </w:r>
          </w:p>
        </w:tc>
      </w:tr>
      <w:tr w:rsidR="001B5934" w:rsidRPr="008E43E0" w14:paraId="5419CB43" w14:textId="77777777" w:rsidTr="00B4745D">
        <w:tc>
          <w:tcPr>
            <w:tcW w:w="5301" w:type="dxa"/>
          </w:tcPr>
          <w:p w14:paraId="091FF8FE" w14:textId="77777777" w:rsidR="001B5934" w:rsidRPr="008E43E0" w:rsidRDefault="001B5934" w:rsidP="00B4745D">
            <w:pPr>
              <w:jc w:val="center"/>
            </w:pPr>
            <w:r>
              <w:t>CE Interview</w:t>
            </w:r>
            <w:r>
              <w:rPr>
                <w:noProof/>
              </w:rPr>
              <w:drawing>
                <wp:inline distT="0" distB="0" distL="0" distR="0" wp14:anchorId="5545506F" wp14:editId="6AAA9FB2">
                  <wp:extent cx="2743200" cy="4114800"/>
                  <wp:effectExtent l="0" t="0" r="0" b="0"/>
                  <wp:docPr id="18" name="Chart 18">
                    <a:extLst xmlns:a="http://schemas.openxmlformats.org/drawingml/2006/main">
                      <a:ext uri="{FF2B5EF4-FFF2-40B4-BE49-F238E27FC236}">
                        <a16:creationId xmlns:a16="http://schemas.microsoft.com/office/drawing/2014/main" id="{363FCE2A-942D-4F60-84BA-BDB6F47149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c>
          <w:tcPr>
            <w:tcW w:w="4049" w:type="dxa"/>
          </w:tcPr>
          <w:p w14:paraId="2A9FEB7C" w14:textId="77777777" w:rsidR="001B5934" w:rsidRPr="008E43E0" w:rsidRDefault="001B5934" w:rsidP="00B4745D">
            <w:pPr>
              <w:jc w:val="center"/>
            </w:pPr>
            <w:r>
              <w:t>CE Diary</w:t>
            </w:r>
            <w:r>
              <w:rPr>
                <w:noProof/>
              </w:rPr>
              <w:drawing>
                <wp:inline distT="0" distB="0" distL="0" distR="0" wp14:anchorId="2528935F" wp14:editId="2EBD5A97">
                  <wp:extent cx="2743200" cy="4114800"/>
                  <wp:effectExtent l="0" t="0" r="0" b="0"/>
                  <wp:docPr id="19" name="Chart 19">
                    <a:extLst xmlns:a="http://schemas.openxmlformats.org/drawingml/2006/main">
                      <a:ext uri="{FF2B5EF4-FFF2-40B4-BE49-F238E27FC236}">
                        <a16:creationId xmlns:a16="http://schemas.microsoft.com/office/drawing/2014/main" id="{2599F937-190C-4F3E-AF0C-019626E2EA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r>
      <w:tr w:rsidR="001B5934" w:rsidRPr="008E43E0" w14:paraId="62D450EE" w14:textId="77777777" w:rsidTr="00B4745D">
        <w:tc>
          <w:tcPr>
            <w:tcW w:w="9350" w:type="dxa"/>
            <w:gridSpan w:val="2"/>
          </w:tcPr>
          <w:p w14:paraId="7C97B3A9" w14:textId="77777777" w:rsidR="001B5934" w:rsidRPr="008E43E0" w:rsidRDefault="001B5934" w:rsidP="00B4745D">
            <w:pPr>
              <w:jc w:val="center"/>
            </w:pPr>
            <w:r w:rsidRPr="008E43E0">
              <w:t xml:space="preserve">With </w:t>
            </w:r>
            <w:r>
              <w:t>small cells</w:t>
            </w:r>
          </w:p>
        </w:tc>
      </w:tr>
      <w:tr w:rsidR="001B5934" w:rsidRPr="008E43E0" w14:paraId="364DF237" w14:textId="77777777" w:rsidTr="00B4745D">
        <w:tc>
          <w:tcPr>
            <w:tcW w:w="5301" w:type="dxa"/>
          </w:tcPr>
          <w:p w14:paraId="0631A217" w14:textId="77777777" w:rsidR="001B5934" w:rsidRPr="008E43E0" w:rsidRDefault="001B5934" w:rsidP="00B4745D">
            <w:pPr>
              <w:jc w:val="center"/>
            </w:pPr>
            <w:r>
              <w:lastRenderedPageBreak/>
              <w:t>CE Interview</w:t>
            </w:r>
            <w:r>
              <w:rPr>
                <w:noProof/>
              </w:rPr>
              <w:drawing>
                <wp:inline distT="0" distB="0" distL="0" distR="0" wp14:anchorId="43F74124" wp14:editId="31490E0D">
                  <wp:extent cx="2743200" cy="4114800"/>
                  <wp:effectExtent l="0" t="0" r="0" b="0"/>
                  <wp:docPr id="15" name="Chart 15">
                    <a:extLst xmlns:a="http://schemas.openxmlformats.org/drawingml/2006/main">
                      <a:ext uri="{FF2B5EF4-FFF2-40B4-BE49-F238E27FC236}">
                        <a16:creationId xmlns:a16="http://schemas.microsoft.com/office/drawing/2014/main" id="{38EEB192-0514-4042-B20F-B4A7FC404B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c>
          <w:tcPr>
            <w:tcW w:w="4049" w:type="dxa"/>
          </w:tcPr>
          <w:p w14:paraId="392407D9" w14:textId="77777777" w:rsidR="001B5934" w:rsidRPr="008E43E0" w:rsidRDefault="001B5934" w:rsidP="00B4745D">
            <w:pPr>
              <w:jc w:val="center"/>
            </w:pPr>
            <w:r>
              <w:t>CE Diary</w:t>
            </w:r>
            <w:r>
              <w:rPr>
                <w:noProof/>
              </w:rPr>
              <w:drawing>
                <wp:inline distT="0" distB="0" distL="0" distR="0" wp14:anchorId="0B54CCDE" wp14:editId="5AACCF3B">
                  <wp:extent cx="2743200" cy="4114800"/>
                  <wp:effectExtent l="0" t="0" r="0" b="0"/>
                  <wp:docPr id="17" name="Chart 17">
                    <a:extLst xmlns:a="http://schemas.openxmlformats.org/drawingml/2006/main">
                      <a:ext uri="{FF2B5EF4-FFF2-40B4-BE49-F238E27FC236}">
                        <a16:creationId xmlns:a16="http://schemas.microsoft.com/office/drawing/2014/main" id="{1DDC7A1C-362D-4878-8D36-612E3013B9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r>
    </w:tbl>
    <w:p w14:paraId="6751EE69" w14:textId="48850010" w:rsidR="001B5934" w:rsidRDefault="001B5934" w:rsidP="001B5934">
      <w:pPr>
        <w:spacing w:before="240"/>
      </w:pPr>
      <w:r>
        <w:t>As expected, we observe that the matching quality in the first round is the highest. About 72</w:t>
      </w:r>
      <w:r w:rsidR="00451CA6">
        <w:t xml:space="preserve"> percent</w:t>
      </w:r>
      <w:r>
        <w:t xml:space="preserve"> (75</w:t>
      </w:r>
      <w:r w:rsidR="00451CA6">
        <w:t xml:space="preserve"> percent</w:t>
      </w:r>
      <w:r>
        <w:t>) of the matched cases in round one with (without) small cells occur between individuals with a distance lower than 1. As the number of rounds increase, however, we observe a decline in the quality of the matches. After match 21, most matches are low-quality, with over 60</w:t>
      </w:r>
      <w:r w:rsidR="00451CA6">
        <w:t xml:space="preserve"> percent</w:t>
      </w:r>
      <w:r>
        <w:t xml:space="preserve"> being matched to donors with a distance of 4 or above.</w:t>
      </w:r>
    </w:p>
    <w:p w14:paraId="4D342875" w14:textId="31602F2B" w:rsidR="001B5934" w:rsidRPr="008E43E0" w:rsidRDefault="001B5934" w:rsidP="001B5934">
      <w:pPr>
        <w:spacing w:before="240"/>
      </w:pPr>
      <w:r>
        <w:t>Interestingly, there are no notable differences in the distribution of observations based on match quality across rounds when comparing the Interview with the Diary match. Furthermore, we do not see significant differences in matching quality between the procedure that allow for small cells and the one that restricts the use of microcells. That being said, because there is a higher proportion of individuals matched in the first round when allowing for micro-cells, there is a slight advantage in terms of matching distance</w:t>
      </w:r>
      <w:r w:rsidR="005375FF">
        <w:t xml:space="preserve"> or </w:t>
      </w:r>
      <w:r>
        <w:t>matching quality compared to the case with restrictions. However, the small gains in matching quality do not justify the drawbacks associated with potential model overfitting. Because of this, we implement the statistical matching procedure that restricts cell sizes.</w:t>
      </w:r>
    </w:p>
    <w:p w14:paraId="6500E313" w14:textId="77777777" w:rsidR="001B5934" w:rsidRDefault="001B5934" w:rsidP="001B5934">
      <w:pPr>
        <w:pStyle w:val="Heading5"/>
      </w:pPr>
      <w:bookmarkStart w:id="42" w:name="_Ref136939723"/>
      <w:r>
        <w:lastRenderedPageBreak/>
        <w:t>Quality assessment</w:t>
      </w:r>
      <w:bookmarkEnd w:id="42"/>
    </w:p>
    <w:p w14:paraId="6E14302F" w14:textId="77777777" w:rsidR="001B5934" w:rsidRDefault="001B5934" w:rsidP="001B5934">
      <w:r>
        <w:t xml:space="preserve">The usual practice in assessing quality is to check if </w:t>
      </w:r>
      <w:r w:rsidRPr="008E43E0">
        <w:t xml:space="preserve">the marginal distributions have been transferred from the donor to </w:t>
      </w:r>
      <w:r>
        <w:t xml:space="preserve">the </w:t>
      </w:r>
      <w:r w:rsidRPr="008E43E0">
        <w:t>recipient file</w:t>
      </w:r>
      <w:r>
        <w:t xml:space="preserve">. The verification involves comparing the imputed distribution and actual distribution (e.g., distribution of imputed hours spent on household production by employed women in the recipient file with the distribution of imputed hours of the same group in the donor file). In addition, comparisons of subgroup </w:t>
      </w:r>
      <w:proofErr w:type="gramStart"/>
      <w:r>
        <w:t>means</w:t>
      </w:r>
      <w:proofErr w:type="gramEnd"/>
      <w:r>
        <w:t>, medians, and standard deviations are made across the two files for the key population subgroups that may figure in the potential uses of the imputed data. We present below the results from following this analysis path for the double matching procedure (i.e., treating the ATUS weekday and weekend diaries as separate donor files) without using small cells.</w:t>
      </w:r>
    </w:p>
    <w:p w14:paraId="17896493" w14:textId="29319A43" w:rsidR="001B5934" w:rsidRDefault="001B5934" w:rsidP="001B5934">
      <w:r>
        <w:t xml:space="preserve">We begin with the results for the eight subgroups formed by three key variables shaping the time spent on household production: gender, presence of children, and employment status (employed or not). A feature of the constrained statistical matching procedure is that it would generally replicate the distribution of the variable of interest with near perfection in the recipient file. This feature is illustrated in </w:t>
      </w:r>
      <w:r w:rsidR="00DA0AFC" w:rsidRPr="008E43E0">
        <w:t xml:space="preserve">Figure </w:t>
      </w:r>
      <w:r w:rsidR="00DA0AFC">
        <w:rPr>
          <w:noProof/>
        </w:rPr>
        <w:t>3</w:t>
      </w:r>
      <w:r w:rsidR="00DA0AFC">
        <w:noBreakHyphen/>
      </w:r>
      <w:r w:rsidR="00DA0AFC">
        <w:rPr>
          <w:noProof/>
        </w:rPr>
        <w:t>3</w:t>
      </w:r>
      <w:r>
        <w:t xml:space="preserve">, which shows the distribution of daily hours of household production by subgroup in the donor and recipient files. </w:t>
      </w:r>
    </w:p>
    <w:p w14:paraId="0DF8B3F9" w14:textId="77777777" w:rsidR="0017721D" w:rsidRDefault="0017721D">
      <w:pPr>
        <w:spacing w:after="0" w:line="240" w:lineRule="auto"/>
        <w:rPr>
          <w:b/>
          <w:iCs/>
          <w:color w:val="000000" w:themeColor="text1"/>
          <w:sz w:val="20"/>
          <w:szCs w:val="18"/>
        </w:rPr>
      </w:pPr>
      <w:bookmarkStart w:id="43" w:name="_Ref124932809"/>
      <w:r>
        <w:br w:type="page"/>
      </w:r>
    </w:p>
    <w:p w14:paraId="0CE42BA7" w14:textId="7C1A6CEB" w:rsidR="001B5934" w:rsidRDefault="001B5934" w:rsidP="001B5934">
      <w:pPr>
        <w:pStyle w:val="Caption"/>
      </w:pPr>
      <w:bookmarkStart w:id="44" w:name="_Toc158095567"/>
      <w:r w:rsidRPr="008E43E0">
        <w:lastRenderedPageBreak/>
        <w:t xml:space="preserve">Figure </w:t>
      </w:r>
      <w:fldSimple w:instr=" STYLEREF 1 \s ">
        <w:r w:rsidR="00083AB3">
          <w:rPr>
            <w:noProof/>
          </w:rPr>
          <w:t>3</w:t>
        </w:r>
      </w:fldSimple>
      <w:r w:rsidR="00083AB3">
        <w:noBreakHyphen/>
      </w:r>
      <w:fldSimple w:instr=" SEQ Figure \* ARABIC \s 1 ">
        <w:r w:rsidR="00083AB3">
          <w:rPr>
            <w:noProof/>
          </w:rPr>
          <w:t>3</w:t>
        </w:r>
      </w:fldSimple>
      <w:bookmarkEnd w:id="43"/>
      <w:r w:rsidR="005375FF" w:rsidRPr="008E43E0">
        <w:t xml:space="preserve"> </w:t>
      </w:r>
      <w:r w:rsidRPr="008E43E0">
        <w:t>Box</w:t>
      </w:r>
      <w:r>
        <w:t xml:space="preserve"> </w:t>
      </w:r>
      <w:r w:rsidRPr="008E43E0">
        <w:t>Plots</w:t>
      </w:r>
      <w:r w:rsidR="005375FF" w:rsidRPr="008E43E0">
        <w:t xml:space="preserve">: </w:t>
      </w:r>
      <w:r w:rsidRPr="008E43E0">
        <w:t xml:space="preserve">Distribution </w:t>
      </w:r>
      <w:r w:rsidR="005375FF">
        <w:t>o</w:t>
      </w:r>
      <w:r w:rsidR="005375FF" w:rsidRPr="008E43E0">
        <w:t xml:space="preserve">f </w:t>
      </w:r>
      <w:r w:rsidR="00606ED6">
        <w:t>d</w:t>
      </w:r>
      <w:r w:rsidR="005375FF">
        <w:t xml:space="preserve">aily </w:t>
      </w:r>
      <w:r w:rsidR="00606ED6">
        <w:t>h</w:t>
      </w:r>
      <w:r w:rsidR="005375FF" w:rsidRPr="008E43E0">
        <w:t xml:space="preserve">ours </w:t>
      </w:r>
      <w:r w:rsidR="005375FF">
        <w:t>o</w:t>
      </w:r>
      <w:r w:rsidR="005375FF" w:rsidRPr="008E43E0">
        <w:t xml:space="preserve">f </w:t>
      </w:r>
      <w:r w:rsidR="00606ED6">
        <w:t>h</w:t>
      </w:r>
      <w:r w:rsidR="005375FF" w:rsidRPr="008E43E0">
        <w:t xml:space="preserve">ousehold </w:t>
      </w:r>
      <w:r w:rsidR="00606ED6">
        <w:t>p</w:t>
      </w:r>
      <w:r w:rsidR="005375FF" w:rsidRPr="008E43E0">
        <w:t xml:space="preserve">roduction </w:t>
      </w:r>
      <w:r w:rsidR="005375FF">
        <w:t>on</w:t>
      </w:r>
      <w:r w:rsidR="005375FF" w:rsidRPr="008E43E0">
        <w:t xml:space="preserve"> </w:t>
      </w:r>
      <w:r w:rsidR="00606ED6">
        <w:t>w</w:t>
      </w:r>
      <w:r w:rsidR="005375FF" w:rsidRPr="008E43E0">
        <w:t>eekday</w:t>
      </w:r>
      <w:r w:rsidR="005375FF">
        <w:t xml:space="preserve">s and </w:t>
      </w:r>
      <w:r w:rsidR="00606ED6">
        <w:t>w</w:t>
      </w:r>
      <w:r w:rsidR="005375FF">
        <w:t>eekends</w:t>
      </w:r>
      <w:r w:rsidR="005375FF" w:rsidRPr="008E43E0">
        <w:t xml:space="preserve">, </w:t>
      </w:r>
      <w:r w:rsidR="00606ED6">
        <w:t>i</w:t>
      </w:r>
      <w:r w:rsidR="005375FF" w:rsidRPr="008E43E0">
        <w:t xml:space="preserve">mputed </w:t>
      </w:r>
      <w:r w:rsidR="005375FF">
        <w:t>v</w:t>
      </w:r>
      <w:r w:rsidR="005375FF" w:rsidRPr="008E43E0">
        <w:t>s</w:t>
      </w:r>
      <w:r w:rsidR="005375FF">
        <w:t>.</w:t>
      </w:r>
      <w:r w:rsidR="005375FF" w:rsidRPr="008E43E0">
        <w:t xml:space="preserve"> </w:t>
      </w:r>
      <w:r w:rsidR="00606ED6">
        <w:t>o</w:t>
      </w:r>
      <w:r w:rsidR="005375FF" w:rsidRPr="008E43E0">
        <w:t>bserved</w:t>
      </w:r>
      <w:r w:rsidR="005375FF">
        <w:t xml:space="preserve">, </w:t>
      </w:r>
      <w:r w:rsidR="00606ED6">
        <w:t>s</w:t>
      </w:r>
      <w:r w:rsidR="005375FF">
        <w:t xml:space="preserve">tatistical </w:t>
      </w:r>
      <w:r w:rsidR="00606ED6">
        <w:t>m</w:t>
      </w:r>
      <w:r w:rsidR="005375FF">
        <w:t>atching (</w:t>
      </w:r>
      <w:r w:rsidR="00606ED6">
        <w:t>d</w:t>
      </w:r>
      <w:r w:rsidR="005375FF">
        <w:t xml:space="preserve">ouble </w:t>
      </w:r>
      <w:r w:rsidR="00606ED6">
        <w:t>m</w:t>
      </w:r>
      <w:r w:rsidR="005375FF">
        <w:t xml:space="preserve">atching </w:t>
      </w:r>
      <w:r w:rsidR="00606ED6">
        <w:t>m</w:t>
      </w:r>
      <w:r w:rsidR="005375FF">
        <w:t xml:space="preserve">ethod without </w:t>
      </w:r>
      <w:r w:rsidR="00606ED6">
        <w:t>s</w:t>
      </w:r>
      <w:r w:rsidR="005375FF">
        <w:t xml:space="preserve">mall </w:t>
      </w:r>
      <w:r w:rsidR="00606ED6">
        <w:t>c</w:t>
      </w:r>
      <w:r w:rsidR="005375FF">
        <w:t>ells)</w:t>
      </w:r>
      <w:bookmarkEnd w:id="44"/>
    </w:p>
    <w:p w14:paraId="286B6DC0" w14:textId="77777777" w:rsidR="001B5934" w:rsidRPr="008E43E0" w:rsidRDefault="001B5934" w:rsidP="001B5934">
      <w:pPr>
        <w:pStyle w:val="ListParagraph"/>
        <w:ind w:left="0"/>
        <w:jc w:val="center"/>
      </w:pPr>
      <w:r>
        <w:rPr>
          <w:b/>
        </w:rPr>
        <w:t xml:space="preserve">A. </w:t>
      </w:r>
      <w:r w:rsidRPr="00DB27FB">
        <w:rPr>
          <w:b/>
        </w:rPr>
        <w:t>Weekdays</w:t>
      </w:r>
      <w:r>
        <w:rPr>
          <w:noProof/>
        </w:rPr>
        <w:drawing>
          <wp:inline distT="0" distB="0" distL="0" distR="0" wp14:anchorId="03688E6B" wp14:editId="5D2C5E09">
            <wp:extent cx="5961380" cy="298069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1380" cy="2980690"/>
                    </a:xfrm>
                    <a:prstGeom prst="rect">
                      <a:avLst/>
                    </a:prstGeom>
                    <a:noFill/>
                    <a:ln>
                      <a:noFill/>
                    </a:ln>
                  </pic:spPr>
                </pic:pic>
              </a:graphicData>
            </a:graphic>
          </wp:inline>
        </w:drawing>
      </w:r>
    </w:p>
    <w:p w14:paraId="3C5E2E8D" w14:textId="77777777" w:rsidR="001B5934" w:rsidRPr="008E43E0" w:rsidRDefault="001B5934" w:rsidP="00B5599C">
      <w:pPr>
        <w:pStyle w:val="Caption"/>
        <w:jc w:val="center"/>
      </w:pPr>
      <w:r>
        <w:t>B. Weekends</w:t>
      </w:r>
      <w:r>
        <w:rPr>
          <w:noProof/>
        </w:rPr>
        <w:drawing>
          <wp:inline distT="0" distB="0" distL="0" distR="0" wp14:anchorId="0A205DD5" wp14:editId="16BC70B3">
            <wp:extent cx="5961380" cy="298069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1380" cy="2980690"/>
                    </a:xfrm>
                    <a:prstGeom prst="rect">
                      <a:avLst/>
                    </a:prstGeom>
                    <a:noFill/>
                    <a:ln>
                      <a:noFill/>
                    </a:ln>
                  </pic:spPr>
                </pic:pic>
              </a:graphicData>
            </a:graphic>
          </wp:inline>
        </w:drawing>
      </w:r>
    </w:p>
    <w:p w14:paraId="042C9BDC" w14:textId="4EBDA657" w:rsidR="001B5934" w:rsidRPr="00D242C7" w:rsidRDefault="001B5934" w:rsidP="001B5934">
      <w:pPr>
        <w:spacing w:before="240" w:line="240" w:lineRule="auto"/>
        <w:rPr>
          <w:sz w:val="20"/>
          <w:szCs w:val="20"/>
        </w:rPr>
      </w:pPr>
      <w:r w:rsidRPr="00D242C7">
        <w:rPr>
          <w:sz w:val="20"/>
          <w:szCs w:val="20"/>
        </w:rPr>
        <w:t xml:space="preserve">Notes: 1. (n)w=(Not) Employed; m=Men, f=Women; (n)c = (No) Children. 2. </w:t>
      </w:r>
      <w:r w:rsidR="00C243C8">
        <w:rPr>
          <w:sz w:val="20"/>
          <w:szCs w:val="20"/>
        </w:rPr>
        <w:t>“</w:t>
      </w:r>
      <w:r>
        <w:rPr>
          <w:sz w:val="20"/>
          <w:szCs w:val="20"/>
        </w:rPr>
        <w:t>Hours of h</w:t>
      </w:r>
      <w:r w:rsidRPr="00D242C7">
        <w:rPr>
          <w:sz w:val="20"/>
          <w:szCs w:val="20"/>
        </w:rPr>
        <w:t xml:space="preserve">ousehold </w:t>
      </w:r>
      <w:r>
        <w:rPr>
          <w:sz w:val="20"/>
          <w:szCs w:val="20"/>
        </w:rPr>
        <w:t>p</w:t>
      </w:r>
      <w:r w:rsidRPr="00D242C7">
        <w:rPr>
          <w:sz w:val="20"/>
          <w:szCs w:val="20"/>
        </w:rPr>
        <w:t>roduction</w:t>
      </w:r>
      <w:r w:rsidR="00C243C8">
        <w:rPr>
          <w:sz w:val="20"/>
          <w:szCs w:val="20"/>
        </w:rPr>
        <w:t>”</w:t>
      </w:r>
      <w:r>
        <w:rPr>
          <w:sz w:val="20"/>
          <w:szCs w:val="20"/>
        </w:rPr>
        <w:t xml:space="preserve"> </w:t>
      </w:r>
      <w:r w:rsidRPr="00D242C7">
        <w:rPr>
          <w:sz w:val="20"/>
          <w:szCs w:val="20"/>
        </w:rPr>
        <w:t xml:space="preserve">refers to our preferred definition of the time spent on household production, the sum </w:t>
      </w:r>
      <w:r>
        <w:rPr>
          <w:sz w:val="20"/>
          <w:szCs w:val="20"/>
        </w:rPr>
        <w:t xml:space="preserve">of </w:t>
      </w:r>
      <w:r w:rsidRPr="00D242C7">
        <w:rPr>
          <w:sz w:val="20"/>
          <w:szCs w:val="20"/>
        </w:rPr>
        <w:t>time spent on cooking, other housework and shopping, direct childcare, supervisory childcare, and adult care.</w:t>
      </w:r>
    </w:p>
    <w:p w14:paraId="3E640915" w14:textId="08C62D8B" w:rsidR="001B5934" w:rsidRDefault="001B5934" w:rsidP="001B5934">
      <w:pPr>
        <w:spacing w:before="240"/>
      </w:pPr>
      <w:r>
        <w:t xml:space="preserve">We next examine how close the imputed and observed mean and median values are for key population subgroups differentiated by gender. Ideally, we would like the imputations to replicate the same </w:t>
      </w:r>
      <w:r>
        <w:lastRenderedPageBreak/>
        <w:t>relationship we observed in the ATUS between a specific characteristic and</w:t>
      </w:r>
      <w:r w:rsidR="005375FF">
        <w:t xml:space="preserve"> number of</w:t>
      </w:r>
      <w:r>
        <w:t xml:space="preserve"> hours (e.g., </w:t>
      </w:r>
      <w:r w:rsidR="005375FF">
        <w:t xml:space="preserve">the </w:t>
      </w:r>
      <w:r>
        <w:t xml:space="preserve">average hours </w:t>
      </w:r>
      <w:r w:rsidR="005375FF">
        <w:t xml:space="preserve">for </w:t>
      </w:r>
      <w:r>
        <w:t>women tend</w:t>
      </w:r>
      <w:r w:rsidR="005375FF">
        <w:t>s</w:t>
      </w:r>
      <w:r>
        <w:t xml:space="preserve"> to increase with the number of children in the household). This target of imputation would be met automatically if the imputed and </w:t>
      </w:r>
      <w:r w:rsidR="00C243C8">
        <w:t>“</w:t>
      </w:r>
      <w:r>
        <w:t>true</w:t>
      </w:r>
      <w:r w:rsidR="00C243C8">
        <w:t>”</w:t>
      </w:r>
      <w:r>
        <w:t xml:space="preserve"> (ATUS) values coincided. Our degree of success in meeting the target will be higher </w:t>
      </w:r>
      <w:r w:rsidR="005375FF">
        <w:t xml:space="preserve">the </w:t>
      </w:r>
      <w:r>
        <w:t>closer the imputed values are to the ATUS values of means as well as medians.</w:t>
      </w:r>
    </w:p>
    <w:p w14:paraId="1EBD5362" w14:textId="35F7853C" w:rsidR="001B5934" w:rsidRDefault="001B5934" w:rsidP="001B5934">
      <w:pPr>
        <w:spacing w:before="240"/>
      </w:pPr>
      <w:r>
        <w:t>We analyzed statistics for 33 subgroups, each differentiated by gender.</w:t>
      </w:r>
      <w:r>
        <w:rPr>
          <w:rStyle w:val="FootnoteReference"/>
        </w:rPr>
        <w:footnoteReference w:id="22"/>
      </w:r>
      <w:r>
        <w:t xml:space="preserve"> The subgroups were created based on the following characteristics, taken one at a time: </w:t>
      </w:r>
      <w:r w:rsidR="005375FF">
        <w:t>r</w:t>
      </w:r>
      <w:r>
        <w:t xml:space="preserve">ace or ethnicity (four groups), presence of </w:t>
      </w:r>
      <w:r w:rsidR="005375FF">
        <w:t>children five years or younger</w:t>
      </w:r>
      <w:r>
        <w:t xml:space="preserve"> (two groups), employment status and presence of children in the household (four groups), number of children in the home (four groups), number of adults in the household (three groups), age (five groups), family type (two groups), education (four groups), and family income bracket (five groups). The imputed and observed values were separately compared for the weekday and weekend matches for the Interview and Diary samples. Our online data appendix reports detailed estimates. Here, we provide a qualitative overview.</w:t>
      </w:r>
    </w:p>
    <w:p w14:paraId="25E5E2EF" w14:textId="77777777" w:rsidR="005375FF" w:rsidRDefault="005375FF" w:rsidP="001B5934">
      <w:pPr>
        <w:spacing w:before="240"/>
      </w:pPr>
    </w:p>
    <w:p w14:paraId="60348787" w14:textId="21007DF3" w:rsidR="001B5934" w:rsidRDefault="001B5934" w:rsidP="001B5934">
      <w:pPr>
        <w:pStyle w:val="Caption"/>
      </w:pPr>
      <w:bookmarkStart w:id="45" w:name="_Ref124933042"/>
      <w:bookmarkStart w:id="46" w:name="_Toc158095568"/>
      <w:r>
        <w:t xml:space="preserve">Figure </w:t>
      </w:r>
      <w:fldSimple w:instr=" STYLEREF 1 \s ">
        <w:r w:rsidR="00083AB3">
          <w:rPr>
            <w:noProof/>
          </w:rPr>
          <w:t>3</w:t>
        </w:r>
      </w:fldSimple>
      <w:r w:rsidR="00083AB3">
        <w:noBreakHyphen/>
      </w:r>
      <w:fldSimple w:instr=" SEQ Figure \* ARABIC \s 1 ">
        <w:r w:rsidR="00083AB3">
          <w:rPr>
            <w:noProof/>
          </w:rPr>
          <w:t>4</w:t>
        </w:r>
      </w:fldSimple>
      <w:bookmarkEnd w:id="45"/>
      <w:r>
        <w:t xml:space="preserve"> Actual </w:t>
      </w:r>
      <w:r w:rsidR="005375FF">
        <w:t>(</w:t>
      </w:r>
      <w:r>
        <w:t>ATUS</w:t>
      </w:r>
      <w:r w:rsidR="005375FF">
        <w:t xml:space="preserve">) </w:t>
      </w:r>
      <w:r w:rsidR="00606ED6">
        <w:t>v</w:t>
      </w:r>
      <w:r w:rsidR="005375FF">
        <w:t xml:space="preserve">alues </w:t>
      </w:r>
      <w:r w:rsidR="00606ED6">
        <w:t>c</w:t>
      </w:r>
      <w:r w:rsidR="005375FF">
        <w:t xml:space="preserve">ompared to </w:t>
      </w:r>
      <w:r w:rsidR="00606ED6">
        <w:t>i</w:t>
      </w:r>
      <w:r w:rsidR="005375FF">
        <w:t xml:space="preserve">mputed </w:t>
      </w:r>
      <w:r w:rsidR="00606ED6">
        <w:t>v</w:t>
      </w:r>
      <w:r w:rsidR="005375FF">
        <w:t xml:space="preserve">alues, by </w:t>
      </w:r>
      <w:r w:rsidR="00606ED6">
        <w:t>s</w:t>
      </w:r>
      <w:r w:rsidR="005375FF">
        <w:t xml:space="preserve">ex and </w:t>
      </w:r>
      <w:r w:rsidR="00606ED6">
        <w:t>r</w:t>
      </w:r>
      <w:r w:rsidR="005375FF">
        <w:t>ace/</w:t>
      </w:r>
      <w:r w:rsidR="00606ED6">
        <w:t>e</w:t>
      </w:r>
      <w:r w:rsidR="005375FF">
        <w:t>thnicity (</w:t>
      </w:r>
      <w:r w:rsidR="00606ED6">
        <w:t>d</w:t>
      </w:r>
      <w:r w:rsidR="005375FF">
        <w:t xml:space="preserve">aily </w:t>
      </w:r>
      <w:r w:rsidR="00606ED6">
        <w:t>h</w:t>
      </w:r>
      <w:r w:rsidR="005375FF">
        <w:t>ours)</w:t>
      </w:r>
      <w:bookmarkEnd w:id="46"/>
    </w:p>
    <w:p w14:paraId="5A403755" w14:textId="77777777" w:rsidR="001B5934" w:rsidRDefault="001B5934" w:rsidP="001B5934">
      <w:pPr>
        <w:spacing w:before="240"/>
      </w:pPr>
      <w:r>
        <w:rPr>
          <w:noProof/>
        </w:rPr>
        <w:drawing>
          <wp:inline distT="0" distB="0" distL="0" distR="0" wp14:anchorId="563C3EF8" wp14:editId="3296E15A">
            <wp:extent cx="2926080" cy="1755648"/>
            <wp:effectExtent l="0" t="0" r="7620" b="16510"/>
            <wp:docPr id="26" name="Chart 26">
              <a:extLst xmlns:a="http://schemas.openxmlformats.org/drawingml/2006/main">
                <a:ext uri="{FF2B5EF4-FFF2-40B4-BE49-F238E27FC236}">
                  <a16:creationId xmlns:a16="http://schemas.microsoft.com/office/drawing/2014/main" id="{44493839-7A0E-444B-A257-45938439C663}"/>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noProof/>
        </w:rPr>
        <w:drawing>
          <wp:inline distT="0" distB="0" distL="0" distR="0" wp14:anchorId="5BAC52CD" wp14:editId="61500825">
            <wp:extent cx="2926080" cy="1755648"/>
            <wp:effectExtent l="0" t="0" r="7620" b="16510"/>
            <wp:docPr id="27" name="Chart 27">
              <a:extLst xmlns:a="http://schemas.openxmlformats.org/drawingml/2006/main">
                <a:ext uri="{FF2B5EF4-FFF2-40B4-BE49-F238E27FC236}">
                  <a16:creationId xmlns:a16="http://schemas.microsoft.com/office/drawing/2014/main" id="{00E8B3EA-5DEF-4704-95C6-F0A41D5F479A}"/>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C97AA4B" w14:textId="77777777" w:rsidR="001B5934" w:rsidRDefault="001B5934" w:rsidP="001B5934">
      <w:pPr>
        <w:spacing w:before="240"/>
      </w:pPr>
      <w:r>
        <w:rPr>
          <w:noProof/>
        </w:rPr>
        <w:lastRenderedPageBreak/>
        <w:drawing>
          <wp:inline distT="0" distB="0" distL="0" distR="0" wp14:anchorId="5709C5B6" wp14:editId="56555419">
            <wp:extent cx="2926080" cy="1755648"/>
            <wp:effectExtent l="0" t="0" r="7620" b="16510"/>
            <wp:docPr id="28" name="Chart 28">
              <a:extLst xmlns:a="http://schemas.openxmlformats.org/drawingml/2006/main">
                <a:ext uri="{FF2B5EF4-FFF2-40B4-BE49-F238E27FC236}">
                  <a16:creationId xmlns:a16="http://schemas.microsoft.com/office/drawing/2014/main" id="{AFD6FF76-77B6-47D7-9D62-13148EAA07D1}"/>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ED089E">
        <w:rPr>
          <w:noProof/>
        </w:rPr>
        <w:t xml:space="preserve"> </w:t>
      </w:r>
      <w:r>
        <w:rPr>
          <w:noProof/>
        </w:rPr>
        <w:drawing>
          <wp:inline distT="0" distB="0" distL="0" distR="0" wp14:anchorId="752AFC4B" wp14:editId="22882910">
            <wp:extent cx="2926080" cy="1755648"/>
            <wp:effectExtent l="0" t="0" r="7620" b="16510"/>
            <wp:docPr id="29" name="Chart 29">
              <a:extLst xmlns:a="http://schemas.openxmlformats.org/drawingml/2006/main">
                <a:ext uri="{FF2B5EF4-FFF2-40B4-BE49-F238E27FC236}">
                  <a16:creationId xmlns:a16="http://schemas.microsoft.com/office/drawing/2014/main" id="{EAF2640B-5DEB-44B2-A7E8-B87241FF8AE5}"/>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16CE71A" w14:textId="0CBE88FE" w:rsidR="001B5934" w:rsidRDefault="001B5934" w:rsidP="001B5934">
      <w:pPr>
        <w:spacing w:before="240"/>
      </w:pPr>
      <w:r>
        <w:t xml:space="preserve">To illustrate our assessment procedure, consider the results for racial/ethnic categories shown in </w:t>
      </w:r>
      <w:r w:rsidR="00DA0AFC">
        <w:t xml:space="preserve">Figure </w:t>
      </w:r>
      <w:r w:rsidR="00DA0AFC">
        <w:rPr>
          <w:noProof/>
        </w:rPr>
        <w:t>3</w:t>
      </w:r>
      <w:r w:rsidR="00DA0AFC">
        <w:noBreakHyphen/>
      </w:r>
      <w:r w:rsidR="00DA0AFC">
        <w:rPr>
          <w:noProof/>
        </w:rPr>
        <w:t>4</w:t>
      </w:r>
      <w:r>
        <w:t>. Let us first look at the mean</w:t>
      </w:r>
      <w:r w:rsidRPr="00564F29">
        <w:t xml:space="preserve"> </w:t>
      </w:r>
      <w:r>
        <w:t xml:space="preserve">values of daily hours spent on weekend days by men in the ATUS (labeled </w:t>
      </w:r>
      <w:r w:rsidR="00C243C8">
        <w:t>“</w:t>
      </w:r>
      <w:r>
        <w:t>TU</w:t>
      </w:r>
      <w:r w:rsidR="00C243C8">
        <w:t>”</w:t>
      </w:r>
      <w:r>
        <w:t xml:space="preserve"> in the figure). We observe that there is only a negligible difference (less than 15 minutes per day)</w:t>
      </w:r>
      <w:r>
        <w:rPr>
          <w:rStyle w:val="FootnoteReference"/>
        </w:rPr>
        <w:footnoteReference w:id="23"/>
      </w:r>
      <w:r>
        <w:t xml:space="preserve"> between non-Hispanic </w:t>
      </w:r>
      <w:r w:rsidR="006A22A4">
        <w:t>W</w:t>
      </w:r>
      <w:r>
        <w:t xml:space="preserve">hites, those in the </w:t>
      </w:r>
      <w:r w:rsidR="00C243C8">
        <w:t>“</w:t>
      </w:r>
      <w:r>
        <w:t>other</w:t>
      </w:r>
      <w:r w:rsidR="00C243C8">
        <w:t>”</w:t>
      </w:r>
      <w:r>
        <w:t xml:space="preserve"> group (a residual racial category), and Hispanics. On the other hand, the biggest gap is between non-Hispanic </w:t>
      </w:r>
      <w:r w:rsidR="006A22A4">
        <w:t>W</w:t>
      </w:r>
      <w:r>
        <w:t xml:space="preserve">hites and </w:t>
      </w:r>
      <w:r w:rsidR="00900FDD">
        <w:t>B</w:t>
      </w:r>
      <w:r>
        <w:t xml:space="preserve">lacks: the former spends about 50 minutes more per day, on average, than the latter. Our imputation for the Interview and Diary samples has preserved the same pattern in the weekend averages for men, i.e., small gaps between groups other than </w:t>
      </w:r>
      <w:r w:rsidR="005375FF">
        <w:t>B</w:t>
      </w:r>
      <w:r>
        <w:t xml:space="preserve">lacks and a substantial gap between non-Hispanic </w:t>
      </w:r>
      <w:r w:rsidR="006A22A4">
        <w:t>W</w:t>
      </w:r>
      <w:r>
        <w:t xml:space="preserve">hites and </w:t>
      </w:r>
      <w:r w:rsidR="005375FF">
        <w:t>B</w:t>
      </w:r>
      <w:r>
        <w:t>lacks. A quick inspection of the weekend averages for women in the ATUS would show a similar pattern as</w:t>
      </w:r>
      <w:r w:rsidR="006A0B8C">
        <w:t xml:space="preserve"> those</w:t>
      </w:r>
      <w:r>
        <w:t xml:space="preserve"> for men, except that the largest gap is between women in the </w:t>
      </w:r>
      <w:r w:rsidR="00C243C8">
        <w:t>“</w:t>
      </w:r>
      <w:r>
        <w:t>other</w:t>
      </w:r>
      <w:r w:rsidR="00C243C8">
        <w:t>”</w:t>
      </w:r>
      <w:r>
        <w:t xml:space="preserve"> group and </w:t>
      </w:r>
      <w:r w:rsidR="005375FF">
        <w:t>B</w:t>
      </w:r>
      <w:r>
        <w:t xml:space="preserve">lack women (a difference of 88 minutes per day). Our imputations reproduce the same pattern in the Interview and Diary samples. Weekday averages show no sizeable differences among subgroups in the ATUS, and our imputations reflect the same. </w:t>
      </w:r>
    </w:p>
    <w:p w14:paraId="19EA7AA2" w14:textId="547D7836" w:rsidR="001B5934" w:rsidRDefault="001B5934" w:rsidP="001B5934">
      <w:pPr>
        <w:spacing w:before="240"/>
      </w:pPr>
      <w:r>
        <w:t xml:space="preserve">To complete the picture regarding racial differences, we should look at the value for the average person in a subgroup, i.e., the median, in addition to the average value for the subgroup. Estimates for men from the ATUS show that the median weekend values of groups other than </w:t>
      </w:r>
      <w:r w:rsidR="00900FDD">
        <w:t>B</w:t>
      </w:r>
      <w:r>
        <w:t xml:space="preserve">lacks display trivial differences from each other; the largest gap is between </w:t>
      </w:r>
      <w:r w:rsidR="00900FDD">
        <w:t>B</w:t>
      </w:r>
      <w:r>
        <w:t xml:space="preserve">lacks and those in the </w:t>
      </w:r>
      <w:r w:rsidR="00C243C8">
        <w:t>“</w:t>
      </w:r>
      <w:r>
        <w:t>other</w:t>
      </w:r>
      <w:r w:rsidR="00C243C8">
        <w:t>”</w:t>
      </w:r>
      <w:r>
        <w:t xml:space="preserve"> group—the typical person in the latter group spends about 41 minutes more per day</w:t>
      </w:r>
      <w:r w:rsidR="00900FDD">
        <w:t xml:space="preserve"> on household production than the former</w:t>
      </w:r>
      <w:r>
        <w:t xml:space="preserve">. Our imputations in the Interview and Diary sample indicate an identical pattern. Turning to weekday median values for women in the ATUS, we find the same results as for men, though the gap in median value between </w:t>
      </w:r>
      <w:r w:rsidR="00900FDD">
        <w:t>B</w:t>
      </w:r>
      <w:r>
        <w:t xml:space="preserve">lacks and </w:t>
      </w:r>
      <w:r w:rsidR="00C243C8">
        <w:t>“</w:t>
      </w:r>
      <w:r>
        <w:t>others</w:t>
      </w:r>
      <w:r w:rsidR="00C243C8">
        <w:t>”</w:t>
      </w:r>
      <w:r>
        <w:t xml:space="preserve"> is much higher at 80 minutes. As for weekday median values, we find no notable variations among male racial subgroups, and our imputations reflect this.</w:t>
      </w:r>
    </w:p>
    <w:p w14:paraId="536F5671" w14:textId="1BF300D0" w:rsidR="001B5934" w:rsidRDefault="001B5934" w:rsidP="001B5934">
      <w:pPr>
        <w:spacing w:before="240"/>
      </w:pPr>
      <w:r>
        <w:lastRenderedPageBreak/>
        <w:t xml:space="preserve">In contrast, among female racial subgroups in the ATUS, we find that the weekly median values for non-Hispanic </w:t>
      </w:r>
      <w:r w:rsidR="006A22A4">
        <w:t>W</w:t>
      </w:r>
      <w:r>
        <w:t xml:space="preserve">hites and Hispanics are practically the same and considerably higher than the median values for the other two subgroups, which, in turn, are almost the same. Our imputations do preserve these differences. However, we do end up overstating the median value for the </w:t>
      </w:r>
      <w:r w:rsidR="00C243C8">
        <w:t>“</w:t>
      </w:r>
      <w:r>
        <w:t>other</w:t>
      </w:r>
      <w:r w:rsidR="00C243C8">
        <w:t>”</w:t>
      </w:r>
      <w:r>
        <w:t xml:space="preserve"> and, therefore, understating the gap in the median between them, on the one hand, and non-Hispanic </w:t>
      </w:r>
      <w:r w:rsidR="006A22A4">
        <w:t>W</w:t>
      </w:r>
      <w:r>
        <w:t>hites and Hispanics, on the other.</w:t>
      </w:r>
      <w:r>
        <w:rPr>
          <w:rStyle w:val="FootnoteReference"/>
        </w:rPr>
        <w:footnoteReference w:id="24"/>
      </w:r>
    </w:p>
    <w:p w14:paraId="715412BA" w14:textId="7BA344EC" w:rsidR="001B5934" w:rsidRDefault="001B5934" w:rsidP="001B5934">
      <w:r>
        <w:t xml:space="preserve">Similar results were also, in general, found for other subgroups. Overall, our results indicate that the matches replicated the ordering of </w:t>
      </w:r>
      <w:r w:rsidR="00446690">
        <w:t xml:space="preserve">group </w:t>
      </w:r>
      <w:r>
        <w:t>mean value</w:t>
      </w:r>
      <w:r w:rsidR="00446690">
        <w:t>s</w:t>
      </w:r>
      <w:r>
        <w:t xml:space="preserve"> formed by each characteristic. The same general observations also hold for the median values. We summarize the picture in </w:t>
      </w:r>
      <w:r w:rsidR="00DA0AFC">
        <w:t xml:space="preserve">Table </w:t>
      </w:r>
      <w:r w:rsidR="00DA0AFC">
        <w:rPr>
          <w:noProof/>
        </w:rPr>
        <w:t>3</w:t>
      </w:r>
      <w:r w:rsidR="00DA0AFC">
        <w:noBreakHyphen/>
      </w:r>
      <w:r w:rsidR="00DA0AFC">
        <w:rPr>
          <w:noProof/>
        </w:rPr>
        <w:t>6</w:t>
      </w:r>
      <w:r>
        <w:t xml:space="preserve">. Panels A and B report our weekend and weekday matches assessment, respectively. If the matching could replicate the same qualitative relationship between the subgroups and time (as we saw above for the racial/ethnic characteristic), we have flagged the characteristic as </w:t>
      </w:r>
      <w:r w:rsidR="00C243C8">
        <w:t>“</w:t>
      </w:r>
      <w:r>
        <w:t>Yes.</w:t>
      </w:r>
      <w:r w:rsidR="00C243C8">
        <w:t>”</w:t>
      </w:r>
    </w:p>
    <w:p w14:paraId="415F5611" w14:textId="636B14C0" w:rsidR="00CB52F9" w:rsidRDefault="001B5934" w:rsidP="001B5934">
      <w:r>
        <w:t xml:space="preserve">On the other hand, if our assessment raised any concern regarding the replication, we indicated </w:t>
      </w:r>
      <w:r w:rsidR="00C243C8">
        <w:t>“</w:t>
      </w:r>
      <w:r>
        <w:t>No.</w:t>
      </w:r>
      <w:r w:rsidR="00C243C8">
        <w:t>”</w:t>
      </w:r>
      <w:r>
        <w:t xml:space="preserve"> There are 72 cases in each panel. We marked </w:t>
      </w:r>
      <w:r w:rsidR="00C243C8">
        <w:t>“</w:t>
      </w:r>
      <w:r>
        <w:t>No</w:t>
      </w:r>
      <w:r w:rsidR="00C243C8">
        <w:t>”</w:t>
      </w:r>
      <w:r>
        <w:t xml:space="preserve"> for the weekend matches in </w:t>
      </w:r>
      <w:r w:rsidR="00446690">
        <w:t>seven</w:t>
      </w:r>
      <w:r>
        <w:t xml:space="preserve"> instances. One more problematic case was found for the weekday matches. As it turns out, the problematic cases pertained to the same characteristics in both matches: the number of adults in the household and education. Also, in both instances, we noted issues in matching records for women rather than men.</w:t>
      </w:r>
    </w:p>
    <w:p w14:paraId="6B1E0971" w14:textId="77777777" w:rsidR="00CB52F9" w:rsidRDefault="00CB52F9">
      <w:pPr>
        <w:spacing w:after="0" w:line="240" w:lineRule="auto"/>
      </w:pPr>
      <w:r>
        <w:br w:type="page"/>
      </w:r>
    </w:p>
    <w:p w14:paraId="0175A49E" w14:textId="1082C16A" w:rsidR="001B5934" w:rsidRDefault="001B5934" w:rsidP="001B5934">
      <w:pPr>
        <w:pStyle w:val="Caption"/>
      </w:pPr>
      <w:bookmarkStart w:id="47" w:name="_Ref124946012"/>
      <w:bookmarkStart w:id="48" w:name="_Toc158095545"/>
      <w:r>
        <w:lastRenderedPageBreak/>
        <w:t xml:space="preserve">Table </w:t>
      </w:r>
      <w:fldSimple w:instr=" STYLEREF 1 \s ">
        <w:r w:rsidR="006C1E92">
          <w:rPr>
            <w:noProof/>
          </w:rPr>
          <w:t>3</w:t>
        </w:r>
      </w:fldSimple>
      <w:r w:rsidR="006C1E92">
        <w:noBreakHyphen/>
      </w:r>
      <w:fldSimple w:instr=" SEQ Table \* ARABIC \s 1 ">
        <w:r w:rsidR="006C1E92">
          <w:rPr>
            <w:noProof/>
          </w:rPr>
          <w:t>6</w:t>
        </w:r>
      </w:fldSimple>
      <w:bookmarkEnd w:id="47"/>
      <w:r>
        <w:t xml:space="preserve"> Classification </w:t>
      </w:r>
      <w:r w:rsidR="00446690">
        <w:t xml:space="preserve">of </w:t>
      </w:r>
      <w:r w:rsidR="002C0FC3">
        <w:t>c</w:t>
      </w:r>
      <w:r w:rsidR="00446690">
        <w:t xml:space="preserve">haracteristics </w:t>
      </w:r>
      <w:r w:rsidR="002C0FC3">
        <w:t>b</w:t>
      </w:r>
      <w:r w:rsidR="00446690">
        <w:t xml:space="preserve">ased on </w:t>
      </w:r>
      <w:r w:rsidR="002C0FC3">
        <w:t>w</w:t>
      </w:r>
      <w:r w:rsidR="00446690">
        <w:t xml:space="preserve">hether the </w:t>
      </w:r>
      <w:r w:rsidR="002C0FC3">
        <w:t>r</w:t>
      </w:r>
      <w:r w:rsidR="00446690">
        <w:t xml:space="preserve">elationship </w:t>
      </w:r>
      <w:r w:rsidR="002C0FC3">
        <w:t>b</w:t>
      </w:r>
      <w:r w:rsidR="00446690">
        <w:t xml:space="preserve">etween the </w:t>
      </w:r>
      <w:r w:rsidR="002C0FC3">
        <w:t>c</w:t>
      </w:r>
      <w:r w:rsidR="00446690">
        <w:t xml:space="preserve">haracteristic and </w:t>
      </w:r>
      <w:r w:rsidR="002C0FC3">
        <w:t>t</w:t>
      </w:r>
      <w:r w:rsidR="00446690">
        <w:t xml:space="preserve">ime is </w:t>
      </w:r>
      <w:r w:rsidR="002C0FC3">
        <w:t>r</w:t>
      </w:r>
      <w:r w:rsidR="00446690">
        <w:t xml:space="preserve">eflected in the </w:t>
      </w:r>
      <w:r w:rsidR="002C0FC3">
        <w:t>m</w:t>
      </w:r>
      <w:r w:rsidR="00446690">
        <w:t xml:space="preserve">atching </w:t>
      </w:r>
      <w:r w:rsidR="002C0FC3">
        <w:t>i</w:t>
      </w:r>
      <w:r w:rsidR="00446690">
        <w:t>mputation (</w:t>
      </w:r>
      <w:r w:rsidR="00C243C8">
        <w:t>“</w:t>
      </w:r>
      <w:r>
        <w:t>Yes</w:t>
      </w:r>
      <w:r w:rsidR="00C243C8">
        <w:t>”</w:t>
      </w:r>
      <w:r w:rsidR="00446690">
        <w:t xml:space="preserve">) or </w:t>
      </w:r>
      <w:r w:rsidR="002C0FC3">
        <w:t>n</w:t>
      </w:r>
      <w:r w:rsidR="00446690">
        <w:t>ot (</w:t>
      </w:r>
      <w:r w:rsidR="00C243C8">
        <w:t>“</w:t>
      </w:r>
      <w:r>
        <w:t>No</w:t>
      </w:r>
      <w:r w:rsidR="00C243C8">
        <w:t>”</w:t>
      </w:r>
      <w:r w:rsidR="00446690">
        <w:t xml:space="preserve">), by </w:t>
      </w:r>
      <w:r w:rsidR="002C0FC3">
        <w:t>t</w:t>
      </w:r>
      <w:r w:rsidR="00446690">
        <w:t xml:space="preserve">ype of </w:t>
      </w:r>
      <w:r w:rsidR="002C0FC3">
        <w:t>s</w:t>
      </w:r>
      <w:r w:rsidR="00446690">
        <w:t xml:space="preserve">tatistic, </w:t>
      </w:r>
      <w:r w:rsidR="002C0FC3">
        <w:t>s</w:t>
      </w:r>
      <w:r w:rsidR="00446690">
        <w:t xml:space="preserve">ample, and </w:t>
      </w:r>
      <w:r w:rsidR="002C0FC3">
        <w:t>s</w:t>
      </w:r>
      <w:r w:rsidR="00446690">
        <w:t>ex</w:t>
      </w:r>
      <w:bookmarkEnd w:id="48"/>
    </w:p>
    <w:p w14:paraId="1938FE18" w14:textId="77777777" w:rsidR="001B5934" w:rsidRPr="00057BED" w:rsidRDefault="001B5934" w:rsidP="001B5934">
      <w:pPr>
        <w:pStyle w:val="ListParagraph"/>
        <w:numPr>
          <w:ilvl w:val="0"/>
          <w:numId w:val="14"/>
        </w:numPr>
        <w:rPr>
          <w:b/>
        </w:rPr>
      </w:pPr>
      <w:r w:rsidRPr="00057BED">
        <w:rPr>
          <w:b/>
        </w:rPr>
        <w:t>Weekend matches</w:t>
      </w:r>
    </w:p>
    <w:tbl>
      <w:tblPr>
        <w:tblW w:w="9591" w:type="dxa"/>
        <w:tblLook w:val="04A0" w:firstRow="1" w:lastRow="0" w:firstColumn="1" w:lastColumn="0" w:noHBand="0" w:noVBand="1"/>
      </w:tblPr>
      <w:tblGrid>
        <w:gridCol w:w="3120"/>
        <w:gridCol w:w="605"/>
        <w:gridCol w:w="1006"/>
        <w:gridCol w:w="605"/>
        <w:gridCol w:w="1013"/>
        <w:gridCol w:w="605"/>
        <w:gridCol w:w="1012"/>
        <w:gridCol w:w="605"/>
        <w:gridCol w:w="1020"/>
      </w:tblGrid>
      <w:tr w:rsidR="001B5934" w:rsidRPr="004933F4" w14:paraId="7CD8E23D" w14:textId="77777777" w:rsidTr="00B4745D">
        <w:trPr>
          <w:trHeight w:val="292"/>
        </w:trPr>
        <w:tc>
          <w:tcPr>
            <w:tcW w:w="312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3A789724" w14:textId="77777777" w:rsidR="001B5934" w:rsidRPr="004933F4" w:rsidRDefault="001B5934" w:rsidP="00B4745D">
            <w:pPr>
              <w:spacing w:after="0" w:line="240" w:lineRule="auto"/>
              <w:jc w:val="center"/>
              <w:rPr>
                <w:rFonts w:eastAsia="Times New Roman" w:cs="Times New Roman"/>
                <w:b/>
                <w:bCs/>
                <w:color w:val="000000"/>
                <w:sz w:val="20"/>
                <w:szCs w:val="20"/>
              </w:rPr>
            </w:pPr>
            <w:r w:rsidRPr="004933F4">
              <w:rPr>
                <w:rFonts w:eastAsia="Times New Roman" w:cs="Times New Roman"/>
                <w:b/>
                <w:bCs/>
                <w:color w:val="000000"/>
                <w:sz w:val="20"/>
                <w:szCs w:val="20"/>
              </w:rPr>
              <w:t>Characteristic</w:t>
            </w:r>
          </w:p>
        </w:tc>
        <w:tc>
          <w:tcPr>
            <w:tcW w:w="3229"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3F4B1CCD" w14:textId="77777777" w:rsidR="001B5934" w:rsidRPr="004933F4" w:rsidRDefault="001B5934" w:rsidP="00B4745D">
            <w:pPr>
              <w:spacing w:after="0" w:line="240" w:lineRule="auto"/>
              <w:jc w:val="center"/>
              <w:rPr>
                <w:rFonts w:eastAsia="Times New Roman" w:cs="Times New Roman"/>
                <w:b/>
                <w:bCs/>
                <w:color w:val="000000"/>
              </w:rPr>
            </w:pPr>
            <w:r w:rsidRPr="004933F4">
              <w:rPr>
                <w:rFonts w:eastAsia="Times New Roman" w:cs="Times New Roman"/>
                <w:b/>
                <w:bCs/>
                <w:color w:val="000000"/>
              </w:rPr>
              <w:t>Mean</w:t>
            </w:r>
          </w:p>
        </w:tc>
        <w:tc>
          <w:tcPr>
            <w:tcW w:w="3242" w:type="dxa"/>
            <w:gridSpan w:val="4"/>
            <w:tcBorders>
              <w:top w:val="single" w:sz="4" w:space="0" w:color="auto"/>
              <w:left w:val="nil"/>
              <w:bottom w:val="nil"/>
              <w:right w:val="single" w:sz="4" w:space="0" w:color="000000"/>
            </w:tcBorders>
            <w:shd w:val="clear" w:color="auto" w:fill="auto"/>
            <w:noWrap/>
            <w:vAlign w:val="bottom"/>
            <w:hideMark/>
          </w:tcPr>
          <w:p w14:paraId="3F9CC907" w14:textId="77777777" w:rsidR="001B5934" w:rsidRPr="004933F4" w:rsidRDefault="001B5934" w:rsidP="00B4745D">
            <w:pPr>
              <w:spacing w:after="0" w:line="240" w:lineRule="auto"/>
              <w:jc w:val="center"/>
              <w:rPr>
                <w:rFonts w:eastAsia="Times New Roman" w:cs="Times New Roman"/>
                <w:b/>
                <w:bCs/>
                <w:color w:val="000000"/>
              </w:rPr>
            </w:pPr>
            <w:r w:rsidRPr="004933F4">
              <w:rPr>
                <w:rFonts w:eastAsia="Times New Roman" w:cs="Times New Roman"/>
                <w:b/>
                <w:bCs/>
                <w:color w:val="000000"/>
              </w:rPr>
              <w:t>Median</w:t>
            </w:r>
          </w:p>
        </w:tc>
      </w:tr>
      <w:tr w:rsidR="001B5934" w:rsidRPr="004933F4" w14:paraId="32D4E5E8" w14:textId="77777777" w:rsidTr="00B4745D">
        <w:trPr>
          <w:trHeight w:val="292"/>
        </w:trPr>
        <w:tc>
          <w:tcPr>
            <w:tcW w:w="3120" w:type="dxa"/>
            <w:vMerge/>
            <w:tcBorders>
              <w:top w:val="single" w:sz="4" w:space="0" w:color="auto"/>
              <w:left w:val="single" w:sz="4" w:space="0" w:color="auto"/>
              <w:bottom w:val="single" w:sz="4" w:space="0" w:color="000000"/>
              <w:right w:val="single" w:sz="4" w:space="0" w:color="auto"/>
            </w:tcBorders>
            <w:vAlign w:val="center"/>
            <w:hideMark/>
          </w:tcPr>
          <w:p w14:paraId="276C300E" w14:textId="77777777" w:rsidR="001B5934" w:rsidRPr="004933F4" w:rsidRDefault="001B5934" w:rsidP="00B4745D">
            <w:pPr>
              <w:spacing w:after="0" w:line="240" w:lineRule="auto"/>
              <w:rPr>
                <w:rFonts w:eastAsia="Times New Roman" w:cs="Times New Roman"/>
                <w:b/>
                <w:bCs/>
                <w:color w:val="000000"/>
                <w:sz w:val="20"/>
                <w:szCs w:val="20"/>
              </w:rPr>
            </w:pPr>
          </w:p>
        </w:tc>
        <w:tc>
          <w:tcPr>
            <w:tcW w:w="1611" w:type="dxa"/>
            <w:gridSpan w:val="2"/>
            <w:tcBorders>
              <w:top w:val="single" w:sz="4" w:space="0" w:color="auto"/>
              <w:left w:val="nil"/>
              <w:bottom w:val="single" w:sz="4" w:space="0" w:color="auto"/>
              <w:right w:val="nil"/>
            </w:tcBorders>
            <w:shd w:val="clear" w:color="auto" w:fill="auto"/>
            <w:noWrap/>
            <w:vAlign w:val="bottom"/>
            <w:hideMark/>
          </w:tcPr>
          <w:p w14:paraId="7C7C4028" w14:textId="77777777" w:rsidR="001B5934" w:rsidRPr="004933F4" w:rsidRDefault="001B5934" w:rsidP="00B4745D">
            <w:pPr>
              <w:spacing w:after="0" w:line="240" w:lineRule="auto"/>
              <w:jc w:val="center"/>
              <w:rPr>
                <w:rFonts w:eastAsia="Times New Roman" w:cs="Times New Roman"/>
                <w:b/>
                <w:bCs/>
                <w:color w:val="000000"/>
                <w:sz w:val="20"/>
                <w:szCs w:val="20"/>
              </w:rPr>
            </w:pPr>
            <w:r w:rsidRPr="004933F4">
              <w:rPr>
                <w:rFonts w:eastAsia="Times New Roman" w:cs="Times New Roman"/>
                <w:b/>
                <w:bCs/>
                <w:color w:val="000000"/>
                <w:sz w:val="20"/>
                <w:szCs w:val="20"/>
              </w:rPr>
              <w:t>Interview</w:t>
            </w:r>
          </w:p>
        </w:tc>
        <w:tc>
          <w:tcPr>
            <w:tcW w:w="1618"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45B62BC7" w14:textId="77777777" w:rsidR="001B5934" w:rsidRPr="004933F4" w:rsidRDefault="001B5934" w:rsidP="00B4745D">
            <w:pPr>
              <w:spacing w:after="0" w:line="240" w:lineRule="auto"/>
              <w:jc w:val="center"/>
              <w:rPr>
                <w:rFonts w:eastAsia="Times New Roman" w:cs="Times New Roman"/>
                <w:b/>
                <w:bCs/>
                <w:color w:val="000000"/>
                <w:sz w:val="20"/>
                <w:szCs w:val="20"/>
              </w:rPr>
            </w:pPr>
            <w:r w:rsidRPr="004933F4">
              <w:rPr>
                <w:rFonts w:eastAsia="Times New Roman" w:cs="Times New Roman"/>
                <w:b/>
                <w:bCs/>
                <w:color w:val="000000"/>
                <w:sz w:val="20"/>
                <w:szCs w:val="20"/>
              </w:rPr>
              <w:t>Diary</w:t>
            </w:r>
          </w:p>
        </w:tc>
        <w:tc>
          <w:tcPr>
            <w:tcW w:w="1617" w:type="dxa"/>
            <w:gridSpan w:val="2"/>
            <w:tcBorders>
              <w:top w:val="single" w:sz="4" w:space="0" w:color="auto"/>
              <w:left w:val="single" w:sz="4" w:space="0" w:color="auto"/>
              <w:bottom w:val="single" w:sz="4" w:space="0" w:color="auto"/>
              <w:right w:val="nil"/>
            </w:tcBorders>
            <w:shd w:val="clear" w:color="auto" w:fill="auto"/>
            <w:noWrap/>
            <w:vAlign w:val="bottom"/>
            <w:hideMark/>
          </w:tcPr>
          <w:p w14:paraId="78BA44D6" w14:textId="77777777" w:rsidR="001B5934" w:rsidRPr="004933F4" w:rsidRDefault="001B5934" w:rsidP="00B4745D">
            <w:pPr>
              <w:spacing w:after="0" w:line="240" w:lineRule="auto"/>
              <w:jc w:val="center"/>
              <w:rPr>
                <w:rFonts w:eastAsia="Times New Roman" w:cs="Times New Roman"/>
                <w:b/>
                <w:bCs/>
                <w:color w:val="000000"/>
                <w:sz w:val="20"/>
                <w:szCs w:val="20"/>
              </w:rPr>
            </w:pPr>
            <w:r w:rsidRPr="004933F4">
              <w:rPr>
                <w:rFonts w:eastAsia="Times New Roman" w:cs="Times New Roman"/>
                <w:b/>
                <w:bCs/>
                <w:color w:val="000000"/>
                <w:sz w:val="20"/>
                <w:szCs w:val="20"/>
              </w:rPr>
              <w:t>Interview</w:t>
            </w:r>
          </w:p>
        </w:tc>
        <w:tc>
          <w:tcPr>
            <w:tcW w:w="1625"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1CEFB3E4" w14:textId="77777777" w:rsidR="001B5934" w:rsidRPr="004933F4" w:rsidRDefault="001B5934" w:rsidP="00B4745D">
            <w:pPr>
              <w:spacing w:after="0" w:line="240" w:lineRule="auto"/>
              <w:jc w:val="center"/>
              <w:rPr>
                <w:rFonts w:eastAsia="Times New Roman" w:cs="Times New Roman"/>
                <w:b/>
                <w:bCs/>
                <w:color w:val="000000"/>
                <w:sz w:val="20"/>
                <w:szCs w:val="20"/>
              </w:rPr>
            </w:pPr>
            <w:r w:rsidRPr="004933F4">
              <w:rPr>
                <w:rFonts w:eastAsia="Times New Roman" w:cs="Times New Roman"/>
                <w:b/>
                <w:bCs/>
                <w:color w:val="000000"/>
                <w:sz w:val="20"/>
                <w:szCs w:val="20"/>
              </w:rPr>
              <w:t>Diary</w:t>
            </w:r>
          </w:p>
        </w:tc>
      </w:tr>
      <w:tr w:rsidR="001B5934" w:rsidRPr="004933F4" w14:paraId="6D892A06" w14:textId="77777777" w:rsidTr="00B4745D">
        <w:trPr>
          <w:trHeight w:val="292"/>
        </w:trPr>
        <w:tc>
          <w:tcPr>
            <w:tcW w:w="3120" w:type="dxa"/>
            <w:vMerge/>
            <w:tcBorders>
              <w:top w:val="single" w:sz="4" w:space="0" w:color="auto"/>
              <w:left w:val="single" w:sz="4" w:space="0" w:color="auto"/>
              <w:bottom w:val="single" w:sz="4" w:space="0" w:color="000000"/>
              <w:right w:val="single" w:sz="4" w:space="0" w:color="auto"/>
            </w:tcBorders>
            <w:vAlign w:val="center"/>
            <w:hideMark/>
          </w:tcPr>
          <w:p w14:paraId="2C84B1FA" w14:textId="77777777" w:rsidR="001B5934" w:rsidRPr="004933F4" w:rsidRDefault="001B5934" w:rsidP="00B4745D">
            <w:pPr>
              <w:spacing w:after="0" w:line="240" w:lineRule="auto"/>
              <w:rPr>
                <w:rFonts w:eastAsia="Times New Roman" w:cs="Times New Roman"/>
                <w:b/>
                <w:bCs/>
                <w:color w:val="000000"/>
                <w:sz w:val="20"/>
                <w:szCs w:val="20"/>
              </w:rPr>
            </w:pPr>
          </w:p>
        </w:tc>
        <w:tc>
          <w:tcPr>
            <w:tcW w:w="605" w:type="dxa"/>
            <w:tcBorders>
              <w:top w:val="nil"/>
              <w:left w:val="nil"/>
              <w:bottom w:val="single" w:sz="4" w:space="0" w:color="auto"/>
              <w:right w:val="nil"/>
            </w:tcBorders>
            <w:shd w:val="clear" w:color="auto" w:fill="auto"/>
            <w:noWrap/>
            <w:vAlign w:val="center"/>
            <w:hideMark/>
          </w:tcPr>
          <w:p w14:paraId="79AC7C3D" w14:textId="77777777" w:rsidR="001B5934" w:rsidRPr="004933F4" w:rsidRDefault="001B5934" w:rsidP="00B4745D">
            <w:pPr>
              <w:spacing w:after="0" w:line="240" w:lineRule="auto"/>
              <w:rPr>
                <w:rFonts w:eastAsia="Times New Roman" w:cs="Times New Roman"/>
                <w:b/>
                <w:bCs/>
                <w:color w:val="000000"/>
                <w:sz w:val="20"/>
                <w:szCs w:val="20"/>
              </w:rPr>
            </w:pPr>
            <w:r w:rsidRPr="004933F4">
              <w:rPr>
                <w:rFonts w:eastAsia="Times New Roman" w:cs="Times New Roman"/>
                <w:b/>
                <w:bCs/>
                <w:color w:val="000000"/>
                <w:sz w:val="20"/>
                <w:szCs w:val="20"/>
              </w:rPr>
              <w:t>Men</w:t>
            </w:r>
          </w:p>
        </w:tc>
        <w:tc>
          <w:tcPr>
            <w:tcW w:w="1006" w:type="dxa"/>
            <w:tcBorders>
              <w:top w:val="nil"/>
              <w:left w:val="nil"/>
              <w:bottom w:val="single" w:sz="4" w:space="0" w:color="auto"/>
              <w:right w:val="nil"/>
            </w:tcBorders>
            <w:shd w:val="clear" w:color="auto" w:fill="auto"/>
            <w:noWrap/>
            <w:vAlign w:val="center"/>
            <w:hideMark/>
          </w:tcPr>
          <w:p w14:paraId="692727BE" w14:textId="77777777" w:rsidR="001B5934" w:rsidRPr="004933F4" w:rsidRDefault="001B5934" w:rsidP="00B4745D">
            <w:pPr>
              <w:spacing w:after="0" w:line="240" w:lineRule="auto"/>
              <w:rPr>
                <w:rFonts w:eastAsia="Times New Roman" w:cs="Times New Roman"/>
                <w:b/>
                <w:bCs/>
                <w:color w:val="000000"/>
                <w:sz w:val="20"/>
                <w:szCs w:val="20"/>
              </w:rPr>
            </w:pPr>
            <w:r w:rsidRPr="004933F4">
              <w:rPr>
                <w:rFonts w:eastAsia="Times New Roman" w:cs="Times New Roman"/>
                <w:b/>
                <w:bCs/>
                <w:color w:val="000000"/>
                <w:sz w:val="20"/>
                <w:szCs w:val="20"/>
              </w:rPr>
              <w:t>Women</w:t>
            </w:r>
          </w:p>
        </w:tc>
        <w:tc>
          <w:tcPr>
            <w:tcW w:w="605" w:type="dxa"/>
            <w:tcBorders>
              <w:top w:val="nil"/>
              <w:left w:val="nil"/>
              <w:bottom w:val="single" w:sz="4" w:space="0" w:color="auto"/>
              <w:right w:val="nil"/>
            </w:tcBorders>
            <w:shd w:val="clear" w:color="auto" w:fill="auto"/>
            <w:noWrap/>
            <w:vAlign w:val="center"/>
            <w:hideMark/>
          </w:tcPr>
          <w:p w14:paraId="1E2CA055" w14:textId="77777777" w:rsidR="001B5934" w:rsidRPr="004933F4" w:rsidRDefault="001B5934" w:rsidP="00B4745D">
            <w:pPr>
              <w:spacing w:after="0" w:line="240" w:lineRule="auto"/>
              <w:rPr>
                <w:rFonts w:eastAsia="Times New Roman" w:cs="Times New Roman"/>
                <w:b/>
                <w:bCs/>
                <w:color w:val="000000"/>
                <w:sz w:val="20"/>
                <w:szCs w:val="20"/>
              </w:rPr>
            </w:pPr>
            <w:r w:rsidRPr="004933F4">
              <w:rPr>
                <w:rFonts w:eastAsia="Times New Roman" w:cs="Times New Roman"/>
                <w:b/>
                <w:bCs/>
                <w:color w:val="000000"/>
                <w:sz w:val="20"/>
                <w:szCs w:val="20"/>
              </w:rPr>
              <w:t>Men</w:t>
            </w:r>
          </w:p>
        </w:tc>
        <w:tc>
          <w:tcPr>
            <w:tcW w:w="1013" w:type="dxa"/>
            <w:tcBorders>
              <w:top w:val="nil"/>
              <w:left w:val="nil"/>
              <w:bottom w:val="single" w:sz="4" w:space="0" w:color="auto"/>
              <w:right w:val="single" w:sz="4" w:space="0" w:color="auto"/>
            </w:tcBorders>
            <w:shd w:val="clear" w:color="auto" w:fill="auto"/>
            <w:noWrap/>
            <w:vAlign w:val="center"/>
            <w:hideMark/>
          </w:tcPr>
          <w:p w14:paraId="310F9D78" w14:textId="77777777" w:rsidR="001B5934" w:rsidRPr="004933F4" w:rsidRDefault="001B5934" w:rsidP="00B4745D">
            <w:pPr>
              <w:spacing w:after="0" w:line="240" w:lineRule="auto"/>
              <w:rPr>
                <w:rFonts w:eastAsia="Times New Roman" w:cs="Times New Roman"/>
                <w:b/>
                <w:bCs/>
                <w:color w:val="000000"/>
                <w:sz w:val="20"/>
                <w:szCs w:val="20"/>
              </w:rPr>
            </w:pPr>
            <w:r w:rsidRPr="004933F4">
              <w:rPr>
                <w:rFonts w:eastAsia="Times New Roman" w:cs="Times New Roman"/>
                <w:b/>
                <w:bCs/>
                <w:color w:val="000000"/>
                <w:sz w:val="20"/>
                <w:szCs w:val="20"/>
              </w:rPr>
              <w:t>Women</w:t>
            </w:r>
          </w:p>
        </w:tc>
        <w:tc>
          <w:tcPr>
            <w:tcW w:w="605" w:type="dxa"/>
            <w:tcBorders>
              <w:top w:val="nil"/>
              <w:left w:val="nil"/>
              <w:bottom w:val="single" w:sz="4" w:space="0" w:color="auto"/>
              <w:right w:val="nil"/>
            </w:tcBorders>
            <w:shd w:val="clear" w:color="auto" w:fill="auto"/>
            <w:noWrap/>
            <w:vAlign w:val="center"/>
            <w:hideMark/>
          </w:tcPr>
          <w:p w14:paraId="3F18CE19" w14:textId="77777777" w:rsidR="001B5934" w:rsidRPr="004933F4" w:rsidRDefault="001B5934" w:rsidP="00B4745D">
            <w:pPr>
              <w:spacing w:after="0" w:line="240" w:lineRule="auto"/>
              <w:rPr>
                <w:rFonts w:eastAsia="Times New Roman" w:cs="Times New Roman"/>
                <w:b/>
                <w:bCs/>
                <w:color w:val="000000"/>
                <w:sz w:val="20"/>
                <w:szCs w:val="20"/>
              </w:rPr>
            </w:pPr>
            <w:r w:rsidRPr="004933F4">
              <w:rPr>
                <w:rFonts w:eastAsia="Times New Roman" w:cs="Times New Roman"/>
                <w:b/>
                <w:bCs/>
                <w:color w:val="000000"/>
                <w:sz w:val="20"/>
                <w:szCs w:val="20"/>
              </w:rPr>
              <w:t>Men</w:t>
            </w:r>
          </w:p>
        </w:tc>
        <w:tc>
          <w:tcPr>
            <w:tcW w:w="1012" w:type="dxa"/>
            <w:tcBorders>
              <w:top w:val="nil"/>
              <w:left w:val="nil"/>
              <w:bottom w:val="single" w:sz="4" w:space="0" w:color="auto"/>
              <w:right w:val="nil"/>
            </w:tcBorders>
            <w:shd w:val="clear" w:color="auto" w:fill="auto"/>
            <w:noWrap/>
            <w:vAlign w:val="center"/>
            <w:hideMark/>
          </w:tcPr>
          <w:p w14:paraId="35A77631" w14:textId="77777777" w:rsidR="001B5934" w:rsidRPr="004933F4" w:rsidRDefault="001B5934" w:rsidP="00B4745D">
            <w:pPr>
              <w:spacing w:after="0" w:line="240" w:lineRule="auto"/>
              <w:rPr>
                <w:rFonts w:eastAsia="Times New Roman" w:cs="Times New Roman"/>
                <w:b/>
                <w:bCs/>
                <w:color w:val="000000"/>
                <w:sz w:val="20"/>
                <w:szCs w:val="20"/>
              </w:rPr>
            </w:pPr>
            <w:r w:rsidRPr="004933F4">
              <w:rPr>
                <w:rFonts w:eastAsia="Times New Roman" w:cs="Times New Roman"/>
                <w:b/>
                <w:bCs/>
                <w:color w:val="000000"/>
                <w:sz w:val="20"/>
                <w:szCs w:val="20"/>
              </w:rPr>
              <w:t>Women</w:t>
            </w:r>
          </w:p>
        </w:tc>
        <w:tc>
          <w:tcPr>
            <w:tcW w:w="605" w:type="dxa"/>
            <w:tcBorders>
              <w:top w:val="nil"/>
              <w:left w:val="nil"/>
              <w:bottom w:val="single" w:sz="4" w:space="0" w:color="auto"/>
              <w:right w:val="nil"/>
            </w:tcBorders>
            <w:shd w:val="clear" w:color="auto" w:fill="auto"/>
            <w:noWrap/>
            <w:vAlign w:val="center"/>
            <w:hideMark/>
          </w:tcPr>
          <w:p w14:paraId="746DF8DC" w14:textId="77777777" w:rsidR="001B5934" w:rsidRPr="004933F4" w:rsidRDefault="001B5934" w:rsidP="00B4745D">
            <w:pPr>
              <w:spacing w:after="0" w:line="240" w:lineRule="auto"/>
              <w:rPr>
                <w:rFonts w:eastAsia="Times New Roman" w:cs="Times New Roman"/>
                <w:b/>
                <w:bCs/>
                <w:color w:val="000000"/>
                <w:sz w:val="20"/>
                <w:szCs w:val="20"/>
              </w:rPr>
            </w:pPr>
            <w:r w:rsidRPr="004933F4">
              <w:rPr>
                <w:rFonts w:eastAsia="Times New Roman" w:cs="Times New Roman"/>
                <w:b/>
                <w:bCs/>
                <w:color w:val="000000"/>
                <w:sz w:val="20"/>
                <w:szCs w:val="20"/>
              </w:rPr>
              <w:t>Men</w:t>
            </w:r>
          </w:p>
        </w:tc>
        <w:tc>
          <w:tcPr>
            <w:tcW w:w="1020" w:type="dxa"/>
            <w:tcBorders>
              <w:top w:val="nil"/>
              <w:left w:val="nil"/>
              <w:bottom w:val="single" w:sz="4" w:space="0" w:color="auto"/>
              <w:right w:val="single" w:sz="4" w:space="0" w:color="auto"/>
            </w:tcBorders>
            <w:shd w:val="clear" w:color="auto" w:fill="auto"/>
            <w:noWrap/>
            <w:vAlign w:val="center"/>
            <w:hideMark/>
          </w:tcPr>
          <w:p w14:paraId="39F0FF91" w14:textId="77777777" w:rsidR="001B5934" w:rsidRPr="004933F4" w:rsidRDefault="001B5934" w:rsidP="00B4745D">
            <w:pPr>
              <w:spacing w:after="0" w:line="240" w:lineRule="auto"/>
              <w:rPr>
                <w:rFonts w:eastAsia="Times New Roman" w:cs="Times New Roman"/>
                <w:b/>
                <w:bCs/>
                <w:color w:val="000000"/>
                <w:sz w:val="20"/>
                <w:szCs w:val="20"/>
              </w:rPr>
            </w:pPr>
            <w:r w:rsidRPr="004933F4">
              <w:rPr>
                <w:rFonts w:eastAsia="Times New Roman" w:cs="Times New Roman"/>
                <w:b/>
                <w:bCs/>
                <w:color w:val="000000"/>
                <w:sz w:val="20"/>
                <w:szCs w:val="20"/>
              </w:rPr>
              <w:t>Women</w:t>
            </w:r>
          </w:p>
        </w:tc>
      </w:tr>
      <w:tr w:rsidR="001B5934" w:rsidRPr="004933F4" w14:paraId="7C9C9277" w14:textId="77777777" w:rsidTr="00B4745D">
        <w:trPr>
          <w:trHeight w:val="292"/>
        </w:trPr>
        <w:tc>
          <w:tcPr>
            <w:tcW w:w="3120" w:type="dxa"/>
            <w:tcBorders>
              <w:top w:val="nil"/>
              <w:left w:val="single" w:sz="4" w:space="0" w:color="auto"/>
              <w:bottom w:val="nil"/>
              <w:right w:val="single" w:sz="4" w:space="0" w:color="auto"/>
            </w:tcBorders>
            <w:shd w:val="clear" w:color="auto" w:fill="auto"/>
            <w:vAlign w:val="center"/>
            <w:hideMark/>
          </w:tcPr>
          <w:p w14:paraId="421E2BE7" w14:textId="77777777" w:rsidR="001B5934" w:rsidRPr="004933F4" w:rsidRDefault="001B5934" w:rsidP="00B4745D">
            <w:pPr>
              <w:spacing w:after="0" w:line="240" w:lineRule="auto"/>
              <w:rPr>
                <w:rFonts w:eastAsia="Times New Roman" w:cs="Times New Roman"/>
                <w:color w:val="000000"/>
                <w:sz w:val="20"/>
                <w:szCs w:val="20"/>
              </w:rPr>
            </w:pPr>
            <w:r w:rsidRPr="004933F4">
              <w:rPr>
                <w:rFonts w:eastAsia="Times New Roman" w:cs="Times New Roman"/>
                <w:color w:val="000000"/>
                <w:sz w:val="20"/>
                <w:szCs w:val="20"/>
              </w:rPr>
              <w:t>Race/ethnicity</w:t>
            </w:r>
          </w:p>
        </w:tc>
        <w:tc>
          <w:tcPr>
            <w:tcW w:w="605" w:type="dxa"/>
            <w:tcBorders>
              <w:top w:val="nil"/>
              <w:left w:val="nil"/>
              <w:bottom w:val="nil"/>
              <w:right w:val="nil"/>
            </w:tcBorders>
            <w:shd w:val="clear" w:color="auto" w:fill="auto"/>
            <w:noWrap/>
            <w:vAlign w:val="bottom"/>
            <w:hideMark/>
          </w:tcPr>
          <w:p w14:paraId="1A872359"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06" w:type="dxa"/>
            <w:tcBorders>
              <w:top w:val="nil"/>
              <w:left w:val="nil"/>
              <w:bottom w:val="nil"/>
              <w:right w:val="nil"/>
            </w:tcBorders>
            <w:shd w:val="clear" w:color="auto" w:fill="auto"/>
            <w:noWrap/>
            <w:vAlign w:val="bottom"/>
            <w:hideMark/>
          </w:tcPr>
          <w:p w14:paraId="4D63CC6C"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08A622D4"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3" w:type="dxa"/>
            <w:tcBorders>
              <w:top w:val="nil"/>
              <w:left w:val="nil"/>
              <w:bottom w:val="nil"/>
              <w:right w:val="single" w:sz="4" w:space="0" w:color="auto"/>
            </w:tcBorders>
            <w:shd w:val="clear" w:color="auto" w:fill="auto"/>
            <w:noWrap/>
            <w:vAlign w:val="bottom"/>
            <w:hideMark/>
          </w:tcPr>
          <w:p w14:paraId="6892DF74"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65934712"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2" w:type="dxa"/>
            <w:tcBorders>
              <w:top w:val="nil"/>
              <w:left w:val="nil"/>
              <w:bottom w:val="nil"/>
              <w:right w:val="nil"/>
            </w:tcBorders>
            <w:shd w:val="clear" w:color="auto" w:fill="auto"/>
            <w:noWrap/>
            <w:vAlign w:val="bottom"/>
            <w:hideMark/>
          </w:tcPr>
          <w:p w14:paraId="5E1A66E3"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35E9FB24"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20" w:type="dxa"/>
            <w:tcBorders>
              <w:top w:val="nil"/>
              <w:left w:val="nil"/>
              <w:bottom w:val="nil"/>
              <w:right w:val="single" w:sz="4" w:space="0" w:color="auto"/>
            </w:tcBorders>
            <w:shd w:val="clear" w:color="auto" w:fill="auto"/>
            <w:noWrap/>
            <w:vAlign w:val="bottom"/>
            <w:hideMark/>
          </w:tcPr>
          <w:p w14:paraId="6C546466"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r>
      <w:tr w:rsidR="001B5934" w:rsidRPr="004933F4" w14:paraId="3B38E614" w14:textId="77777777" w:rsidTr="00B4745D">
        <w:trPr>
          <w:trHeight w:val="515"/>
        </w:trPr>
        <w:tc>
          <w:tcPr>
            <w:tcW w:w="3120" w:type="dxa"/>
            <w:tcBorders>
              <w:top w:val="nil"/>
              <w:left w:val="single" w:sz="4" w:space="0" w:color="auto"/>
              <w:bottom w:val="nil"/>
              <w:right w:val="single" w:sz="4" w:space="0" w:color="auto"/>
            </w:tcBorders>
            <w:shd w:val="clear" w:color="auto" w:fill="auto"/>
            <w:vAlign w:val="center"/>
            <w:hideMark/>
          </w:tcPr>
          <w:p w14:paraId="1DABD159" w14:textId="77777777" w:rsidR="001B5934" w:rsidRPr="004933F4" w:rsidRDefault="001B5934" w:rsidP="00B4745D">
            <w:pPr>
              <w:spacing w:after="0" w:line="240" w:lineRule="auto"/>
              <w:rPr>
                <w:rFonts w:eastAsia="Times New Roman" w:cs="Times New Roman"/>
                <w:color w:val="000000"/>
                <w:sz w:val="20"/>
                <w:szCs w:val="20"/>
              </w:rPr>
            </w:pPr>
            <w:r w:rsidRPr="004933F4">
              <w:rPr>
                <w:rFonts w:eastAsia="Times New Roman" w:cs="Times New Roman"/>
                <w:color w:val="000000"/>
                <w:sz w:val="20"/>
                <w:szCs w:val="20"/>
              </w:rPr>
              <w:t>Presence of young (&lt;=5yrs) children in household</w:t>
            </w:r>
          </w:p>
        </w:tc>
        <w:tc>
          <w:tcPr>
            <w:tcW w:w="605" w:type="dxa"/>
            <w:tcBorders>
              <w:top w:val="nil"/>
              <w:left w:val="nil"/>
              <w:bottom w:val="nil"/>
              <w:right w:val="nil"/>
            </w:tcBorders>
            <w:shd w:val="clear" w:color="auto" w:fill="auto"/>
            <w:noWrap/>
            <w:vAlign w:val="bottom"/>
            <w:hideMark/>
          </w:tcPr>
          <w:p w14:paraId="638B0F62"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06" w:type="dxa"/>
            <w:tcBorders>
              <w:top w:val="nil"/>
              <w:left w:val="nil"/>
              <w:bottom w:val="nil"/>
              <w:right w:val="nil"/>
            </w:tcBorders>
            <w:shd w:val="clear" w:color="auto" w:fill="auto"/>
            <w:noWrap/>
            <w:vAlign w:val="bottom"/>
            <w:hideMark/>
          </w:tcPr>
          <w:p w14:paraId="68DA0A73"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0FCFD48B"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3" w:type="dxa"/>
            <w:tcBorders>
              <w:top w:val="nil"/>
              <w:left w:val="nil"/>
              <w:bottom w:val="nil"/>
              <w:right w:val="single" w:sz="4" w:space="0" w:color="auto"/>
            </w:tcBorders>
            <w:shd w:val="clear" w:color="auto" w:fill="auto"/>
            <w:noWrap/>
            <w:vAlign w:val="bottom"/>
            <w:hideMark/>
          </w:tcPr>
          <w:p w14:paraId="33198827"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758907B9"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2" w:type="dxa"/>
            <w:tcBorders>
              <w:top w:val="nil"/>
              <w:left w:val="nil"/>
              <w:bottom w:val="nil"/>
              <w:right w:val="nil"/>
            </w:tcBorders>
            <w:shd w:val="clear" w:color="auto" w:fill="auto"/>
            <w:noWrap/>
            <w:vAlign w:val="bottom"/>
            <w:hideMark/>
          </w:tcPr>
          <w:p w14:paraId="24FA2FF5"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2D0E8546"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20" w:type="dxa"/>
            <w:tcBorders>
              <w:top w:val="nil"/>
              <w:left w:val="nil"/>
              <w:bottom w:val="nil"/>
              <w:right w:val="single" w:sz="4" w:space="0" w:color="auto"/>
            </w:tcBorders>
            <w:shd w:val="clear" w:color="auto" w:fill="auto"/>
            <w:noWrap/>
            <w:vAlign w:val="bottom"/>
            <w:hideMark/>
          </w:tcPr>
          <w:p w14:paraId="211B9BE8"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r>
      <w:tr w:rsidR="001B5934" w:rsidRPr="004933F4" w14:paraId="41EA9B41" w14:textId="77777777" w:rsidTr="00B4745D">
        <w:trPr>
          <w:trHeight w:val="515"/>
        </w:trPr>
        <w:tc>
          <w:tcPr>
            <w:tcW w:w="3120" w:type="dxa"/>
            <w:tcBorders>
              <w:top w:val="nil"/>
              <w:left w:val="single" w:sz="4" w:space="0" w:color="auto"/>
              <w:bottom w:val="nil"/>
              <w:right w:val="single" w:sz="4" w:space="0" w:color="auto"/>
            </w:tcBorders>
            <w:shd w:val="clear" w:color="auto" w:fill="auto"/>
            <w:vAlign w:val="center"/>
            <w:hideMark/>
          </w:tcPr>
          <w:p w14:paraId="10DF5C18" w14:textId="77777777" w:rsidR="001B5934" w:rsidRPr="004933F4" w:rsidRDefault="001B5934" w:rsidP="00B4745D">
            <w:pPr>
              <w:spacing w:after="0" w:line="240" w:lineRule="auto"/>
              <w:rPr>
                <w:rFonts w:eastAsia="Times New Roman" w:cs="Times New Roman"/>
                <w:color w:val="000000"/>
                <w:sz w:val="20"/>
                <w:szCs w:val="20"/>
              </w:rPr>
            </w:pPr>
            <w:r w:rsidRPr="004933F4">
              <w:rPr>
                <w:rFonts w:eastAsia="Times New Roman" w:cs="Times New Roman"/>
                <w:color w:val="000000"/>
                <w:sz w:val="20"/>
                <w:szCs w:val="20"/>
              </w:rPr>
              <w:t xml:space="preserve">Employment status and presence of children in </w:t>
            </w:r>
            <w:r>
              <w:rPr>
                <w:rFonts w:eastAsia="Times New Roman" w:cs="Times New Roman"/>
                <w:color w:val="000000"/>
                <w:sz w:val="20"/>
                <w:szCs w:val="20"/>
              </w:rPr>
              <w:t xml:space="preserve">the </w:t>
            </w:r>
            <w:r w:rsidRPr="004933F4">
              <w:rPr>
                <w:rFonts w:eastAsia="Times New Roman" w:cs="Times New Roman"/>
                <w:color w:val="000000"/>
                <w:sz w:val="20"/>
                <w:szCs w:val="20"/>
              </w:rPr>
              <w:t>household</w:t>
            </w:r>
          </w:p>
        </w:tc>
        <w:tc>
          <w:tcPr>
            <w:tcW w:w="605" w:type="dxa"/>
            <w:tcBorders>
              <w:top w:val="nil"/>
              <w:left w:val="nil"/>
              <w:bottom w:val="nil"/>
              <w:right w:val="nil"/>
            </w:tcBorders>
            <w:shd w:val="clear" w:color="auto" w:fill="auto"/>
            <w:noWrap/>
            <w:vAlign w:val="bottom"/>
            <w:hideMark/>
          </w:tcPr>
          <w:p w14:paraId="63DCBB7D"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06" w:type="dxa"/>
            <w:tcBorders>
              <w:top w:val="nil"/>
              <w:left w:val="nil"/>
              <w:bottom w:val="nil"/>
              <w:right w:val="nil"/>
            </w:tcBorders>
            <w:shd w:val="clear" w:color="auto" w:fill="auto"/>
            <w:noWrap/>
            <w:vAlign w:val="bottom"/>
            <w:hideMark/>
          </w:tcPr>
          <w:p w14:paraId="2611A226"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0D864953"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3" w:type="dxa"/>
            <w:tcBorders>
              <w:top w:val="nil"/>
              <w:left w:val="nil"/>
              <w:bottom w:val="nil"/>
              <w:right w:val="single" w:sz="4" w:space="0" w:color="auto"/>
            </w:tcBorders>
            <w:shd w:val="clear" w:color="auto" w:fill="auto"/>
            <w:noWrap/>
            <w:vAlign w:val="bottom"/>
            <w:hideMark/>
          </w:tcPr>
          <w:p w14:paraId="73B7AD7F"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6887D1C0"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2" w:type="dxa"/>
            <w:tcBorders>
              <w:top w:val="nil"/>
              <w:left w:val="nil"/>
              <w:bottom w:val="nil"/>
              <w:right w:val="nil"/>
            </w:tcBorders>
            <w:shd w:val="clear" w:color="auto" w:fill="auto"/>
            <w:noWrap/>
            <w:vAlign w:val="bottom"/>
            <w:hideMark/>
          </w:tcPr>
          <w:p w14:paraId="3D86B341"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73978BCB"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20" w:type="dxa"/>
            <w:tcBorders>
              <w:top w:val="nil"/>
              <w:left w:val="nil"/>
              <w:bottom w:val="nil"/>
              <w:right w:val="single" w:sz="4" w:space="0" w:color="auto"/>
            </w:tcBorders>
            <w:shd w:val="clear" w:color="auto" w:fill="auto"/>
            <w:noWrap/>
            <w:vAlign w:val="bottom"/>
            <w:hideMark/>
          </w:tcPr>
          <w:p w14:paraId="17DADA04"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r>
      <w:tr w:rsidR="001B5934" w:rsidRPr="004933F4" w14:paraId="141E3D72" w14:textId="77777777" w:rsidTr="00B4745D">
        <w:trPr>
          <w:trHeight w:val="292"/>
        </w:trPr>
        <w:tc>
          <w:tcPr>
            <w:tcW w:w="3120" w:type="dxa"/>
            <w:tcBorders>
              <w:top w:val="nil"/>
              <w:left w:val="single" w:sz="4" w:space="0" w:color="auto"/>
              <w:bottom w:val="nil"/>
              <w:right w:val="single" w:sz="4" w:space="0" w:color="auto"/>
            </w:tcBorders>
            <w:shd w:val="clear" w:color="auto" w:fill="auto"/>
            <w:vAlign w:val="center"/>
            <w:hideMark/>
          </w:tcPr>
          <w:p w14:paraId="6052D13F" w14:textId="77777777" w:rsidR="001B5934" w:rsidRPr="004933F4" w:rsidRDefault="001B5934" w:rsidP="00B4745D">
            <w:pPr>
              <w:spacing w:after="0" w:line="240" w:lineRule="auto"/>
              <w:rPr>
                <w:rFonts w:eastAsia="Times New Roman" w:cs="Times New Roman"/>
                <w:color w:val="000000"/>
                <w:sz w:val="20"/>
                <w:szCs w:val="20"/>
              </w:rPr>
            </w:pPr>
            <w:r w:rsidRPr="004933F4">
              <w:rPr>
                <w:rFonts w:eastAsia="Times New Roman" w:cs="Times New Roman"/>
                <w:color w:val="000000"/>
                <w:sz w:val="20"/>
                <w:szCs w:val="20"/>
              </w:rPr>
              <w:t xml:space="preserve">Number of children in </w:t>
            </w:r>
            <w:r>
              <w:rPr>
                <w:rFonts w:eastAsia="Times New Roman" w:cs="Times New Roman"/>
                <w:color w:val="000000"/>
                <w:sz w:val="20"/>
                <w:szCs w:val="20"/>
              </w:rPr>
              <w:t xml:space="preserve">the </w:t>
            </w:r>
            <w:r w:rsidRPr="004933F4">
              <w:rPr>
                <w:rFonts w:eastAsia="Times New Roman" w:cs="Times New Roman"/>
                <w:color w:val="000000"/>
                <w:sz w:val="20"/>
                <w:szCs w:val="20"/>
              </w:rPr>
              <w:t>household</w:t>
            </w:r>
          </w:p>
        </w:tc>
        <w:tc>
          <w:tcPr>
            <w:tcW w:w="605" w:type="dxa"/>
            <w:tcBorders>
              <w:top w:val="nil"/>
              <w:left w:val="nil"/>
              <w:bottom w:val="nil"/>
              <w:right w:val="nil"/>
            </w:tcBorders>
            <w:shd w:val="clear" w:color="auto" w:fill="auto"/>
            <w:noWrap/>
            <w:vAlign w:val="bottom"/>
            <w:hideMark/>
          </w:tcPr>
          <w:p w14:paraId="64324669"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06" w:type="dxa"/>
            <w:tcBorders>
              <w:top w:val="nil"/>
              <w:left w:val="nil"/>
              <w:bottom w:val="nil"/>
              <w:right w:val="nil"/>
            </w:tcBorders>
            <w:shd w:val="clear" w:color="auto" w:fill="auto"/>
            <w:noWrap/>
            <w:vAlign w:val="bottom"/>
            <w:hideMark/>
          </w:tcPr>
          <w:p w14:paraId="77C412E4"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3815B27C"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3" w:type="dxa"/>
            <w:tcBorders>
              <w:top w:val="nil"/>
              <w:left w:val="nil"/>
              <w:bottom w:val="nil"/>
              <w:right w:val="single" w:sz="4" w:space="0" w:color="auto"/>
            </w:tcBorders>
            <w:shd w:val="clear" w:color="auto" w:fill="auto"/>
            <w:noWrap/>
            <w:vAlign w:val="bottom"/>
            <w:hideMark/>
          </w:tcPr>
          <w:p w14:paraId="336D0A0D"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792767BD"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2" w:type="dxa"/>
            <w:tcBorders>
              <w:top w:val="nil"/>
              <w:left w:val="nil"/>
              <w:bottom w:val="nil"/>
              <w:right w:val="nil"/>
            </w:tcBorders>
            <w:shd w:val="clear" w:color="auto" w:fill="auto"/>
            <w:noWrap/>
            <w:vAlign w:val="bottom"/>
            <w:hideMark/>
          </w:tcPr>
          <w:p w14:paraId="77C3C7C0"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2CD307F6"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20" w:type="dxa"/>
            <w:tcBorders>
              <w:top w:val="nil"/>
              <w:left w:val="nil"/>
              <w:bottom w:val="nil"/>
              <w:right w:val="single" w:sz="4" w:space="0" w:color="auto"/>
            </w:tcBorders>
            <w:shd w:val="clear" w:color="auto" w:fill="auto"/>
            <w:noWrap/>
            <w:vAlign w:val="bottom"/>
            <w:hideMark/>
          </w:tcPr>
          <w:p w14:paraId="36E541E8"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r>
      <w:tr w:rsidR="001B5934" w:rsidRPr="004933F4" w14:paraId="133B5FCE" w14:textId="77777777" w:rsidTr="00B4745D">
        <w:trPr>
          <w:trHeight w:val="292"/>
        </w:trPr>
        <w:tc>
          <w:tcPr>
            <w:tcW w:w="3120" w:type="dxa"/>
            <w:tcBorders>
              <w:top w:val="nil"/>
              <w:left w:val="single" w:sz="4" w:space="0" w:color="auto"/>
              <w:bottom w:val="nil"/>
              <w:right w:val="single" w:sz="4" w:space="0" w:color="auto"/>
            </w:tcBorders>
            <w:shd w:val="clear" w:color="auto" w:fill="auto"/>
            <w:vAlign w:val="center"/>
            <w:hideMark/>
          </w:tcPr>
          <w:p w14:paraId="672801EC" w14:textId="77777777" w:rsidR="001B5934" w:rsidRPr="004933F4" w:rsidRDefault="001B5934" w:rsidP="00B4745D">
            <w:pPr>
              <w:spacing w:after="0" w:line="240" w:lineRule="auto"/>
              <w:rPr>
                <w:rFonts w:eastAsia="Times New Roman" w:cs="Times New Roman"/>
                <w:color w:val="000000"/>
                <w:sz w:val="20"/>
                <w:szCs w:val="20"/>
              </w:rPr>
            </w:pPr>
            <w:r w:rsidRPr="004933F4">
              <w:rPr>
                <w:rFonts w:eastAsia="Times New Roman" w:cs="Times New Roman"/>
                <w:color w:val="000000"/>
                <w:sz w:val="20"/>
                <w:szCs w:val="20"/>
              </w:rPr>
              <w:t xml:space="preserve">Number of adults in </w:t>
            </w:r>
            <w:r>
              <w:rPr>
                <w:rFonts w:eastAsia="Times New Roman" w:cs="Times New Roman"/>
                <w:color w:val="000000"/>
                <w:sz w:val="20"/>
                <w:szCs w:val="20"/>
              </w:rPr>
              <w:t xml:space="preserve">the </w:t>
            </w:r>
            <w:r w:rsidRPr="004933F4">
              <w:rPr>
                <w:rFonts w:eastAsia="Times New Roman" w:cs="Times New Roman"/>
                <w:color w:val="000000"/>
                <w:sz w:val="20"/>
                <w:szCs w:val="20"/>
              </w:rPr>
              <w:t>household</w:t>
            </w:r>
          </w:p>
        </w:tc>
        <w:tc>
          <w:tcPr>
            <w:tcW w:w="605" w:type="dxa"/>
            <w:tcBorders>
              <w:top w:val="nil"/>
              <w:left w:val="nil"/>
              <w:bottom w:val="nil"/>
              <w:right w:val="nil"/>
            </w:tcBorders>
            <w:shd w:val="clear" w:color="auto" w:fill="auto"/>
            <w:noWrap/>
            <w:vAlign w:val="bottom"/>
            <w:hideMark/>
          </w:tcPr>
          <w:p w14:paraId="04DEADD4"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06" w:type="dxa"/>
            <w:tcBorders>
              <w:top w:val="nil"/>
              <w:left w:val="nil"/>
              <w:bottom w:val="nil"/>
              <w:right w:val="nil"/>
            </w:tcBorders>
            <w:shd w:val="clear" w:color="auto" w:fill="auto"/>
            <w:noWrap/>
            <w:vAlign w:val="bottom"/>
            <w:hideMark/>
          </w:tcPr>
          <w:p w14:paraId="6DBF517D" w14:textId="77777777" w:rsidR="001B5934" w:rsidRPr="004933F4" w:rsidRDefault="001B5934" w:rsidP="00B4745D">
            <w:pPr>
              <w:spacing w:after="0" w:line="240" w:lineRule="auto"/>
              <w:jc w:val="center"/>
              <w:rPr>
                <w:rFonts w:eastAsia="Times New Roman" w:cs="Times New Roman"/>
                <w:color w:val="FF0000"/>
              </w:rPr>
            </w:pPr>
            <w:r w:rsidRPr="004933F4">
              <w:rPr>
                <w:rFonts w:eastAsia="Times New Roman" w:cs="Times New Roman"/>
                <w:color w:val="FF0000"/>
              </w:rPr>
              <w:t>No</w:t>
            </w:r>
          </w:p>
        </w:tc>
        <w:tc>
          <w:tcPr>
            <w:tcW w:w="605" w:type="dxa"/>
            <w:tcBorders>
              <w:top w:val="nil"/>
              <w:left w:val="nil"/>
              <w:bottom w:val="nil"/>
              <w:right w:val="nil"/>
            </w:tcBorders>
            <w:shd w:val="clear" w:color="auto" w:fill="auto"/>
            <w:noWrap/>
            <w:vAlign w:val="bottom"/>
            <w:hideMark/>
          </w:tcPr>
          <w:p w14:paraId="5FA62072"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3" w:type="dxa"/>
            <w:tcBorders>
              <w:top w:val="nil"/>
              <w:left w:val="nil"/>
              <w:bottom w:val="nil"/>
              <w:right w:val="single" w:sz="4" w:space="0" w:color="auto"/>
            </w:tcBorders>
            <w:shd w:val="clear" w:color="auto" w:fill="auto"/>
            <w:noWrap/>
            <w:vAlign w:val="bottom"/>
            <w:hideMark/>
          </w:tcPr>
          <w:p w14:paraId="03378EF5" w14:textId="77777777" w:rsidR="001B5934" w:rsidRPr="004933F4" w:rsidRDefault="001B5934" w:rsidP="00B4745D">
            <w:pPr>
              <w:spacing w:after="0" w:line="240" w:lineRule="auto"/>
              <w:jc w:val="center"/>
              <w:rPr>
                <w:rFonts w:eastAsia="Times New Roman" w:cs="Times New Roman"/>
                <w:color w:val="FF0000"/>
              </w:rPr>
            </w:pPr>
            <w:r w:rsidRPr="004933F4">
              <w:rPr>
                <w:rFonts w:eastAsia="Times New Roman" w:cs="Times New Roman"/>
                <w:color w:val="FF0000"/>
              </w:rPr>
              <w:t>No</w:t>
            </w:r>
          </w:p>
        </w:tc>
        <w:tc>
          <w:tcPr>
            <w:tcW w:w="605" w:type="dxa"/>
            <w:tcBorders>
              <w:top w:val="nil"/>
              <w:left w:val="nil"/>
              <w:bottom w:val="nil"/>
              <w:right w:val="nil"/>
            </w:tcBorders>
            <w:shd w:val="clear" w:color="auto" w:fill="auto"/>
            <w:noWrap/>
            <w:vAlign w:val="bottom"/>
            <w:hideMark/>
          </w:tcPr>
          <w:p w14:paraId="057402CE"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2" w:type="dxa"/>
            <w:tcBorders>
              <w:top w:val="nil"/>
              <w:left w:val="nil"/>
              <w:bottom w:val="nil"/>
              <w:right w:val="nil"/>
            </w:tcBorders>
            <w:shd w:val="clear" w:color="auto" w:fill="auto"/>
            <w:noWrap/>
            <w:vAlign w:val="bottom"/>
            <w:hideMark/>
          </w:tcPr>
          <w:p w14:paraId="4E9C5C59" w14:textId="77777777" w:rsidR="001B5934" w:rsidRPr="004933F4" w:rsidRDefault="001B5934" w:rsidP="00B4745D">
            <w:pPr>
              <w:spacing w:after="0" w:line="240" w:lineRule="auto"/>
              <w:jc w:val="center"/>
              <w:rPr>
                <w:rFonts w:eastAsia="Times New Roman" w:cs="Times New Roman"/>
                <w:color w:val="FF0000"/>
              </w:rPr>
            </w:pPr>
            <w:r w:rsidRPr="004933F4">
              <w:rPr>
                <w:rFonts w:eastAsia="Times New Roman" w:cs="Times New Roman"/>
                <w:color w:val="FF0000"/>
              </w:rPr>
              <w:t>No</w:t>
            </w:r>
          </w:p>
        </w:tc>
        <w:tc>
          <w:tcPr>
            <w:tcW w:w="605" w:type="dxa"/>
            <w:tcBorders>
              <w:top w:val="nil"/>
              <w:left w:val="nil"/>
              <w:bottom w:val="nil"/>
              <w:right w:val="nil"/>
            </w:tcBorders>
            <w:shd w:val="clear" w:color="auto" w:fill="auto"/>
            <w:noWrap/>
            <w:vAlign w:val="bottom"/>
            <w:hideMark/>
          </w:tcPr>
          <w:p w14:paraId="5F8FA60D"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20" w:type="dxa"/>
            <w:tcBorders>
              <w:top w:val="nil"/>
              <w:left w:val="nil"/>
              <w:bottom w:val="nil"/>
              <w:right w:val="single" w:sz="4" w:space="0" w:color="auto"/>
            </w:tcBorders>
            <w:shd w:val="clear" w:color="auto" w:fill="auto"/>
            <w:noWrap/>
            <w:vAlign w:val="bottom"/>
            <w:hideMark/>
          </w:tcPr>
          <w:p w14:paraId="24E22893" w14:textId="77777777" w:rsidR="001B5934" w:rsidRPr="004933F4" w:rsidRDefault="001B5934" w:rsidP="00B4745D">
            <w:pPr>
              <w:spacing w:after="0" w:line="240" w:lineRule="auto"/>
              <w:jc w:val="center"/>
              <w:rPr>
                <w:rFonts w:eastAsia="Times New Roman" w:cs="Times New Roman"/>
                <w:color w:val="FF0000"/>
              </w:rPr>
            </w:pPr>
            <w:r w:rsidRPr="004933F4">
              <w:rPr>
                <w:rFonts w:eastAsia="Times New Roman" w:cs="Times New Roman"/>
                <w:color w:val="FF0000"/>
              </w:rPr>
              <w:t>No</w:t>
            </w:r>
          </w:p>
        </w:tc>
      </w:tr>
      <w:tr w:rsidR="001B5934" w:rsidRPr="004933F4" w14:paraId="2BBDD0B2" w14:textId="77777777" w:rsidTr="00B4745D">
        <w:trPr>
          <w:trHeight w:val="292"/>
        </w:trPr>
        <w:tc>
          <w:tcPr>
            <w:tcW w:w="3120" w:type="dxa"/>
            <w:tcBorders>
              <w:top w:val="nil"/>
              <w:left w:val="single" w:sz="4" w:space="0" w:color="auto"/>
              <w:bottom w:val="nil"/>
              <w:right w:val="single" w:sz="4" w:space="0" w:color="auto"/>
            </w:tcBorders>
            <w:shd w:val="clear" w:color="auto" w:fill="auto"/>
            <w:vAlign w:val="center"/>
            <w:hideMark/>
          </w:tcPr>
          <w:p w14:paraId="67D7117D" w14:textId="77777777" w:rsidR="001B5934" w:rsidRPr="004933F4" w:rsidRDefault="001B5934" w:rsidP="00B4745D">
            <w:pPr>
              <w:spacing w:after="0" w:line="240" w:lineRule="auto"/>
              <w:rPr>
                <w:rFonts w:eastAsia="Times New Roman" w:cs="Times New Roman"/>
                <w:color w:val="000000"/>
                <w:sz w:val="20"/>
                <w:szCs w:val="20"/>
              </w:rPr>
            </w:pPr>
            <w:r w:rsidRPr="004933F4">
              <w:rPr>
                <w:rFonts w:eastAsia="Times New Roman" w:cs="Times New Roman"/>
                <w:color w:val="000000"/>
                <w:sz w:val="20"/>
                <w:szCs w:val="20"/>
              </w:rPr>
              <w:t>Age</w:t>
            </w:r>
          </w:p>
        </w:tc>
        <w:tc>
          <w:tcPr>
            <w:tcW w:w="605" w:type="dxa"/>
            <w:tcBorders>
              <w:top w:val="nil"/>
              <w:left w:val="nil"/>
              <w:bottom w:val="nil"/>
              <w:right w:val="nil"/>
            </w:tcBorders>
            <w:shd w:val="clear" w:color="auto" w:fill="auto"/>
            <w:noWrap/>
            <w:vAlign w:val="bottom"/>
            <w:hideMark/>
          </w:tcPr>
          <w:p w14:paraId="40C6D655"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06" w:type="dxa"/>
            <w:tcBorders>
              <w:top w:val="nil"/>
              <w:left w:val="nil"/>
              <w:bottom w:val="nil"/>
              <w:right w:val="nil"/>
            </w:tcBorders>
            <w:shd w:val="clear" w:color="auto" w:fill="auto"/>
            <w:noWrap/>
            <w:vAlign w:val="bottom"/>
            <w:hideMark/>
          </w:tcPr>
          <w:p w14:paraId="27194044"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0EC32BD3"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3" w:type="dxa"/>
            <w:tcBorders>
              <w:top w:val="nil"/>
              <w:left w:val="nil"/>
              <w:bottom w:val="nil"/>
              <w:right w:val="single" w:sz="4" w:space="0" w:color="auto"/>
            </w:tcBorders>
            <w:shd w:val="clear" w:color="auto" w:fill="auto"/>
            <w:noWrap/>
            <w:vAlign w:val="bottom"/>
            <w:hideMark/>
          </w:tcPr>
          <w:p w14:paraId="7074FD30"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53221BD6"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2" w:type="dxa"/>
            <w:tcBorders>
              <w:top w:val="nil"/>
              <w:left w:val="nil"/>
              <w:bottom w:val="nil"/>
              <w:right w:val="nil"/>
            </w:tcBorders>
            <w:shd w:val="clear" w:color="auto" w:fill="auto"/>
            <w:noWrap/>
            <w:vAlign w:val="bottom"/>
            <w:hideMark/>
          </w:tcPr>
          <w:p w14:paraId="5E92D541"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420C09C3"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20" w:type="dxa"/>
            <w:tcBorders>
              <w:top w:val="nil"/>
              <w:left w:val="nil"/>
              <w:bottom w:val="nil"/>
              <w:right w:val="single" w:sz="4" w:space="0" w:color="auto"/>
            </w:tcBorders>
            <w:shd w:val="clear" w:color="auto" w:fill="auto"/>
            <w:noWrap/>
            <w:vAlign w:val="bottom"/>
            <w:hideMark/>
          </w:tcPr>
          <w:p w14:paraId="62DF4DF0"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r>
      <w:tr w:rsidR="001B5934" w:rsidRPr="004933F4" w14:paraId="0FF98F50" w14:textId="77777777" w:rsidTr="00B4745D">
        <w:trPr>
          <w:trHeight w:val="292"/>
        </w:trPr>
        <w:tc>
          <w:tcPr>
            <w:tcW w:w="3120" w:type="dxa"/>
            <w:tcBorders>
              <w:top w:val="nil"/>
              <w:left w:val="single" w:sz="4" w:space="0" w:color="auto"/>
              <w:bottom w:val="nil"/>
              <w:right w:val="single" w:sz="4" w:space="0" w:color="auto"/>
            </w:tcBorders>
            <w:shd w:val="clear" w:color="auto" w:fill="auto"/>
            <w:vAlign w:val="center"/>
            <w:hideMark/>
          </w:tcPr>
          <w:p w14:paraId="2BFC14B5" w14:textId="77777777" w:rsidR="001B5934" w:rsidRPr="004933F4" w:rsidRDefault="001B5934" w:rsidP="00B4745D">
            <w:pPr>
              <w:spacing w:after="0" w:line="240" w:lineRule="auto"/>
              <w:rPr>
                <w:rFonts w:eastAsia="Times New Roman" w:cs="Times New Roman"/>
                <w:color w:val="000000"/>
                <w:sz w:val="20"/>
                <w:szCs w:val="20"/>
              </w:rPr>
            </w:pPr>
            <w:r w:rsidRPr="004933F4">
              <w:rPr>
                <w:rFonts w:eastAsia="Times New Roman" w:cs="Times New Roman"/>
                <w:color w:val="000000"/>
                <w:sz w:val="20"/>
                <w:szCs w:val="20"/>
              </w:rPr>
              <w:t>Family type</w:t>
            </w:r>
          </w:p>
        </w:tc>
        <w:tc>
          <w:tcPr>
            <w:tcW w:w="605" w:type="dxa"/>
            <w:tcBorders>
              <w:top w:val="nil"/>
              <w:left w:val="nil"/>
              <w:bottom w:val="nil"/>
              <w:right w:val="nil"/>
            </w:tcBorders>
            <w:shd w:val="clear" w:color="auto" w:fill="auto"/>
            <w:noWrap/>
            <w:vAlign w:val="bottom"/>
            <w:hideMark/>
          </w:tcPr>
          <w:p w14:paraId="00B327A5"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06" w:type="dxa"/>
            <w:tcBorders>
              <w:top w:val="nil"/>
              <w:left w:val="nil"/>
              <w:bottom w:val="nil"/>
              <w:right w:val="nil"/>
            </w:tcBorders>
            <w:shd w:val="clear" w:color="auto" w:fill="auto"/>
            <w:noWrap/>
            <w:vAlign w:val="bottom"/>
            <w:hideMark/>
          </w:tcPr>
          <w:p w14:paraId="740487C8"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6CD9EF41"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3" w:type="dxa"/>
            <w:tcBorders>
              <w:top w:val="nil"/>
              <w:left w:val="nil"/>
              <w:bottom w:val="nil"/>
              <w:right w:val="single" w:sz="4" w:space="0" w:color="auto"/>
            </w:tcBorders>
            <w:shd w:val="clear" w:color="auto" w:fill="auto"/>
            <w:noWrap/>
            <w:vAlign w:val="bottom"/>
            <w:hideMark/>
          </w:tcPr>
          <w:p w14:paraId="7FBC6FB2"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7B15ECD5"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2" w:type="dxa"/>
            <w:tcBorders>
              <w:top w:val="nil"/>
              <w:left w:val="nil"/>
              <w:bottom w:val="nil"/>
              <w:right w:val="nil"/>
            </w:tcBorders>
            <w:shd w:val="clear" w:color="auto" w:fill="auto"/>
            <w:noWrap/>
            <w:vAlign w:val="bottom"/>
            <w:hideMark/>
          </w:tcPr>
          <w:p w14:paraId="132B9A3F"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0AC927E6"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20" w:type="dxa"/>
            <w:tcBorders>
              <w:top w:val="nil"/>
              <w:left w:val="nil"/>
              <w:bottom w:val="nil"/>
              <w:right w:val="single" w:sz="4" w:space="0" w:color="auto"/>
            </w:tcBorders>
            <w:shd w:val="clear" w:color="auto" w:fill="auto"/>
            <w:noWrap/>
            <w:vAlign w:val="bottom"/>
            <w:hideMark/>
          </w:tcPr>
          <w:p w14:paraId="620C6131"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r>
      <w:tr w:rsidR="001B5934" w:rsidRPr="004933F4" w14:paraId="29DA9BB4" w14:textId="77777777" w:rsidTr="00B4745D">
        <w:trPr>
          <w:trHeight w:val="292"/>
        </w:trPr>
        <w:tc>
          <w:tcPr>
            <w:tcW w:w="3120" w:type="dxa"/>
            <w:tcBorders>
              <w:top w:val="nil"/>
              <w:left w:val="single" w:sz="4" w:space="0" w:color="auto"/>
              <w:bottom w:val="nil"/>
              <w:right w:val="single" w:sz="4" w:space="0" w:color="auto"/>
            </w:tcBorders>
            <w:shd w:val="clear" w:color="auto" w:fill="auto"/>
            <w:vAlign w:val="center"/>
            <w:hideMark/>
          </w:tcPr>
          <w:p w14:paraId="73FBA2DC" w14:textId="77777777" w:rsidR="001B5934" w:rsidRPr="004933F4" w:rsidRDefault="001B5934" w:rsidP="00B4745D">
            <w:pPr>
              <w:spacing w:after="0" w:line="240" w:lineRule="auto"/>
              <w:rPr>
                <w:rFonts w:eastAsia="Times New Roman" w:cs="Times New Roman"/>
                <w:color w:val="000000"/>
                <w:sz w:val="20"/>
                <w:szCs w:val="20"/>
              </w:rPr>
            </w:pPr>
            <w:r w:rsidRPr="004933F4">
              <w:rPr>
                <w:rFonts w:eastAsia="Times New Roman" w:cs="Times New Roman"/>
                <w:color w:val="000000"/>
                <w:sz w:val="20"/>
                <w:szCs w:val="20"/>
              </w:rPr>
              <w:t>Education</w:t>
            </w:r>
          </w:p>
        </w:tc>
        <w:tc>
          <w:tcPr>
            <w:tcW w:w="605" w:type="dxa"/>
            <w:tcBorders>
              <w:top w:val="nil"/>
              <w:left w:val="nil"/>
              <w:bottom w:val="nil"/>
              <w:right w:val="nil"/>
            </w:tcBorders>
            <w:shd w:val="clear" w:color="auto" w:fill="auto"/>
            <w:noWrap/>
            <w:vAlign w:val="bottom"/>
            <w:hideMark/>
          </w:tcPr>
          <w:p w14:paraId="17A3D7F9"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06" w:type="dxa"/>
            <w:tcBorders>
              <w:top w:val="nil"/>
              <w:left w:val="nil"/>
              <w:bottom w:val="nil"/>
              <w:right w:val="nil"/>
            </w:tcBorders>
            <w:shd w:val="clear" w:color="auto" w:fill="auto"/>
            <w:noWrap/>
            <w:vAlign w:val="bottom"/>
            <w:hideMark/>
          </w:tcPr>
          <w:p w14:paraId="03A11D4A" w14:textId="77777777" w:rsidR="001B5934" w:rsidRPr="004933F4" w:rsidRDefault="001B5934" w:rsidP="00B4745D">
            <w:pPr>
              <w:spacing w:after="0" w:line="240" w:lineRule="auto"/>
              <w:jc w:val="center"/>
              <w:rPr>
                <w:rFonts w:eastAsia="Times New Roman" w:cs="Times New Roman"/>
                <w:color w:val="FF0000"/>
              </w:rPr>
            </w:pPr>
            <w:r w:rsidRPr="004933F4">
              <w:rPr>
                <w:rFonts w:eastAsia="Times New Roman" w:cs="Times New Roman"/>
                <w:color w:val="FF0000"/>
              </w:rPr>
              <w:t>No</w:t>
            </w:r>
          </w:p>
        </w:tc>
        <w:tc>
          <w:tcPr>
            <w:tcW w:w="605" w:type="dxa"/>
            <w:tcBorders>
              <w:top w:val="nil"/>
              <w:left w:val="nil"/>
              <w:bottom w:val="nil"/>
              <w:right w:val="nil"/>
            </w:tcBorders>
            <w:shd w:val="clear" w:color="auto" w:fill="auto"/>
            <w:noWrap/>
            <w:vAlign w:val="bottom"/>
            <w:hideMark/>
          </w:tcPr>
          <w:p w14:paraId="56ED4B57"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3" w:type="dxa"/>
            <w:tcBorders>
              <w:top w:val="nil"/>
              <w:left w:val="nil"/>
              <w:bottom w:val="nil"/>
              <w:right w:val="single" w:sz="4" w:space="0" w:color="auto"/>
            </w:tcBorders>
            <w:shd w:val="clear" w:color="auto" w:fill="auto"/>
            <w:noWrap/>
            <w:vAlign w:val="bottom"/>
            <w:hideMark/>
          </w:tcPr>
          <w:p w14:paraId="68702FEE" w14:textId="77777777" w:rsidR="001B5934" w:rsidRPr="004933F4" w:rsidRDefault="001B5934" w:rsidP="00B4745D">
            <w:pPr>
              <w:spacing w:after="0" w:line="240" w:lineRule="auto"/>
              <w:jc w:val="center"/>
              <w:rPr>
                <w:rFonts w:eastAsia="Times New Roman" w:cs="Times New Roman"/>
              </w:rPr>
            </w:pPr>
            <w:r w:rsidRPr="004933F4">
              <w:rPr>
                <w:rFonts w:eastAsia="Times New Roman" w:cs="Times New Roman"/>
              </w:rPr>
              <w:t>Yes</w:t>
            </w:r>
          </w:p>
        </w:tc>
        <w:tc>
          <w:tcPr>
            <w:tcW w:w="605" w:type="dxa"/>
            <w:tcBorders>
              <w:top w:val="nil"/>
              <w:left w:val="nil"/>
              <w:bottom w:val="nil"/>
              <w:right w:val="nil"/>
            </w:tcBorders>
            <w:shd w:val="clear" w:color="auto" w:fill="auto"/>
            <w:noWrap/>
            <w:vAlign w:val="bottom"/>
            <w:hideMark/>
          </w:tcPr>
          <w:p w14:paraId="32EBA9CF"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2" w:type="dxa"/>
            <w:tcBorders>
              <w:top w:val="nil"/>
              <w:left w:val="nil"/>
              <w:bottom w:val="nil"/>
              <w:right w:val="nil"/>
            </w:tcBorders>
            <w:shd w:val="clear" w:color="auto" w:fill="auto"/>
            <w:noWrap/>
            <w:vAlign w:val="bottom"/>
            <w:hideMark/>
          </w:tcPr>
          <w:p w14:paraId="15DE36B4" w14:textId="77777777" w:rsidR="001B5934" w:rsidRPr="004933F4" w:rsidRDefault="001B5934" w:rsidP="00B4745D">
            <w:pPr>
              <w:spacing w:after="0" w:line="240" w:lineRule="auto"/>
              <w:jc w:val="center"/>
              <w:rPr>
                <w:rFonts w:eastAsia="Times New Roman" w:cs="Times New Roman"/>
                <w:color w:val="FF0000"/>
              </w:rPr>
            </w:pPr>
            <w:r w:rsidRPr="004933F4">
              <w:rPr>
                <w:rFonts w:eastAsia="Times New Roman" w:cs="Times New Roman"/>
                <w:color w:val="FF0000"/>
              </w:rPr>
              <w:t>No</w:t>
            </w:r>
          </w:p>
        </w:tc>
        <w:tc>
          <w:tcPr>
            <w:tcW w:w="605" w:type="dxa"/>
            <w:tcBorders>
              <w:top w:val="nil"/>
              <w:left w:val="nil"/>
              <w:bottom w:val="nil"/>
              <w:right w:val="nil"/>
            </w:tcBorders>
            <w:shd w:val="clear" w:color="auto" w:fill="auto"/>
            <w:noWrap/>
            <w:vAlign w:val="bottom"/>
            <w:hideMark/>
          </w:tcPr>
          <w:p w14:paraId="08E55C54"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20" w:type="dxa"/>
            <w:tcBorders>
              <w:top w:val="nil"/>
              <w:left w:val="nil"/>
              <w:bottom w:val="nil"/>
              <w:right w:val="single" w:sz="4" w:space="0" w:color="auto"/>
            </w:tcBorders>
            <w:shd w:val="clear" w:color="auto" w:fill="auto"/>
            <w:noWrap/>
            <w:vAlign w:val="bottom"/>
            <w:hideMark/>
          </w:tcPr>
          <w:p w14:paraId="6213BA30" w14:textId="77777777" w:rsidR="001B5934" w:rsidRPr="004933F4" w:rsidRDefault="001B5934" w:rsidP="00B4745D">
            <w:pPr>
              <w:spacing w:after="0" w:line="240" w:lineRule="auto"/>
              <w:jc w:val="center"/>
              <w:rPr>
                <w:rFonts w:eastAsia="Times New Roman" w:cs="Times New Roman"/>
                <w:color w:val="FF0000"/>
              </w:rPr>
            </w:pPr>
            <w:r w:rsidRPr="004933F4">
              <w:rPr>
                <w:rFonts w:eastAsia="Times New Roman" w:cs="Times New Roman"/>
                <w:color w:val="FF0000"/>
              </w:rPr>
              <w:t>No</w:t>
            </w:r>
          </w:p>
        </w:tc>
      </w:tr>
      <w:tr w:rsidR="001B5934" w:rsidRPr="004933F4" w14:paraId="7689E4E7" w14:textId="77777777" w:rsidTr="00B4745D">
        <w:trPr>
          <w:trHeight w:val="292"/>
        </w:trPr>
        <w:tc>
          <w:tcPr>
            <w:tcW w:w="3120" w:type="dxa"/>
            <w:tcBorders>
              <w:top w:val="nil"/>
              <w:left w:val="single" w:sz="4" w:space="0" w:color="auto"/>
              <w:bottom w:val="single" w:sz="4" w:space="0" w:color="auto"/>
              <w:right w:val="single" w:sz="4" w:space="0" w:color="auto"/>
            </w:tcBorders>
            <w:shd w:val="clear" w:color="auto" w:fill="auto"/>
            <w:vAlign w:val="center"/>
            <w:hideMark/>
          </w:tcPr>
          <w:p w14:paraId="4294212E" w14:textId="77777777" w:rsidR="001B5934" w:rsidRPr="004933F4" w:rsidRDefault="001B5934" w:rsidP="00B4745D">
            <w:pPr>
              <w:spacing w:after="0" w:line="240" w:lineRule="auto"/>
              <w:rPr>
                <w:rFonts w:eastAsia="Times New Roman" w:cs="Times New Roman"/>
                <w:color w:val="000000"/>
                <w:sz w:val="20"/>
                <w:szCs w:val="20"/>
              </w:rPr>
            </w:pPr>
            <w:r w:rsidRPr="004933F4">
              <w:rPr>
                <w:rFonts w:eastAsia="Times New Roman" w:cs="Times New Roman"/>
                <w:color w:val="000000"/>
                <w:sz w:val="20"/>
                <w:szCs w:val="20"/>
              </w:rPr>
              <w:t>Family income bracket</w:t>
            </w:r>
          </w:p>
        </w:tc>
        <w:tc>
          <w:tcPr>
            <w:tcW w:w="605" w:type="dxa"/>
            <w:tcBorders>
              <w:top w:val="nil"/>
              <w:left w:val="nil"/>
              <w:bottom w:val="single" w:sz="4" w:space="0" w:color="auto"/>
              <w:right w:val="nil"/>
            </w:tcBorders>
            <w:shd w:val="clear" w:color="auto" w:fill="auto"/>
            <w:noWrap/>
            <w:vAlign w:val="bottom"/>
            <w:hideMark/>
          </w:tcPr>
          <w:p w14:paraId="47C9C4EA"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06" w:type="dxa"/>
            <w:tcBorders>
              <w:top w:val="nil"/>
              <w:left w:val="nil"/>
              <w:bottom w:val="single" w:sz="4" w:space="0" w:color="auto"/>
              <w:right w:val="nil"/>
            </w:tcBorders>
            <w:shd w:val="clear" w:color="auto" w:fill="auto"/>
            <w:noWrap/>
            <w:vAlign w:val="bottom"/>
            <w:hideMark/>
          </w:tcPr>
          <w:p w14:paraId="229431BB"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single" w:sz="4" w:space="0" w:color="auto"/>
              <w:right w:val="nil"/>
            </w:tcBorders>
            <w:shd w:val="clear" w:color="auto" w:fill="auto"/>
            <w:noWrap/>
            <w:vAlign w:val="bottom"/>
            <w:hideMark/>
          </w:tcPr>
          <w:p w14:paraId="2A449BEA"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3" w:type="dxa"/>
            <w:tcBorders>
              <w:top w:val="nil"/>
              <w:left w:val="nil"/>
              <w:bottom w:val="single" w:sz="4" w:space="0" w:color="auto"/>
              <w:right w:val="single" w:sz="4" w:space="0" w:color="auto"/>
            </w:tcBorders>
            <w:shd w:val="clear" w:color="auto" w:fill="auto"/>
            <w:noWrap/>
            <w:vAlign w:val="bottom"/>
            <w:hideMark/>
          </w:tcPr>
          <w:p w14:paraId="251E36B4"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single" w:sz="4" w:space="0" w:color="auto"/>
              <w:right w:val="nil"/>
            </w:tcBorders>
            <w:shd w:val="clear" w:color="auto" w:fill="auto"/>
            <w:noWrap/>
            <w:vAlign w:val="bottom"/>
            <w:hideMark/>
          </w:tcPr>
          <w:p w14:paraId="132550F0"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2" w:type="dxa"/>
            <w:tcBorders>
              <w:top w:val="nil"/>
              <w:left w:val="nil"/>
              <w:bottom w:val="single" w:sz="4" w:space="0" w:color="auto"/>
              <w:right w:val="nil"/>
            </w:tcBorders>
            <w:shd w:val="clear" w:color="auto" w:fill="auto"/>
            <w:noWrap/>
            <w:vAlign w:val="bottom"/>
            <w:hideMark/>
          </w:tcPr>
          <w:p w14:paraId="199ECDD9"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single" w:sz="4" w:space="0" w:color="auto"/>
              <w:right w:val="nil"/>
            </w:tcBorders>
            <w:shd w:val="clear" w:color="auto" w:fill="auto"/>
            <w:noWrap/>
            <w:vAlign w:val="bottom"/>
            <w:hideMark/>
          </w:tcPr>
          <w:p w14:paraId="7C4BBC52"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20" w:type="dxa"/>
            <w:tcBorders>
              <w:top w:val="nil"/>
              <w:left w:val="nil"/>
              <w:bottom w:val="single" w:sz="4" w:space="0" w:color="auto"/>
              <w:right w:val="single" w:sz="4" w:space="0" w:color="auto"/>
            </w:tcBorders>
            <w:shd w:val="clear" w:color="auto" w:fill="auto"/>
            <w:noWrap/>
            <w:vAlign w:val="bottom"/>
            <w:hideMark/>
          </w:tcPr>
          <w:p w14:paraId="0084825D"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r>
    </w:tbl>
    <w:p w14:paraId="231F57D3" w14:textId="77777777" w:rsidR="001B5934" w:rsidRDefault="001B5934" w:rsidP="001B5934">
      <w:pPr>
        <w:pStyle w:val="ListParagraph"/>
      </w:pPr>
    </w:p>
    <w:p w14:paraId="0478F9DF" w14:textId="77777777" w:rsidR="001B5934" w:rsidRPr="00057BED" w:rsidRDefault="001B5934" w:rsidP="001B5934">
      <w:pPr>
        <w:pStyle w:val="ListParagraph"/>
        <w:numPr>
          <w:ilvl w:val="0"/>
          <w:numId w:val="14"/>
        </w:numPr>
        <w:rPr>
          <w:b/>
        </w:rPr>
      </w:pPr>
      <w:r w:rsidRPr="00057BED">
        <w:rPr>
          <w:b/>
        </w:rPr>
        <w:t>Weekday matches</w:t>
      </w:r>
    </w:p>
    <w:tbl>
      <w:tblPr>
        <w:tblW w:w="9556" w:type="dxa"/>
        <w:tblLook w:val="04A0" w:firstRow="1" w:lastRow="0" w:firstColumn="1" w:lastColumn="0" w:noHBand="0" w:noVBand="1"/>
      </w:tblPr>
      <w:tblGrid>
        <w:gridCol w:w="3120"/>
        <w:gridCol w:w="605"/>
        <w:gridCol w:w="1008"/>
        <w:gridCol w:w="605"/>
        <w:gridCol w:w="1016"/>
        <w:gridCol w:w="605"/>
        <w:gridCol w:w="1015"/>
        <w:gridCol w:w="605"/>
        <w:gridCol w:w="1022"/>
      </w:tblGrid>
      <w:tr w:rsidR="001B5934" w:rsidRPr="00623987" w14:paraId="21E53285" w14:textId="77777777" w:rsidTr="00B4745D">
        <w:trPr>
          <w:trHeight w:val="292"/>
          <w:tblHeader/>
        </w:trPr>
        <w:tc>
          <w:tcPr>
            <w:tcW w:w="3120" w:type="dxa"/>
            <w:vMerge w:val="restart"/>
            <w:tcBorders>
              <w:top w:val="single" w:sz="4" w:space="0" w:color="auto"/>
              <w:left w:val="single" w:sz="4" w:space="0" w:color="auto"/>
              <w:bottom w:val="single" w:sz="8" w:space="0" w:color="000000"/>
              <w:right w:val="single" w:sz="4" w:space="0" w:color="auto"/>
            </w:tcBorders>
            <w:shd w:val="clear" w:color="auto" w:fill="auto"/>
            <w:noWrap/>
            <w:vAlign w:val="bottom"/>
            <w:hideMark/>
          </w:tcPr>
          <w:p w14:paraId="301686AD" w14:textId="77777777" w:rsidR="001B5934" w:rsidRPr="00623987" w:rsidRDefault="001B5934" w:rsidP="00B4745D">
            <w:pPr>
              <w:spacing w:after="0" w:line="240" w:lineRule="auto"/>
              <w:jc w:val="center"/>
              <w:rPr>
                <w:rFonts w:eastAsia="Times New Roman" w:cs="Times New Roman"/>
                <w:b/>
                <w:bCs/>
                <w:color w:val="000000"/>
              </w:rPr>
            </w:pPr>
            <w:r w:rsidRPr="00623987">
              <w:rPr>
                <w:rFonts w:eastAsia="Times New Roman" w:cs="Times New Roman"/>
                <w:b/>
                <w:bCs/>
                <w:color w:val="000000"/>
              </w:rPr>
              <w:t>Characteristic</w:t>
            </w:r>
          </w:p>
        </w:tc>
        <w:tc>
          <w:tcPr>
            <w:tcW w:w="3208" w:type="dxa"/>
            <w:gridSpan w:val="4"/>
            <w:tcBorders>
              <w:top w:val="single" w:sz="4" w:space="0" w:color="auto"/>
              <w:left w:val="nil"/>
              <w:bottom w:val="single" w:sz="4" w:space="0" w:color="auto"/>
              <w:right w:val="single" w:sz="4" w:space="0" w:color="auto"/>
            </w:tcBorders>
            <w:shd w:val="clear" w:color="auto" w:fill="auto"/>
            <w:noWrap/>
            <w:vAlign w:val="bottom"/>
            <w:hideMark/>
          </w:tcPr>
          <w:p w14:paraId="6B396A32" w14:textId="77777777" w:rsidR="001B5934" w:rsidRPr="00623987" w:rsidRDefault="001B5934" w:rsidP="00B4745D">
            <w:pPr>
              <w:spacing w:after="0" w:line="240" w:lineRule="auto"/>
              <w:jc w:val="center"/>
              <w:rPr>
                <w:rFonts w:eastAsia="Times New Roman" w:cs="Times New Roman"/>
                <w:b/>
                <w:bCs/>
                <w:color w:val="000000"/>
              </w:rPr>
            </w:pPr>
            <w:r w:rsidRPr="00623987">
              <w:rPr>
                <w:rFonts w:eastAsia="Times New Roman" w:cs="Times New Roman"/>
                <w:b/>
                <w:bCs/>
                <w:color w:val="000000"/>
              </w:rPr>
              <w:t>Mean</w:t>
            </w:r>
          </w:p>
        </w:tc>
        <w:tc>
          <w:tcPr>
            <w:tcW w:w="3228"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4ABE7B8" w14:textId="77777777" w:rsidR="001B5934" w:rsidRPr="00623987" w:rsidRDefault="001B5934" w:rsidP="00B4745D">
            <w:pPr>
              <w:spacing w:after="0" w:line="240" w:lineRule="auto"/>
              <w:jc w:val="center"/>
              <w:rPr>
                <w:rFonts w:eastAsia="Times New Roman" w:cs="Times New Roman"/>
                <w:b/>
                <w:bCs/>
                <w:color w:val="000000"/>
              </w:rPr>
            </w:pPr>
            <w:r w:rsidRPr="00623987">
              <w:rPr>
                <w:rFonts w:eastAsia="Times New Roman" w:cs="Times New Roman"/>
                <w:b/>
                <w:bCs/>
                <w:color w:val="000000"/>
              </w:rPr>
              <w:t>Median</w:t>
            </w:r>
          </w:p>
        </w:tc>
      </w:tr>
      <w:tr w:rsidR="001B5934" w:rsidRPr="00623987" w14:paraId="4DC035D1" w14:textId="77777777" w:rsidTr="00B4745D">
        <w:trPr>
          <w:trHeight w:val="292"/>
          <w:tblHeader/>
        </w:trPr>
        <w:tc>
          <w:tcPr>
            <w:tcW w:w="3120" w:type="dxa"/>
            <w:vMerge/>
            <w:tcBorders>
              <w:top w:val="single" w:sz="4" w:space="0" w:color="auto"/>
              <w:left w:val="single" w:sz="4" w:space="0" w:color="auto"/>
              <w:bottom w:val="single" w:sz="8" w:space="0" w:color="000000"/>
              <w:right w:val="single" w:sz="4" w:space="0" w:color="auto"/>
            </w:tcBorders>
            <w:vAlign w:val="center"/>
            <w:hideMark/>
          </w:tcPr>
          <w:p w14:paraId="70CFE664" w14:textId="77777777" w:rsidR="001B5934" w:rsidRPr="00623987" w:rsidRDefault="001B5934" w:rsidP="00B4745D">
            <w:pPr>
              <w:spacing w:after="0" w:line="240" w:lineRule="auto"/>
              <w:rPr>
                <w:rFonts w:eastAsia="Times New Roman" w:cs="Times New Roman"/>
                <w:b/>
                <w:bCs/>
                <w:color w:val="000000"/>
              </w:rPr>
            </w:pPr>
          </w:p>
        </w:tc>
        <w:tc>
          <w:tcPr>
            <w:tcW w:w="1604" w:type="dxa"/>
            <w:gridSpan w:val="2"/>
            <w:tcBorders>
              <w:top w:val="single" w:sz="4" w:space="0" w:color="auto"/>
              <w:left w:val="nil"/>
              <w:bottom w:val="single" w:sz="4" w:space="0" w:color="auto"/>
              <w:right w:val="nil"/>
            </w:tcBorders>
            <w:shd w:val="clear" w:color="auto" w:fill="auto"/>
            <w:noWrap/>
            <w:vAlign w:val="bottom"/>
            <w:hideMark/>
          </w:tcPr>
          <w:p w14:paraId="72C66E81" w14:textId="77777777" w:rsidR="001B5934" w:rsidRPr="00623987" w:rsidRDefault="001B5934" w:rsidP="00B4745D">
            <w:pPr>
              <w:spacing w:after="0" w:line="240" w:lineRule="auto"/>
              <w:jc w:val="center"/>
              <w:rPr>
                <w:rFonts w:eastAsia="Times New Roman" w:cs="Times New Roman"/>
                <w:b/>
                <w:bCs/>
                <w:color w:val="000000"/>
                <w:sz w:val="20"/>
                <w:szCs w:val="20"/>
              </w:rPr>
            </w:pPr>
            <w:r w:rsidRPr="00623987">
              <w:rPr>
                <w:rFonts w:eastAsia="Times New Roman" w:cs="Times New Roman"/>
                <w:b/>
                <w:bCs/>
                <w:color w:val="000000"/>
                <w:sz w:val="20"/>
                <w:szCs w:val="20"/>
              </w:rPr>
              <w:t>Interview</w:t>
            </w:r>
          </w:p>
        </w:tc>
        <w:tc>
          <w:tcPr>
            <w:tcW w:w="1604"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418A4585" w14:textId="77777777" w:rsidR="001B5934" w:rsidRPr="00623987" w:rsidRDefault="001B5934" w:rsidP="00B4745D">
            <w:pPr>
              <w:spacing w:after="0" w:line="240" w:lineRule="auto"/>
              <w:jc w:val="center"/>
              <w:rPr>
                <w:rFonts w:eastAsia="Times New Roman" w:cs="Times New Roman"/>
                <w:b/>
                <w:bCs/>
                <w:color w:val="000000"/>
                <w:sz w:val="20"/>
                <w:szCs w:val="20"/>
              </w:rPr>
            </w:pPr>
            <w:r w:rsidRPr="00623987">
              <w:rPr>
                <w:rFonts w:eastAsia="Times New Roman" w:cs="Times New Roman"/>
                <w:b/>
                <w:bCs/>
                <w:color w:val="000000"/>
                <w:sz w:val="20"/>
                <w:szCs w:val="20"/>
              </w:rPr>
              <w:t>Diary</w:t>
            </w:r>
          </w:p>
        </w:tc>
        <w:tc>
          <w:tcPr>
            <w:tcW w:w="1614" w:type="dxa"/>
            <w:gridSpan w:val="2"/>
            <w:tcBorders>
              <w:top w:val="single" w:sz="4" w:space="0" w:color="auto"/>
              <w:left w:val="single" w:sz="4" w:space="0" w:color="auto"/>
              <w:bottom w:val="single" w:sz="4" w:space="0" w:color="auto"/>
              <w:right w:val="nil"/>
            </w:tcBorders>
            <w:shd w:val="clear" w:color="auto" w:fill="auto"/>
            <w:noWrap/>
            <w:vAlign w:val="bottom"/>
            <w:hideMark/>
          </w:tcPr>
          <w:p w14:paraId="7099E67D" w14:textId="77777777" w:rsidR="001B5934" w:rsidRPr="00623987" w:rsidRDefault="001B5934" w:rsidP="00B4745D">
            <w:pPr>
              <w:spacing w:after="0" w:line="240" w:lineRule="auto"/>
              <w:jc w:val="center"/>
              <w:rPr>
                <w:rFonts w:eastAsia="Times New Roman" w:cs="Times New Roman"/>
                <w:b/>
                <w:bCs/>
                <w:color w:val="000000"/>
                <w:sz w:val="20"/>
                <w:szCs w:val="20"/>
              </w:rPr>
            </w:pPr>
            <w:r w:rsidRPr="00623987">
              <w:rPr>
                <w:rFonts w:eastAsia="Times New Roman" w:cs="Times New Roman"/>
                <w:b/>
                <w:bCs/>
                <w:color w:val="000000"/>
                <w:sz w:val="20"/>
                <w:szCs w:val="20"/>
              </w:rPr>
              <w:t>Interview</w:t>
            </w:r>
          </w:p>
        </w:tc>
        <w:tc>
          <w:tcPr>
            <w:tcW w:w="1614"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5B2C4E2F" w14:textId="77777777" w:rsidR="001B5934" w:rsidRPr="00623987" w:rsidRDefault="001B5934" w:rsidP="00B4745D">
            <w:pPr>
              <w:spacing w:after="0" w:line="240" w:lineRule="auto"/>
              <w:jc w:val="center"/>
              <w:rPr>
                <w:rFonts w:eastAsia="Times New Roman" w:cs="Times New Roman"/>
                <w:b/>
                <w:bCs/>
                <w:color w:val="000000"/>
                <w:sz w:val="20"/>
                <w:szCs w:val="20"/>
              </w:rPr>
            </w:pPr>
            <w:r w:rsidRPr="00623987">
              <w:rPr>
                <w:rFonts w:eastAsia="Times New Roman" w:cs="Times New Roman"/>
                <w:b/>
                <w:bCs/>
                <w:color w:val="000000"/>
                <w:sz w:val="20"/>
                <w:szCs w:val="20"/>
              </w:rPr>
              <w:t>Diary</w:t>
            </w:r>
          </w:p>
        </w:tc>
      </w:tr>
      <w:tr w:rsidR="001B5934" w:rsidRPr="00623987" w14:paraId="1CF59D23" w14:textId="77777777" w:rsidTr="00B4745D">
        <w:trPr>
          <w:trHeight w:val="300"/>
          <w:tblHeader/>
        </w:trPr>
        <w:tc>
          <w:tcPr>
            <w:tcW w:w="3120" w:type="dxa"/>
            <w:vMerge/>
            <w:tcBorders>
              <w:top w:val="single" w:sz="4" w:space="0" w:color="auto"/>
              <w:left w:val="single" w:sz="4" w:space="0" w:color="auto"/>
              <w:bottom w:val="single" w:sz="8" w:space="0" w:color="000000"/>
              <w:right w:val="single" w:sz="4" w:space="0" w:color="auto"/>
            </w:tcBorders>
            <w:vAlign w:val="center"/>
            <w:hideMark/>
          </w:tcPr>
          <w:p w14:paraId="61DD7D79" w14:textId="77777777" w:rsidR="001B5934" w:rsidRPr="00623987" w:rsidRDefault="001B5934" w:rsidP="00B4745D">
            <w:pPr>
              <w:spacing w:after="0" w:line="240" w:lineRule="auto"/>
              <w:rPr>
                <w:rFonts w:eastAsia="Times New Roman" w:cs="Times New Roman"/>
                <w:b/>
                <w:bCs/>
                <w:color w:val="000000"/>
              </w:rPr>
            </w:pPr>
          </w:p>
        </w:tc>
        <w:tc>
          <w:tcPr>
            <w:tcW w:w="596" w:type="dxa"/>
            <w:tcBorders>
              <w:top w:val="nil"/>
              <w:left w:val="nil"/>
              <w:bottom w:val="single" w:sz="4" w:space="0" w:color="auto"/>
              <w:right w:val="nil"/>
            </w:tcBorders>
            <w:shd w:val="clear" w:color="auto" w:fill="auto"/>
            <w:noWrap/>
            <w:vAlign w:val="center"/>
            <w:hideMark/>
          </w:tcPr>
          <w:p w14:paraId="0923700A" w14:textId="77777777" w:rsidR="001B5934" w:rsidRPr="00623987" w:rsidRDefault="001B5934" w:rsidP="00B4745D">
            <w:pPr>
              <w:spacing w:after="0" w:line="240" w:lineRule="auto"/>
              <w:rPr>
                <w:rFonts w:eastAsia="Times New Roman" w:cs="Times New Roman"/>
                <w:b/>
                <w:bCs/>
                <w:color w:val="000000"/>
                <w:sz w:val="20"/>
                <w:szCs w:val="20"/>
              </w:rPr>
            </w:pPr>
            <w:r w:rsidRPr="00623987">
              <w:rPr>
                <w:rFonts w:eastAsia="Times New Roman" w:cs="Times New Roman"/>
                <w:b/>
                <w:bCs/>
                <w:color w:val="000000"/>
                <w:sz w:val="20"/>
                <w:szCs w:val="20"/>
              </w:rPr>
              <w:t>Men</w:t>
            </w:r>
          </w:p>
        </w:tc>
        <w:tc>
          <w:tcPr>
            <w:tcW w:w="1008" w:type="dxa"/>
            <w:tcBorders>
              <w:top w:val="nil"/>
              <w:left w:val="nil"/>
              <w:bottom w:val="single" w:sz="4" w:space="0" w:color="auto"/>
              <w:right w:val="nil"/>
            </w:tcBorders>
            <w:shd w:val="clear" w:color="auto" w:fill="auto"/>
            <w:noWrap/>
            <w:vAlign w:val="center"/>
            <w:hideMark/>
          </w:tcPr>
          <w:p w14:paraId="2F8DE462" w14:textId="77777777" w:rsidR="001B5934" w:rsidRPr="00623987" w:rsidRDefault="001B5934" w:rsidP="00B4745D">
            <w:pPr>
              <w:spacing w:after="0" w:line="240" w:lineRule="auto"/>
              <w:rPr>
                <w:rFonts w:eastAsia="Times New Roman" w:cs="Times New Roman"/>
                <w:b/>
                <w:bCs/>
                <w:color w:val="000000"/>
                <w:sz w:val="20"/>
                <w:szCs w:val="20"/>
              </w:rPr>
            </w:pPr>
            <w:r w:rsidRPr="00623987">
              <w:rPr>
                <w:rFonts w:eastAsia="Times New Roman" w:cs="Times New Roman"/>
                <w:b/>
                <w:bCs/>
                <w:color w:val="000000"/>
                <w:sz w:val="20"/>
                <w:szCs w:val="20"/>
              </w:rPr>
              <w:t>Women</w:t>
            </w:r>
          </w:p>
        </w:tc>
        <w:tc>
          <w:tcPr>
            <w:tcW w:w="588" w:type="dxa"/>
            <w:tcBorders>
              <w:top w:val="nil"/>
              <w:left w:val="nil"/>
              <w:bottom w:val="single" w:sz="4" w:space="0" w:color="auto"/>
              <w:right w:val="nil"/>
            </w:tcBorders>
            <w:shd w:val="clear" w:color="auto" w:fill="auto"/>
            <w:noWrap/>
            <w:vAlign w:val="center"/>
            <w:hideMark/>
          </w:tcPr>
          <w:p w14:paraId="717F58A4" w14:textId="77777777" w:rsidR="001B5934" w:rsidRPr="00623987" w:rsidRDefault="001B5934" w:rsidP="00B4745D">
            <w:pPr>
              <w:spacing w:after="0" w:line="240" w:lineRule="auto"/>
              <w:rPr>
                <w:rFonts w:eastAsia="Times New Roman" w:cs="Times New Roman"/>
                <w:b/>
                <w:bCs/>
                <w:color w:val="000000"/>
                <w:sz w:val="20"/>
                <w:szCs w:val="20"/>
              </w:rPr>
            </w:pPr>
            <w:r w:rsidRPr="00623987">
              <w:rPr>
                <w:rFonts w:eastAsia="Times New Roman" w:cs="Times New Roman"/>
                <w:b/>
                <w:bCs/>
                <w:color w:val="000000"/>
                <w:sz w:val="20"/>
                <w:szCs w:val="20"/>
              </w:rPr>
              <w:t>Men</w:t>
            </w:r>
          </w:p>
        </w:tc>
        <w:tc>
          <w:tcPr>
            <w:tcW w:w="1016" w:type="dxa"/>
            <w:tcBorders>
              <w:top w:val="nil"/>
              <w:left w:val="nil"/>
              <w:bottom w:val="single" w:sz="4" w:space="0" w:color="auto"/>
              <w:right w:val="single" w:sz="4" w:space="0" w:color="auto"/>
            </w:tcBorders>
            <w:shd w:val="clear" w:color="auto" w:fill="auto"/>
            <w:noWrap/>
            <w:vAlign w:val="center"/>
            <w:hideMark/>
          </w:tcPr>
          <w:p w14:paraId="3D789200" w14:textId="77777777" w:rsidR="001B5934" w:rsidRPr="00623987" w:rsidRDefault="001B5934" w:rsidP="00B4745D">
            <w:pPr>
              <w:spacing w:after="0" w:line="240" w:lineRule="auto"/>
              <w:rPr>
                <w:rFonts w:eastAsia="Times New Roman" w:cs="Times New Roman"/>
                <w:b/>
                <w:bCs/>
                <w:color w:val="000000"/>
                <w:sz w:val="20"/>
                <w:szCs w:val="20"/>
              </w:rPr>
            </w:pPr>
            <w:r w:rsidRPr="00623987">
              <w:rPr>
                <w:rFonts w:eastAsia="Times New Roman" w:cs="Times New Roman"/>
                <w:b/>
                <w:bCs/>
                <w:color w:val="000000"/>
                <w:sz w:val="20"/>
                <w:szCs w:val="20"/>
              </w:rPr>
              <w:t>Women</w:t>
            </w:r>
          </w:p>
        </w:tc>
        <w:tc>
          <w:tcPr>
            <w:tcW w:w="599" w:type="dxa"/>
            <w:tcBorders>
              <w:top w:val="nil"/>
              <w:left w:val="nil"/>
              <w:bottom w:val="single" w:sz="4" w:space="0" w:color="auto"/>
              <w:right w:val="nil"/>
            </w:tcBorders>
            <w:shd w:val="clear" w:color="auto" w:fill="auto"/>
            <w:noWrap/>
            <w:vAlign w:val="center"/>
            <w:hideMark/>
          </w:tcPr>
          <w:p w14:paraId="5585DEBE" w14:textId="77777777" w:rsidR="001B5934" w:rsidRPr="00623987" w:rsidRDefault="001B5934" w:rsidP="00B4745D">
            <w:pPr>
              <w:spacing w:after="0" w:line="240" w:lineRule="auto"/>
              <w:rPr>
                <w:rFonts w:eastAsia="Times New Roman" w:cs="Times New Roman"/>
                <w:b/>
                <w:bCs/>
                <w:color w:val="000000"/>
                <w:sz w:val="20"/>
                <w:szCs w:val="20"/>
              </w:rPr>
            </w:pPr>
            <w:r w:rsidRPr="00623987">
              <w:rPr>
                <w:rFonts w:eastAsia="Times New Roman" w:cs="Times New Roman"/>
                <w:b/>
                <w:bCs/>
                <w:color w:val="000000"/>
                <w:sz w:val="20"/>
                <w:szCs w:val="20"/>
              </w:rPr>
              <w:t>Men</w:t>
            </w:r>
          </w:p>
        </w:tc>
        <w:tc>
          <w:tcPr>
            <w:tcW w:w="1015" w:type="dxa"/>
            <w:tcBorders>
              <w:top w:val="nil"/>
              <w:left w:val="nil"/>
              <w:bottom w:val="single" w:sz="4" w:space="0" w:color="auto"/>
              <w:right w:val="nil"/>
            </w:tcBorders>
            <w:shd w:val="clear" w:color="auto" w:fill="auto"/>
            <w:noWrap/>
            <w:vAlign w:val="center"/>
            <w:hideMark/>
          </w:tcPr>
          <w:p w14:paraId="0BBF0993" w14:textId="77777777" w:rsidR="001B5934" w:rsidRPr="00623987" w:rsidRDefault="001B5934" w:rsidP="00B4745D">
            <w:pPr>
              <w:spacing w:after="0" w:line="240" w:lineRule="auto"/>
              <w:rPr>
                <w:rFonts w:eastAsia="Times New Roman" w:cs="Times New Roman"/>
                <w:b/>
                <w:bCs/>
                <w:color w:val="000000"/>
                <w:sz w:val="20"/>
                <w:szCs w:val="20"/>
              </w:rPr>
            </w:pPr>
            <w:r w:rsidRPr="00623987">
              <w:rPr>
                <w:rFonts w:eastAsia="Times New Roman" w:cs="Times New Roman"/>
                <w:b/>
                <w:bCs/>
                <w:color w:val="000000"/>
                <w:sz w:val="20"/>
                <w:szCs w:val="20"/>
              </w:rPr>
              <w:t>Women</w:t>
            </w:r>
          </w:p>
        </w:tc>
        <w:tc>
          <w:tcPr>
            <w:tcW w:w="592" w:type="dxa"/>
            <w:tcBorders>
              <w:top w:val="nil"/>
              <w:left w:val="nil"/>
              <w:bottom w:val="single" w:sz="4" w:space="0" w:color="auto"/>
              <w:right w:val="nil"/>
            </w:tcBorders>
            <w:shd w:val="clear" w:color="auto" w:fill="auto"/>
            <w:noWrap/>
            <w:vAlign w:val="center"/>
            <w:hideMark/>
          </w:tcPr>
          <w:p w14:paraId="3ADF0B1E" w14:textId="77777777" w:rsidR="001B5934" w:rsidRPr="00623987" w:rsidRDefault="001B5934" w:rsidP="00B4745D">
            <w:pPr>
              <w:spacing w:after="0" w:line="240" w:lineRule="auto"/>
              <w:rPr>
                <w:rFonts w:eastAsia="Times New Roman" w:cs="Times New Roman"/>
                <w:b/>
                <w:bCs/>
                <w:color w:val="000000"/>
                <w:sz w:val="20"/>
                <w:szCs w:val="20"/>
              </w:rPr>
            </w:pPr>
            <w:r w:rsidRPr="00623987">
              <w:rPr>
                <w:rFonts w:eastAsia="Times New Roman" w:cs="Times New Roman"/>
                <w:b/>
                <w:bCs/>
                <w:color w:val="000000"/>
                <w:sz w:val="20"/>
                <w:szCs w:val="20"/>
              </w:rPr>
              <w:t>Men</w:t>
            </w:r>
          </w:p>
        </w:tc>
        <w:tc>
          <w:tcPr>
            <w:tcW w:w="1022" w:type="dxa"/>
            <w:tcBorders>
              <w:top w:val="nil"/>
              <w:left w:val="nil"/>
              <w:bottom w:val="single" w:sz="4" w:space="0" w:color="auto"/>
              <w:right w:val="single" w:sz="4" w:space="0" w:color="auto"/>
            </w:tcBorders>
            <w:shd w:val="clear" w:color="auto" w:fill="auto"/>
            <w:noWrap/>
            <w:vAlign w:val="center"/>
            <w:hideMark/>
          </w:tcPr>
          <w:p w14:paraId="19BA5904" w14:textId="77777777" w:rsidR="001B5934" w:rsidRPr="00623987" w:rsidRDefault="001B5934" w:rsidP="00B4745D">
            <w:pPr>
              <w:spacing w:after="0" w:line="240" w:lineRule="auto"/>
              <w:rPr>
                <w:rFonts w:eastAsia="Times New Roman" w:cs="Times New Roman"/>
                <w:b/>
                <w:bCs/>
                <w:color w:val="000000"/>
                <w:sz w:val="20"/>
                <w:szCs w:val="20"/>
              </w:rPr>
            </w:pPr>
            <w:r w:rsidRPr="00623987">
              <w:rPr>
                <w:rFonts w:eastAsia="Times New Roman" w:cs="Times New Roman"/>
                <w:b/>
                <w:bCs/>
                <w:color w:val="000000"/>
                <w:sz w:val="20"/>
                <w:szCs w:val="20"/>
              </w:rPr>
              <w:t>Women</w:t>
            </w:r>
          </w:p>
        </w:tc>
      </w:tr>
      <w:tr w:rsidR="001B5934" w:rsidRPr="00623987" w14:paraId="711F5E00" w14:textId="77777777" w:rsidTr="00B4745D">
        <w:trPr>
          <w:trHeight w:val="292"/>
        </w:trPr>
        <w:tc>
          <w:tcPr>
            <w:tcW w:w="3120" w:type="dxa"/>
            <w:tcBorders>
              <w:top w:val="nil"/>
              <w:left w:val="single" w:sz="4" w:space="0" w:color="auto"/>
              <w:bottom w:val="nil"/>
              <w:right w:val="single" w:sz="4" w:space="0" w:color="auto"/>
            </w:tcBorders>
            <w:shd w:val="clear" w:color="auto" w:fill="auto"/>
            <w:vAlign w:val="center"/>
            <w:hideMark/>
          </w:tcPr>
          <w:p w14:paraId="159A016A" w14:textId="77777777" w:rsidR="001B5934" w:rsidRPr="00623987" w:rsidRDefault="001B5934" w:rsidP="00B4745D">
            <w:pPr>
              <w:spacing w:after="0" w:line="240" w:lineRule="auto"/>
              <w:rPr>
                <w:rFonts w:eastAsia="Times New Roman" w:cs="Times New Roman"/>
                <w:color w:val="000000"/>
                <w:sz w:val="20"/>
                <w:szCs w:val="20"/>
              </w:rPr>
            </w:pPr>
            <w:r w:rsidRPr="00623987">
              <w:rPr>
                <w:rFonts w:eastAsia="Times New Roman" w:cs="Times New Roman"/>
                <w:color w:val="000000"/>
                <w:sz w:val="20"/>
                <w:szCs w:val="20"/>
              </w:rPr>
              <w:t>Race/</w:t>
            </w:r>
            <w:r>
              <w:rPr>
                <w:rFonts w:eastAsia="Times New Roman" w:cs="Times New Roman"/>
                <w:color w:val="000000"/>
                <w:sz w:val="20"/>
                <w:szCs w:val="20"/>
              </w:rPr>
              <w:t>e</w:t>
            </w:r>
            <w:r w:rsidRPr="00623987">
              <w:rPr>
                <w:rFonts w:eastAsia="Times New Roman" w:cs="Times New Roman"/>
                <w:color w:val="000000"/>
                <w:sz w:val="20"/>
                <w:szCs w:val="20"/>
              </w:rPr>
              <w:t>thnicity</w:t>
            </w:r>
          </w:p>
        </w:tc>
        <w:tc>
          <w:tcPr>
            <w:tcW w:w="596" w:type="dxa"/>
            <w:tcBorders>
              <w:top w:val="nil"/>
              <w:left w:val="nil"/>
              <w:bottom w:val="nil"/>
              <w:right w:val="nil"/>
            </w:tcBorders>
            <w:shd w:val="clear" w:color="auto" w:fill="auto"/>
            <w:noWrap/>
            <w:vAlign w:val="bottom"/>
            <w:hideMark/>
          </w:tcPr>
          <w:p w14:paraId="5034EDBD"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08" w:type="dxa"/>
            <w:tcBorders>
              <w:top w:val="nil"/>
              <w:left w:val="nil"/>
              <w:bottom w:val="nil"/>
              <w:right w:val="nil"/>
            </w:tcBorders>
            <w:shd w:val="clear" w:color="auto" w:fill="auto"/>
            <w:noWrap/>
            <w:vAlign w:val="bottom"/>
            <w:hideMark/>
          </w:tcPr>
          <w:p w14:paraId="19914846"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88" w:type="dxa"/>
            <w:tcBorders>
              <w:top w:val="nil"/>
              <w:left w:val="nil"/>
              <w:bottom w:val="nil"/>
              <w:right w:val="nil"/>
            </w:tcBorders>
            <w:shd w:val="clear" w:color="auto" w:fill="auto"/>
            <w:noWrap/>
            <w:vAlign w:val="bottom"/>
            <w:hideMark/>
          </w:tcPr>
          <w:p w14:paraId="758E6C62"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6" w:type="dxa"/>
            <w:tcBorders>
              <w:top w:val="nil"/>
              <w:left w:val="nil"/>
              <w:bottom w:val="nil"/>
              <w:right w:val="single" w:sz="4" w:space="0" w:color="auto"/>
            </w:tcBorders>
            <w:shd w:val="clear" w:color="auto" w:fill="auto"/>
            <w:noWrap/>
            <w:vAlign w:val="bottom"/>
            <w:hideMark/>
          </w:tcPr>
          <w:p w14:paraId="73E0EC53"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99" w:type="dxa"/>
            <w:tcBorders>
              <w:top w:val="nil"/>
              <w:left w:val="nil"/>
              <w:bottom w:val="nil"/>
              <w:right w:val="nil"/>
            </w:tcBorders>
            <w:shd w:val="clear" w:color="auto" w:fill="auto"/>
            <w:noWrap/>
            <w:vAlign w:val="bottom"/>
            <w:hideMark/>
          </w:tcPr>
          <w:p w14:paraId="16D72EC1"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5" w:type="dxa"/>
            <w:tcBorders>
              <w:top w:val="nil"/>
              <w:left w:val="nil"/>
              <w:bottom w:val="nil"/>
              <w:right w:val="nil"/>
            </w:tcBorders>
            <w:shd w:val="clear" w:color="auto" w:fill="auto"/>
            <w:noWrap/>
            <w:vAlign w:val="bottom"/>
            <w:hideMark/>
          </w:tcPr>
          <w:p w14:paraId="58296CAA"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92" w:type="dxa"/>
            <w:tcBorders>
              <w:top w:val="nil"/>
              <w:left w:val="nil"/>
              <w:bottom w:val="nil"/>
              <w:right w:val="nil"/>
            </w:tcBorders>
            <w:shd w:val="clear" w:color="auto" w:fill="auto"/>
            <w:noWrap/>
            <w:vAlign w:val="bottom"/>
            <w:hideMark/>
          </w:tcPr>
          <w:p w14:paraId="483AABB2"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22" w:type="dxa"/>
            <w:tcBorders>
              <w:top w:val="nil"/>
              <w:left w:val="nil"/>
              <w:bottom w:val="nil"/>
              <w:right w:val="single" w:sz="4" w:space="0" w:color="auto"/>
            </w:tcBorders>
            <w:shd w:val="clear" w:color="auto" w:fill="auto"/>
            <w:noWrap/>
            <w:vAlign w:val="bottom"/>
            <w:hideMark/>
          </w:tcPr>
          <w:p w14:paraId="0DD9A1C3"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r>
      <w:tr w:rsidR="001B5934" w:rsidRPr="00623987" w14:paraId="71D5261B" w14:textId="77777777" w:rsidTr="00B4745D">
        <w:trPr>
          <w:trHeight w:val="515"/>
        </w:trPr>
        <w:tc>
          <w:tcPr>
            <w:tcW w:w="3120" w:type="dxa"/>
            <w:tcBorders>
              <w:top w:val="nil"/>
              <w:left w:val="single" w:sz="4" w:space="0" w:color="auto"/>
              <w:bottom w:val="nil"/>
              <w:right w:val="single" w:sz="4" w:space="0" w:color="auto"/>
            </w:tcBorders>
            <w:shd w:val="clear" w:color="auto" w:fill="auto"/>
            <w:vAlign w:val="center"/>
            <w:hideMark/>
          </w:tcPr>
          <w:p w14:paraId="5B660DA0" w14:textId="77777777" w:rsidR="001B5934" w:rsidRPr="00623987" w:rsidRDefault="001B5934" w:rsidP="00B4745D">
            <w:pPr>
              <w:spacing w:after="0" w:line="240" w:lineRule="auto"/>
              <w:rPr>
                <w:rFonts w:eastAsia="Times New Roman" w:cs="Times New Roman"/>
                <w:color w:val="000000"/>
                <w:sz w:val="20"/>
                <w:szCs w:val="20"/>
              </w:rPr>
            </w:pPr>
            <w:r w:rsidRPr="00623987">
              <w:rPr>
                <w:rFonts w:eastAsia="Times New Roman" w:cs="Times New Roman"/>
                <w:color w:val="000000"/>
                <w:sz w:val="20"/>
                <w:szCs w:val="20"/>
              </w:rPr>
              <w:t xml:space="preserve">Presence of young (&lt;=5yrs) children in </w:t>
            </w:r>
            <w:r>
              <w:rPr>
                <w:rFonts w:eastAsia="Times New Roman" w:cs="Times New Roman"/>
                <w:color w:val="000000"/>
                <w:sz w:val="20"/>
                <w:szCs w:val="20"/>
              </w:rPr>
              <w:t>household</w:t>
            </w:r>
          </w:p>
        </w:tc>
        <w:tc>
          <w:tcPr>
            <w:tcW w:w="596" w:type="dxa"/>
            <w:tcBorders>
              <w:top w:val="nil"/>
              <w:left w:val="nil"/>
              <w:bottom w:val="nil"/>
              <w:right w:val="nil"/>
            </w:tcBorders>
            <w:shd w:val="clear" w:color="auto" w:fill="auto"/>
            <w:noWrap/>
            <w:vAlign w:val="bottom"/>
            <w:hideMark/>
          </w:tcPr>
          <w:p w14:paraId="7525950E"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08" w:type="dxa"/>
            <w:tcBorders>
              <w:top w:val="nil"/>
              <w:left w:val="nil"/>
              <w:bottom w:val="nil"/>
              <w:right w:val="nil"/>
            </w:tcBorders>
            <w:shd w:val="clear" w:color="auto" w:fill="auto"/>
            <w:noWrap/>
            <w:vAlign w:val="bottom"/>
            <w:hideMark/>
          </w:tcPr>
          <w:p w14:paraId="3DD42370"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88" w:type="dxa"/>
            <w:tcBorders>
              <w:top w:val="nil"/>
              <w:left w:val="nil"/>
              <w:bottom w:val="nil"/>
              <w:right w:val="nil"/>
            </w:tcBorders>
            <w:shd w:val="clear" w:color="auto" w:fill="auto"/>
            <w:noWrap/>
            <w:vAlign w:val="bottom"/>
            <w:hideMark/>
          </w:tcPr>
          <w:p w14:paraId="0E604227"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6" w:type="dxa"/>
            <w:tcBorders>
              <w:top w:val="nil"/>
              <w:left w:val="nil"/>
              <w:bottom w:val="nil"/>
              <w:right w:val="single" w:sz="4" w:space="0" w:color="auto"/>
            </w:tcBorders>
            <w:shd w:val="clear" w:color="auto" w:fill="auto"/>
            <w:noWrap/>
            <w:vAlign w:val="bottom"/>
            <w:hideMark/>
          </w:tcPr>
          <w:p w14:paraId="1DD68A11"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99" w:type="dxa"/>
            <w:tcBorders>
              <w:top w:val="nil"/>
              <w:left w:val="nil"/>
              <w:bottom w:val="nil"/>
              <w:right w:val="nil"/>
            </w:tcBorders>
            <w:shd w:val="clear" w:color="auto" w:fill="auto"/>
            <w:noWrap/>
            <w:vAlign w:val="bottom"/>
            <w:hideMark/>
          </w:tcPr>
          <w:p w14:paraId="4A7B74FC"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5" w:type="dxa"/>
            <w:tcBorders>
              <w:top w:val="nil"/>
              <w:left w:val="nil"/>
              <w:bottom w:val="nil"/>
              <w:right w:val="nil"/>
            </w:tcBorders>
            <w:shd w:val="clear" w:color="auto" w:fill="auto"/>
            <w:noWrap/>
            <w:vAlign w:val="bottom"/>
            <w:hideMark/>
          </w:tcPr>
          <w:p w14:paraId="7D43B3F8"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92" w:type="dxa"/>
            <w:tcBorders>
              <w:top w:val="nil"/>
              <w:left w:val="nil"/>
              <w:bottom w:val="nil"/>
              <w:right w:val="nil"/>
            </w:tcBorders>
            <w:shd w:val="clear" w:color="auto" w:fill="auto"/>
            <w:noWrap/>
            <w:vAlign w:val="bottom"/>
            <w:hideMark/>
          </w:tcPr>
          <w:p w14:paraId="295C3BCA"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22" w:type="dxa"/>
            <w:tcBorders>
              <w:top w:val="nil"/>
              <w:left w:val="nil"/>
              <w:bottom w:val="nil"/>
              <w:right w:val="single" w:sz="4" w:space="0" w:color="auto"/>
            </w:tcBorders>
            <w:shd w:val="clear" w:color="auto" w:fill="auto"/>
            <w:noWrap/>
            <w:vAlign w:val="bottom"/>
            <w:hideMark/>
          </w:tcPr>
          <w:p w14:paraId="526E7040"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r>
      <w:tr w:rsidR="001B5934" w:rsidRPr="00623987" w14:paraId="4CEBE3A1" w14:textId="77777777" w:rsidTr="00B4745D">
        <w:trPr>
          <w:trHeight w:val="515"/>
        </w:trPr>
        <w:tc>
          <w:tcPr>
            <w:tcW w:w="3120" w:type="dxa"/>
            <w:tcBorders>
              <w:top w:val="nil"/>
              <w:left w:val="single" w:sz="4" w:space="0" w:color="auto"/>
              <w:bottom w:val="nil"/>
              <w:right w:val="single" w:sz="4" w:space="0" w:color="auto"/>
            </w:tcBorders>
            <w:shd w:val="clear" w:color="auto" w:fill="auto"/>
            <w:vAlign w:val="center"/>
            <w:hideMark/>
          </w:tcPr>
          <w:p w14:paraId="1923D85D" w14:textId="77777777" w:rsidR="001B5934" w:rsidRPr="00623987" w:rsidRDefault="001B5934" w:rsidP="00B4745D">
            <w:pPr>
              <w:spacing w:after="0" w:line="240" w:lineRule="auto"/>
              <w:rPr>
                <w:rFonts w:eastAsia="Times New Roman" w:cs="Times New Roman"/>
                <w:color w:val="000000"/>
                <w:sz w:val="20"/>
                <w:szCs w:val="20"/>
              </w:rPr>
            </w:pPr>
            <w:r w:rsidRPr="00623987">
              <w:rPr>
                <w:rFonts w:eastAsia="Times New Roman" w:cs="Times New Roman"/>
                <w:color w:val="000000"/>
                <w:sz w:val="20"/>
                <w:szCs w:val="20"/>
              </w:rPr>
              <w:t xml:space="preserve">Employment status and presence of children in </w:t>
            </w:r>
            <w:r>
              <w:rPr>
                <w:rFonts w:eastAsia="Times New Roman" w:cs="Times New Roman"/>
                <w:color w:val="000000"/>
                <w:sz w:val="20"/>
                <w:szCs w:val="20"/>
              </w:rPr>
              <w:t>the household</w:t>
            </w:r>
          </w:p>
        </w:tc>
        <w:tc>
          <w:tcPr>
            <w:tcW w:w="596" w:type="dxa"/>
            <w:tcBorders>
              <w:top w:val="nil"/>
              <w:left w:val="nil"/>
              <w:bottom w:val="nil"/>
              <w:right w:val="nil"/>
            </w:tcBorders>
            <w:shd w:val="clear" w:color="auto" w:fill="auto"/>
            <w:noWrap/>
            <w:vAlign w:val="bottom"/>
            <w:hideMark/>
          </w:tcPr>
          <w:p w14:paraId="0F3039AF"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08" w:type="dxa"/>
            <w:tcBorders>
              <w:top w:val="nil"/>
              <w:left w:val="nil"/>
              <w:bottom w:val="nil"/>
              <w:right w:val="nil"/>
            </w:tcBorders>
            <w:shd w:val="clear" w:color="auto" w:fill="auto"/>
            <w:noWrap/>
            <w:vAlign w:val="bottom"/>
            <w:hideMark/>
          </w:tcPr>
          <w:p w14:paraId="4821B681"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88" w:type="dxa"/>
            <w:tcBorders>
              <w:top w:val="nil"/>
              <w:left w:val="nil"/>
              <w:bottom w:val="nil"/>
              <w:right w:val="nil"/>
            </w:tcBorders>
            <w:shd w:val="clear" w:color="auto" w:fill="auto"/>
            <w:noWrap/>
            <w:vAlign w:val="bottom"/>
            <w:hideMark/>
          </w:tcPr>
          <w:p w14:paraId="50635B16"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6" w:type="dxa"/>
            <w:tcBorders>
              <w:top w:val="nil"/>
              <w:left w:val="nil"/>
              <w:bottom w:val="nil"/>
              <w:right w:val="single" w:sz="4" w:space="0" w:color="auto"/>
            </w:tcBorders>
            <w:shd w:val="clear" w:color="auto" w:fill="auto"/>
            <w:noWrap/>
            <w:vAlign w:val="bottom"/>
            <w:hideMark/>
          </w:tcPr>
          <w:p w14:paraId="0EAA4E3C"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99" w:type="dxa"/>
            <w:tcBorders>
              <w:top w:val="nil"/>
              <w:left w:val="nil"/>
              <w:bottom w:val="nil"/>
              <w:right w:val="nil"/>
            </w:tcBorders>
            <w:shd w:val="clear" w:color="auto" w:fill="auto"/>
            <w:noWrap/>
            <w:vAlign w:val="bottom"/>
            <w:hideMark/>
          </w:tcPr>
          <w:p w14:paraId="36881536"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5" w:type="dxa"/>
            <w:tcBorders>
              <w:top w:val="nil"/>
              <w:left w:val="nil"/>
              <w:bottom w:val="nil"/>
              <w:right w:val="nil"/>
            </w:tcBorders>
            <w:shd w:val="clear" w:color="auto" w:fill="auto"/>
            <w:noWrap/>
            <w:vAlign w:val="bottom"/>
            <w:hideMark/>
          </w:tcPr>
          <w:p w14:paraId="1DA2820D"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92" w:type="dxa"/>
            <w:tcBorders>
              <w:top w:val="nil"/>
              <w:left w:val="nil"/>
              <w:bottom w:val="nil"/>
              <w:right w:val="nil"/>
            </w:tcBorders>
            <w:shd w:val="clear" w:color="auto" w:fill="auto"/>
            <w:noWrap/>
            <w:vAlign w:val="bottom"/>
            <w:hideMark/>
          </w:tcPr>
          <w:p w14:paraId="7E63E07F"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22" w:type="dxa"/>
            <w:tcBorders>
              <w:top w:val="nil"/>
              <w:left w:val="nil"/>
              <w:bottom w:val="nil"/>
              <w:right w:val="single" w:sz="4" w:space="0" w:color="auto"/>
            </w:tcBorders>
            <w:shd w:val="clear" w:color="auto" w:fill="auto"/>
            <w:noWrap/>
            <w:vAlign w:val="bottom"/>
            <w:hideMark/>
          </w:tcPr>
          <w:p w14:paraId="58A855AE"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r>
      <w:tr w:rsidR="001B5934" w:rsidRPr="00623987" w14:paraId="7A7026CE" w14:textId="77777777" w:rsidTr="00B4745D">
        <w:trPr>
          <w:trHeight w:val="292"/>
        </w:trPr>
        <w:tc>
          <w:tcPr>
            <w:tcW w:w="3120" w:type="dxa"/>
            <w:tcBorders>
              <w:top w:val="nil"/>
              <w:left w:val="single" w:sz="4" w:space="0" w:color="auto"/>
              <w:bottom w:val="nil"/>
              <w:right w:val="single" w:sz="4" w:space="0" w:color="auto"/>
            </w:tcBorders>
            <w:shd w:val="clear" w:color="auto" w:fill="auto"/>
            <w:vAlign w:val="center"/>
            <w:hideMark/>
          </w:tcPr>
          <w:p w14:paraId="10887527" w14:textId="77777777" w:rsidR="001B5934" w:rsidRPr="00623987" w:rsidRDefault="001B5934" w:rsidP="00B4745D">
            <w:pPr>
              <w:spacing w:after="0" w:line="240" w:lineRule="auto"/>
              <w:rPr>
                <w:rFonts w:eastAsia="Times New Roman" w:cs="Times New Roman"/>
                <w:color w:val="000000"/>
                <w:sz w:val="20"/>
                <w:szCs w:val="20"/>
              </w:rPr>
            </w:pPr>
            <w:r w:rsidRPr="00623987">
              <w:rPr>
                <w:rFonts w:eastAsia="Times New Roman" w:cs="Times New Roman"/>
                <w:color w:val="000000"/>
                <w:sz w:val="20"/>
                <w:szCs w:val="20"/>
              </w:rPr>
              <w:t xml:space="preserve">Number of children in </w:t>
            </w:r>
            <w:r>
              <w:rPr>
                <w:rFonts w:eastAsia="Times New Roman" w:cs="Times New Roman"/>
                <w:color w:val="000000"/>
                <w:sz w:val="20"/>
                <w:szCs w:val="20"/>
              </w:rPr>
              <w:t>the household</w:t>
            </w:r>
          </w:p>
        </w:tc>
        <w:tc>
          <w:tcPr>
            <w:tcW w:w="596" w:type="dxa"/>
            <w:tcBorders>
              <w:top w:val="nil"/>
              <w:left w:val="nil"/>
              <w:bottom w:val="nil"/>
              <w:right w:val="nil"/>
            </w:tcBorders>
            <w:shd w:val="clear" w:color="auto" w:fill="auto"/>
            <w:noWrap/>
            <w:vAlign w:val="bottom"/>
            <w:hideMark/>
          </w:tcPr>
          <w:p w14:paraId="5E030E97"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08" w:type="dxa"/>
            <w:tcBorders>
              <w:top w:val="nil"/>
              <w:left w:val="nil"/>
              <w:bottom w:val="nil"/>
              <w:right w:val="nil"/>
            </w:tcBorders>
            <w:shd w:val="clear" w:color="auto" w:fill="auto"/>
            <w:noWrap/>
            <w:vAlign w:val="bottom"/>
            <w:hideMark/>
          </w:tcPr>
          <w:p w14:paraId="3653A440"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88" w:type="dxa"/>
            <w:tcBorders>
              <w:top w:val="nil"/>
              <w:left w:val="nil"/>
              <w:bottom w:val="nil"/>
              <w:right w:val="nil"/>
            </w:tcBorders>
            <w:shd w:val="clear" w:color="auto" w:fill="auto"/>
            <w:noWrap/>
            <w:vAlign w:val="bottom"/>
            <w:hideMark/>
          </w:tcPr>
          <w:p w14:paraId="41D10C95"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6" w:type="dxa"/>
            <w:tcBorders>
              <w:top w:val="nil"/>
              <w:left w:val="nil"/>
              <w:bottom w:val="nil"/>
              <w:right w:val="single" w:sz="4" w:space="0" w:color="auto"/>
            </w:tcBorders>
            <w:shd w:val="clear" w:color="auto" w:fill="auto"/>
            <w:noWrap/>
            <w:vAlign w:val="bottom"/>
            <w:hideMark/>
          </w:tcPr>
          <w:p w14:paraId="0BDC8819"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99" w:type="dxa"/>
            <w:tcBorders>
              <w:top w:val="nil"/>
              <w:left w:val="nil"/>
              <w:bottom w:val="nil"/>
              <w:right w:val="nil"/>
            </w:tcBorders>
            <w:shd w:val="clear" w:color="auto" w:fill="auto"/>
            <w:noWrap/>
            <w:vAlign w:val="bottom"/>
            <w:hideMark/>
          </w:tcPr>
          <w:p w14:paraId="265DE400"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5" w:type="dxa"/>
            <w:tcBorders>
              <w:top w:val="nil"/>
              <w:left w:val="nil"/>
              <w:bottom w:val="nil"/>
              <w:right w:val="nil"/>
            </w:tcBorders>
            <w:shd w:val="clear" w:color="auto" w:fill="auto"/>
            <w:noWrap/>
            <w:vAlign w:val="bottom"/>
            <w:hideMark/>
          </w:tcPr>
          <w:p w14:paraId="7B00A153"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92" w:type="dxa"/>
            <w:tcBorders>
              <w:top w:val="nil"/>
              <w:left w:val="nil"/>
              <w:bottom w:val="nil"/>
              <w:right w:val="nil"/>
            </w:tcBorders>
            <w:shd w:val="clear" w:color="auto" w:fill="auto"/>
            <w:noWrap/>
            <w:vAlign w:val="bottom"/>
            <w:hideMark/>
          </w:tcPr>
          <w:p w14:paraId="6239D85F"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22" w:type="dxa"/>
            <w:tcBorders>
              <w:top w:val="nil"/>
              <w:left w:val="nil"/>
              <w:bottom w:val="nil"/>
              <w:right w:val="single" w:sz="4" w:space="0" w:color="auto"/>
            </w:tcBorders>
            <w:shd w:val="clear" w:color="auto" w:fill="auto"/>
            <w:noWrap/>
            <w:vAlign w:val="bottom"/>
            <w:hideMark/>
          </w:tcPr>
          <w:p w14:paraId="602EB204"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r>
      <w:tr w:rsidR="001B5934" w:rsidRPr="00623987" w14:paraId="1017DD62" w14:textId="77777777" w:rsidTr="00B4745D">
        <w:trPr>
          <w:trHeight w:val="292"/>
        </w:trPr>
        <w:tc>
          <w:tcPr>
            <w:tcW w:w="3120" w:type="dxa"/>
            <w:tcBorders>
              <w:top w:val="nil"/>
              <w:left w:val="single" w:sz="4" w:space="0" w:color="auto"/>
              <w:bottom w:val="nil"/>
              <w:right w:val="single" w:sz="4" w:space="0" w:color="auto"/>
            </w:tcBorders>
            <w:shd w:val="clear" w:color="auto" w:fill="auto"/>
            <w:vAlign w:val="center"/>
            <w:hideMark/>
          </w:tcPr>
          <w:p w14:paraId="3B8DA77F" w14:textId="77777777" w:rsidR="001B5934" w:rsidRPr="00623987" w:rsidRDefault="001B5934" w:rsidP="00B4745D">
            <w:pPr>
              <w:spacing w:after="0" w:line="240" w:lineRule="auto"/>
              <w:rPr>
                <w:rFonts w:eastAsia="Times New Roman" w:cs="Times New Roman"/>
                <w:color w:val="000000"/>
                <w:sz w:val="20"/>
                <w:szCs w:val="20"/>
              </w:rPr>
            </w:pPr>
            <w:r w:rsidRPr="00623987">
              <w:rPr>
                <w:rFonts w:eastAsia="Times New Roman" w:cs="Times New Roman"/>
                <w:color w:val="000000"/>
                <w:sz w:val="20"/>
                <w:szCs w:val="20"/>
              </w:rPr>
              <w:t xml:space="preserve">Number of adults in </w:t>
            </w:r>
            <w:r>
              <w:rPr>
                <w:rFonts w:eastAsia="Times New Roman" w:cs="Times New Roman"/>
                <w:color w:val="000000"/>
                <w:sz w:val="20"/>
                <w:szCs w:val="20"/>
              </w:rPr>
              <w:t>the household</w:t>
            </w:r>
          </w:p>
        </w:tc>
        <w:tc>
          <w:tcPr>
            <w:tcW w:w="596" w:type="dxa"/>
            <w:tcBorders>
              <w:top w:val="nil"/>
              <w:left w:val="nil"/>
              <w:bottom w:val="nil"/>
              <w:right w:val="nil"/>
            </w:tcBorders>
            <w:shd w:val="clear" w:color="auto" w:fill="auto"/>
            <w:noWrap/>
            <w:vAlign w:val="bottom"/>
            <w:hideMark/>
          </w:tcPr>
          <w:p w14:paraId="445F73F3"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08" w:type="dxa"/>
            <w:tcBorders>
              <w:top w:val="nil"/>
              <w:left w:val="nil"/>
              <w:bottom w:val="nil"/>
              <w:right w:val="nil"/>
            </w:tcBorders>
            <w:shd w:val="clear" w:color="auto" w:fill="auto"/>
            <w:noWrap/>
            <w:vAlign w:val="bottom"/>
            <w:hideMark/>
          </w:tcPr>
          <w:p w14:paraId="1CF00FB1" w14:textId="77777777" w:rsidR="001B5934" w:rsidRPr="00623987" w:rsidRDefault="001B5934" w:rsidP="00B4745D">
            <w:pPr>
              <w:spacing w:after="0" w:line="240" w:lineRule="auto"/>
              <w:jc w:val="center"/>
              <w:rPr>
                <w:rFonts w:eastAsia="Times New Roman" w:cs="Times New Roman"/>
                <w:color w:val="FF0000"/>
              </w:rPr>
            </w:pPr>
            <w:r w:rsidRPr="00623987">
              <w:rPr>
                <w:rFonts w:eastAsia="Times New Roman" w:cs="Times New Roman"/>
                <w:color w:val="FF0000"/>
              </w:rPr>
              <w:t>No</w:t>
            </w:r>
          </w:p>
        </w:tc>
        <w:tc>
          <w:tcPr>
            <w:tcW w:w="588" w:type="dxa"/>
            <w:tcBorders>
              <w:top w:val="nil"/>
              <w:left w:val="nil"/>
              <w:bottom w:val="nil"/>
              <w:right w:val="nil"/>
            </w:tcBorders>
            <w:shd w:val="clear" w:color="auto" w:fill="auto"/>
            <w:noWrap/>
            <w:vAlign w:val="bottom"/>
            <w:hideMark/>
          </w:tcPr>
          <w:p w14:paraId="4096A7AF"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6" w:type="dxa"/>
            <w:tcBorders>
              <w:top w:val="nil"/>
              <w:left w:val="nil"/>
              <w:bottom w:val="nil"/>
              <w:right w:val="single" w:sz="4" w:space="0" w:color="auto"/>
            </w:tcBorders>
            <w:shd w:val="clear" w:color="auto" w:fill="auto"/>
            <w:noWrap/>
            <w:vAlign w:val="bottom"/>
            <w:hideMark/>
          </w:tcPr>
          <w:p w14:paraId="6EABA8C2" w14:textId="77777777" w:rsidR="001B5934" w:rsidRPr="00623987" w:rsidRDefault="001B5934" w:rsidP="00B4745D">
            <w:pPr>
              <w:spacing w:after="0" w:line="240" w:lineRule="auto"/>
              <w:jc w:val="center"/>
              <w:rPr>
                <w:rFonts w:eastAsia="Times New Roman" w:cs="Times New Roman"/>
                <w:color w:val="FF0000"/>
              </w:rPr>
            </w:pPr>
            <w:r w:rsidRPr="00623987">
              <w:rPr>
                <w:rFonts w:eastAsia="Times New Roman" w:cs="Times New Roman"/>
                <w:color w:val="FF0000"/>
              </w:rPr>
              <w:t>No</w:t>
            </w:r>
          </w:p>
        </w:tc>
        <w:tc>
          <w:tcPr>
            <w:tcW w:w="599" w:type="dxa"/>
            <w:tcBorders>
              <w:top w:val="nil"/>
              <w:left w:val="nil"/>
              <w:bottom w:val="nil"/>
              <w:right w:val="nil"/>
            </w:tcBorders>
            <w:shd w:val="clear" w:color="auto" w:fill="auto"/>
            <w:noWrap/>
            <w:vAlign w:val="bottom"/>
            <w:hideMark/>
          </w:tcPr>
          <w:p w14:paraId="4A75FF8E"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5" w:type="dxa"/>
            <w:tcBorders>
              <w:top w:val="nil"/>
              <w:left w:val="nil"/>
              <w:bottom w:val="nil"/>
              <w:right w:val="nil"/>
            </w:tcBorders>
            <w:shd w:val="clear" w:color="auto" w:fill="auto"/>
            <w:noWrap/>
            <w:vAlign w:val="bottom"/>
            <w:hideMark/>
          </w:tcPr>
          <w:p w14:paraId="2BD9C5C6" w14:textId="77777777" w:rsidR="001B5934" w:rsidRPr="00623987" w:rsidRDefault="001B5934" w:rsidP="00B4745D">
            <w:pPr>
              <w:spacing w:after="0" w:line="240" w:lineRule="auto"/>
              <w:jc w:val="center"/>
              <w:rPr>
                <w:rFonts w:eastAsia="Times New Roman" w:cs="Times New Roman"/>
                <w:color w:val="FF0000"/>
              </w:rPr>
            </w:pPr>
            <w:r w:rsidRPr="00623987">
              <w:rPr>
                <w:rFonts w:eastAsia="Times New Roman" w:cs="Times New Roman"/>
                <w:color w:val="FF0000"/>
              </w:rPr>
              <w:t>No</w:t>
            </w:r>
          </w:p>
        </w:tc>
        <w:tc>
          <w:tcPr>
            <w:tcW w:w="592" w:type="dxa"/>
            <w:tcBorders>
              <w:top w:val="nil"/>
              <w:left w:val="nil"/>
              <w:bottom w:val="nil"/>
              <w:right w:val="nil"/>
            </w:tcBorders>
            <w:shd w:val="clear" w:color="auto" w:fill="auto"/>
            <w:noWrap/>
            <w:vAlign w:val="bottom"/>
            <w:hideMark/>
          </w:tcPr>
          <w:p w14:paraId="5C8518F1"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22" w:type="dxa"/>
            <w:tcBorders>
              <w:top w:val="nil"/>
              <w:left w:val="nil"/>
              <w:bottom w:val="nil"/>
              <w:right w:val="single" w:sz="4" w:space="0" w:color="auto"/>
            </w:tcBorders>
            <w:shd w:val="clear" w:color="auto" w:fill="auto"/>
            <w:noWrap/>
            <w:vAlign w:val="bottom"/>
            <w:hideMark/>
          </w:tcPr>
          <w:p w14:paraId="791AB17C" w14:textId="77777777" w:rsidR="001B5934" w:rsidRPr="00623987" w:rsidRDefault="001B5934" w:rsidP="00B4745D">
            <w:pPr>
              <w:spacing w:after="0" w:line="240" w:lineRule="auto"/>
              <w:jc w:val="center"/>
              <w:rPr>
                <w:rFonts w:eastAsia="Times New Roman" w:cs="Times New Roman"/>
                <w:color w:val="FF0000"/>
              </w:rPr>
            </w:pPr>
            <w:r w:rsidRPr="00623987">
              <w:rPr>
                <w:rFonts w:eastAsia="Times New Roman" w:cs="Times New Roman"/>
                <w:color w:val="FF0000"/>
              </w:rPr>
              <w:t>No</w:t>
            </w:r>
          </w:p>
        </w:tc>
      </w:tr>
      <w:tr w:rsidR="001B5934" w:rsidRPr="00623987" w14:paraId="21FF307D" w14:textId="77777777" w:rsidTr="00B4745D">
        <w:trPr>
          <w:trHeight w:val="292"/>
        </w:trPr>
        <w:tc>
          <w:tcPr>
            <w:tcW w:w="3120" w:type="dxa"/>
            <w:tcBorders>
              <w:top w:val="nil"/>
              <w:left w:val="single" w:sz="4" w:space="0" w:color="auto"/>
              <w:bottom w:val="nil"/>
              <w:right w:val="single" w:sz="4" w:space="0" w:color="auto"/>
            </w:tcBorders>
            <w:shd w:val="clear" w:color="auto" w:fill="auto"/>
            <w:vAlign w:val="center"/>
            <w:hideMark/>
          </w:tcPr>
          <w:p w14:paraId="7E94AB79" w14:textId="77777777" w:rsidR="001B5934" w:rsidRPr="00623987" w:rsidRDefault="001B5934" w:rsidP="00B4745D">
            <w:pPr>
              <w:spacing w:after="0" w:line="240" w:lineRule="auto"/>
              <w:rPr>
                <w:rFonts w:eastAsia="Times New Roman" w:cs="Times New Roman"/>
                <w:color w:val="000000"/>
                <w:sz w:val="20"/>
                <w:szCs w:val="20"/>
              </w:rPr>
            </w:pPr>
            <w:r w:rsidRPr="00623987">
              <w:rPr>
                <w:rFonts w:eastAsia="Times New Roman" w:cs="Times New Roman"/>
                <w:color w:val="000000"/>
                <w:sz w:val="20"/>
                <w:szCs w:val="20"/>
              </w:rPr>
              <w:t>Age</w:t>
            </w:r>
          </w:p>
        </w:tc>
        <w:tc>
          <w:tcPr>
            <w:tcW w:w="596" w:type="dxa"/>
            <w:tcBorders>
              <w:top w:val="nil"/>
              <w:left w:val="nil"/>
              <w:bottom w:val="nil"/>
              <w:right w:val="nil"/>
            </w:tcBorders>
            <w:shd w:val="clear" w:color="auto" w:fill="auto"/>
            <w:noWrap/>
            <w:vAlign w:val="bottom"/>
            <w:hideMark/>
          </w:tcPr>
          <w:p w14:paraId="28834DF9"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08" w:type="dxa"/>
            <w:tcBorders>
              <w:top w:val="nil"/>
              <w:left w:val="nil"/>
              <w:bottom w:val="nil"/>
              <w:right w:val="nil"/>
            </w:tcBorders>
            <w:shd w:val="clear" w:color="auto" w:fill="auto"/>
            <w:noWrap/>
            <w:vAlign w:val="bottom"/>
            <w:hideMark/>
          </w:tcPr>
          <w:p w14:paraId="50531D9A"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88" w:type="dxa"/>
            <w:tcBorders>
              <w:top w:val="nil"/>
              <w:left w:val="nil"/>
              <w:bottom w:val="nil"/>
              <w:right w:val="nil"/>
            </w:tcBorders>
            <w:shd w:val="clear" w:color="auto" w:fill="auto"/>
            <w:noWrap/>
            <w:vAlign w:val="bottom"/>
            <w:hideMark/>
          </w:tcPr>
          <w:p w14:paraId="1FA3761D"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6" w:type="dxa"/>
            <w:tcBorders>
              <w:top w:val="nil"/>
              <w:left w:val="nil"/>
              <w:bottom w:val="nil"/>
              <w:right w:val="single" w:sz="4" w:space="0" w:color="auto"/>
            </w:tcBorders>
            <w:shd w:val="clear" w:color="auto" w:fill="auto"/>
            <w:noWrap/>
            <w:vAlign w:val="bottom"/>
            <w:hideMark/>
          </w:tcPr>
          <w:p w14:paraId="5CF6EFDB"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99" w:type="dxa"/>
            <w:tcBorders>
              <w:top w:val="nil"/>
              <w:left w:val="nil"/>
              <w:bottom w:val="nil"/>
              <w:right w:val="nil"/>
            </w:tcBorders>
            <w:shd w:val="clear" w:color="auto" w:fill="auto"/>
            <w:noWrap/>
            <w:vAlign w:val="bottom"/>
            <w:hideMark/>
          </w:tcPr>
          <w:p w14:paraId="085C7CAE"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5" w:type="dxa"/>
            <w:tcBorders>
              <w:top w:val="nil"/>
              <w:left w:val="nil"/>
              <w:bottom w:val="nil"/>
              <w:right w:val="nil"/>
            </w:tcBorders>
            <w:shd w:val="clear" w:color="auto" w:fill="auto"/>
            <w:noWrap/>
            <w:vAlign w:val="bottom"/>
            <w:hideMark/>
          </w:tcPr>
          <w:p w14:paraId="5F27C3B3"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92" w:type="dxa"/>
            <w:tcBorders>
              <w:top w:val="nil"/>
              <w:left w:val="nil"/>
              <w:bottom w:val="nil"/>
              <w:right w:val="nil"/>
            </w:tcBorders>
            <w:shd w:val="clear" w:color="auto" w:fill="auto"/>
            <w:noWrap/>
            <w:vAlign w:val="bottom"/>
            <w:hideMark/>
          </w:tcPr>
          <w:p w14:paraId="138B957A"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22" w:type="dxa"/>
            <w:tcBorders>
              <w:top w:val="nil"/>
              <w:left w:val="nil"/>
              <w:bottom w:val="nil"/>
              <w:right w:val="single" w:sz="4" w:space="0" w:color="auto"/>
            </w:tcBorders>
            <w:shd w:val="clear" w:color="auto" w:fill="auto"/>
            <w:noWrap/>
            <w:vAlign w:val="bottom"/>
            <w:hideMark/>
          </w:tcPr>
          <w:p w14:paraId="6CF22EED"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r>
      <w:tr w:rsidR="001B5934" w:rsidRPr="00623987" w14:paraId="2C1ABF9E" w14:textId="77777777" w:rsidTr="00B4745D">
        <w:trPr>
          <w:trHeight w:val="292"/>
        </w:trPr>
        <w:tc>
          <w:tcPr>
            <w:tcW w:w="3120" w:type="dxa"/>
            <w:tcBorders>
              <w:top w:val="nil"/>
              <w:left w:val="single" w:sz="4" w:space="0" w:color="auto"/>
              <w:bottom w:val="nil"/>
              <w:right w:val="single" w:sz="4" w:space="0" w:color="auto"/>
            </w:tcBorders>
            <w:shd w:val="clear" w:color="auto" w:fill="auto"/>
            <w:vAlign w:val="center"/>
            <w:hideMark/>
          </w:tcPr>
          <w:p w14:paraId="55F3DE96" w14:textId="77777777" w:rsidR="001B5934" w:rsidRPr="00623987" w:rsidRDefault="001B5934" w:rsidP="00B4745D">
            <w:pPr>
              <w:spacing w:after="0" w:line="240" w:lineRule="auto"/>
              <w:rPr>
                <w:rFonts w:eastAsia="Times New Roman" w:cs="Times New Roman"/>
                <w:color w:val="000000"/>
                <w:sz w:val="20"/>
                <w:szCs w:val="20"/>
              </w:rPr>
            </w:pPr>
            <w:r w:rsidRPr="00623987">
              <w:rPr>
                <w:rFonts w:eastAsia="Times New Roman" w:cs="Times New Roman"/>
                <w:color w:val="000000"/>
                <w:sz w:val="20"/>
                <w:szCs w:val="20"/>
              </w:rPr>
              <w:t>Family type</w:t>
            </w:r>
          </w:p>
        </w:tc>
        <w:tc>
          <w:tcPr>
            <w:tcW w:w="596" w:type="dxa"/>
            <w:tcBorders>
              <w:top w:val="nil"/>
              <w:left w:val="nil"/>
              <w:bottom w:val="nil"/>
              <w:right w:val="nil"/>
            </w:tcBorders>
            <w:shd w:val="clear" w:color="auto" w:fill="auto"/>
            <w:noWrap/>
            <w:vAlign w:val="bottom"/>
            <w:hideMark/>
          </w:tcPr>
          <w:p w14:paraId="07AEFCA8"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08" w:type="dxa"/>
            <w:tcBorders>
              <w:top w:val="nil"/>
              <w:left w:val="nil"/>
              <w:bottom w:val="nil"/>
              <w:right w:val="nil"/>
            </w:tcBorders>
            <w:shd w:val="clear" w:color="auto" w:fill="auto"/>
            <w:noWrap/>
            <w:vAlign w:val="bottom"/>
            <w:hideMark/>
          </w:tcPr>
          <w:p w14:paraId="5F1F7C8A"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88" w:type="dxa"/>
            <w:tcBorders>
              <w:top w:val="nil"/>
              <w:left w:val="nil"/>
              <w:bottom w:val="nil"/>
              <w:right w:val="nil"/>
            </w:tcBorders>
            <w:shd w:val="clear" w:color="auto" w:fill="auto"/>
            <w:noWrap/>
            <w:vAlign w:val="bottom"/>
            <w:hideMark/>
          </w:tcPr>
          <w:p w14:paraId="55F9AD39"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6" w:type="dxa"/>
            <w:tcBorders>
              <w:top w:val="nil"/>
              <w:left w:val="nil"/>
              <w:bottom w:val="nil"/>
              <w:right w:val="single" w:sz="4" w:space="0" w:color="auto"/>
            </w:tcBorders>
            <w:shd w:val="clear" w:color="auto" w:fill="auto"/>
            <w:noWrap/>
            <w:vAlign w:val="bottom"/>
            <w:hideMark/>
          </w:tcPr>
          <w:p w14:paraId="66773D8B"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99" w:type="dxa"/>
            <w:tcBorders>
              <w:top w:val="nil"/>
              <w:left w:val="nil"/>
              <w:bottom w:val="nil"/>
              <w:right w:val="nil"/>
            </w:tcBorders>
            <w:shd w:val="clear" w:color="auto" w:fill="auto"/>
            <w:noWrap/>
            <w:vAlign w:val="bottom"/>
            <w:hideMark/>
          </w:tcPr>
          <w:p w14:paraId="0780F589"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5" w:type="dxa"/>
            <w:tcBorders>
              <w:top w:val="nil"/>
              <w:left w:val="nil"/>
              <w:bottom w:val="nil"/>
              <w:right w:val="nil"/>
            </w:tcBorders>
            <w:shd w:val="clear" w:color="auto" w:fill="auto"/>
            <w:noWrap/>
            <w:vAlign w:val="bottom"/>
            <w:hideMark/>
          </w:tcPr>
          <w:p w14:paraId="79583BCB"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92" w:type="dxa"/>
            <w:tcBorders>
              <w:top w:val="nil"/>
              <w:left w:val="nil"/>
              <w:bottom w:val="nil"/>
              <w:right w:val="nil"/>
            </w:tcBorders>
            <w:shd w:val="clear" w:color="auto" w:fill="auto"/>
            <w:noWrap/>
            <w:vAlign w:val="bottom"/>
            <w:hideMark/>
          </w:tcPr>
          <w:p w14:paraId="48FACF56"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22" w:type="dxa"/>
            <w:tcBorders>
              <w:top w:val="nil"/>
              <w:left w:val="nil"/>
              <w:bottom w:val="nil"/>
              <w:right w:val="single" w:sz="4" w:space="0" w:color="auto"/>
            </w:tcBorders>
            <w:shd w:val="clear" w:color="auto" w:fill="auto"/>
            <w:noWrap/>
            <w:vAlign w:val="bottom"/>
            <w:hideMark/>
          </w:tcPr>
          <w:p w14:paraId="58F0E1FE"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r>
      <w:tr w:rsidR="001B5934" w:rsidRPr="00623987" w14:paraId="4DA1E51C" w14:textId="77777777" w:rsidTr="00B4745D">
        <w:trPr>
          <w:trHeight w:val="292"/>
        </w:trPr>
        <w:tc>
          <w:tcPr>
            <w:tcW w:w="3120" w:type="dxa"/>
            <w:tcBorders>
              <w:top w:val="nil"/>
              <w:left w:val="single" w:sz="4" w:space="0" w:color="auto"/>
              <w:bottom w:val="nil"/>
              <w:right w:val="single" w:sz="4" w:space="0" w:color="auto"/>
            </w:tcBorders>
            <w:shd w:val="clear" w:color="auto" w:fill="auto"/>
            <w:vAlign w:val="center"/>
            <w:hideMark/>
          </w:tcPr>
          <w:p w14:paraId="1935CAEC" w14:textId="77777777" w:rsidR="001B5934" w:rsidRPr="00623987" w:rsidRDefault="001B5934" w:rsidP="00B4745D">
            <w:pPr>
              <w:spacing w:after="0" w:line="240" w:lineRule="auto"/>
              <w:rPr>
                <w:rFonts w:eastAsia="Times New Roman" w:cs="Times New Roman"/>
                <w:color w:val="000000"/>
                <w:sz w:val="20"/>
                <w:szCs w:val="20"/>
              </w:rPr>
            </w:pPr>
            <w:r w:rsidRPr="00623987">
              <w:rPr>
                <w:rFonts w:eastAsia="Times New Roman" w:cs="Times New Roman"/>
                <w:color w:val="000000"/>
                <w:sz w:val="20"/>
                <w:szCs w:val="20"/>
              </w:rPr>
              <w:t>Education</w:t>
            </w:r>
          </w:p>
        </w:tc>
        <w:tc>
          <w:tcPr>
            <w:tcW w:w="596" w:type="dxa"/>
            <w:tcBorders>
              <w:top w:val="nil"/>
              <w:left w:val="nil"/>
              <w:bottom w:val="nil"/>
              <w:right w:val="nil"/>
            </w:tcBorders>
            <w:shd w:val="clear" w:color="auto" w:fill="auto"/>
            <w:noWrap/>
            <w:vAlign w:val="bottom"/>
            <w:hideMark/>
          </w:tcPr>
          <w:p w14:paraId="3FB66DE4"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08" w:type="dxa"/>
            <w:tcBorders>
              <w:top w:val="nil"/>
              <w:left w:val="nil"/>
              <w:bottom w:val="nil"/>
              <w:right w:val="nil"/>
            </w:tcBorders>
            <w:shd w:val="clear" w:color="auto" w:fill="auto"/>
            <w:noWrap/>
            <w:vAlign w:val="bottom"/>
            <w:hideMark/>
          </w:tcPr>
          <w:p w14:paraId="54A29978" w14:textId="77777777" w:rsidR="001B5934" w:rsidRPr="00623987" w:rsidRDefault="001B5934" w:rsidP="00B4745D">
            <w:pPr>
              <w:spacing w:after="0" w:line="240" w:lineRule="auto"/>
              <w:jc w:val="center"/>
              <w:rPr>
                <w:rFonts w:eastAsia="Times New Roman" w:cs="Times New Roman"/>
                <w:color w:val="FF0000"/>
              </w:rPr>
            </w:pPr>
            <w:r w:rsidRPr="00623987">
              <w:rPr>
                <w:rFonts w:eastAsia="Times New Roman" w:cs="Times New Roman"/>
                <w:color w:val="FF0000"/>
              </w:rPr>
              <w:t>No</w:t>
            </w:r>
          </w:p>
        </w:tc>
        <w:tc>
          <w:tcPr>
            <w:tcW w:w="588" w:type="dxa"/>
            <w:tcBorders>
              <w:top w:val="nil"/>
              <w:left w:val="nil"/>
              <w:bottom w:val="nil"/>
              <w:right w:val="nil"/>
            </w:tcBorders>
            <w:shd w:val="clear" w:color="auto" w:fill="auto"/>
            <w:noWrap/>
            <w:vAlign w:val="bottom"/>
            <w:hideMark/>
          </w:tcPr>
          <w:p w14:paraId="7CE68208"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6" w:type="dxa"/>
            <w:tcBorders>
              <w:top w:val="nil"/>
              <w:left w:val="nil"/>
              <w:bottom w:val="nil"/>
              <w:right w:val="single" w:sz="4" w:space="0" w:color="auto"/>
            </w:tcBorders>
            <w:shd w:val="clear" w:color="auto" w:fill="auto"/>
            <w:noWrap/>
            <w:vAlign w:val="bottom"/>
            <w:hideMark/>
          </w:tcPr>
          <w:p w14:paraId="32176D42" w14:textId="77777777" w:rsidR="001B5934" w:rsidRPr="00623987" w:rsidRDefault="001B5934" w:rsidP="00B4745D">
            <w:pPr>
              <w:spacing w:after="0" w:line="240" w:lineRule="auto"/>
              <w:jc w:val="center"/>
              <w:rPr>
                <w:rFonts w:eastAsia="Times New Roman" w:cs="Times New Roman"/>
                <w:color w:val="FF0000"/>
              </w:rPr>
            </w:pPr>
            <w:r w:rsidRPr="00623987">
              <w:rPr>
                <w:rFonts w:eastAsia="Times New Roman" w:cs="Times New Roman"/>
                <w:color w:val="FF0000"/>
              </w:rPr>
              <w:t>No</w:t>
            </w:r>
          </w:p>
        </w:tc>
        <w:tc>
          <w:tcPr>
            <w:tcW w:w="599" w:type="dxa"/>
            <w:tcBorders>
              <w:top w:val="nil"/>
              <w:left w:val="nil"/>
              <w:bottom w:val="nil"/>
              <w:right w:val="nil"/>
            </w:tcBorders>
            <w:shd w:val="clear" w:color="auto" w:fill="auto"/>
            <w:noWrap/>
            <w:vAlign w:val="bottom"/>
            <w:hideMark/>
          </w:tcPr>
          <w:p w14:paraId="47C75CA9"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5" w:type="dxa"/>
            <w:tcBorders>
              <w:top w:val="nil"/>
              <w:left w:val="nil"/>
              <w:bottom w:val="nil"/>
              <w:right w:val="nil"/>
            </w:tcBorders>
            <w:shd w:val="clear" w:color="auto" w:fill="auto"/>
            <w:noWrap/>
            <w:vAlign w:val="bottom"/>
            <w:hideMark/>
          </w:tcPr>
          <w:p w14:paraId="463A9783" w14:textId="77777777" w:rsidR="001B5934" w:rsidRPr="00623987" w:rsidRDefault="001B5934" w:rsidP="00B4745D">
            <w:pPr>
              <w:spacing w:after="0" w:line="240" w:lineRule="auto"/>
              <w:jc w:val="center"/>
              <w:rPr>
                <w:rFonts w:eastAsia="Times New Roman" w:cs="Times New Roman"/>
                <w:color w:val="FF0000"/>
              </w:rPr>
            </w:pPr>
            <w:r w:rsidRPr="00623987">
              <w:rPr>
                <w:rFonts w:eastAsia="Times New Roman" w:cs="Times New Roman"/>
                <w:color w:val="FF0000"/>
              </w:rPr>
              <w:t>No</w:t>
            </w:r>
          </w:p>
        </w:tc>
        <w:tc>
          <w:tcPr>
            <w:tcW w:w="592" w:type="dxa"/>
            <w:tcBorders>
              <w:top w:val="nil"/>
              <w:left w:val="nil"/>
              <w:bottom w:val="nil"/>
              <w:right w:val="nil"/>
            </w:tcBorders>
            <w:shd w:val="clear" w:color="auto" w:fill="auto"/>
            <w:noWrap/>
            <w:vAlign w:val="bottom"/>
            <w:hideMark/>
          </w:tcPr>
          <w:p w14:paraId="50D34771"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22" w:type="dxa"/>
            <w:tcBorders>
              <w:top w:val="nil"/>
              <w:left w:val="nil"/>
              <w:bottom w:val="nil"/>
              <w:right w:val="single" w:sz="4" w:space="0" w:color="auto"/>
            </w:tcBorders>
            <w:shd w:val="clear" w:color="auto" w:fill="auto"/>
            <w:noWrap/>
            <w:vAlign w:val="bottom"/>
            <w:hideMark/>
          </w:tcPr>
          <w:p w14:paraId="5468A57F" w14:textId="77777777" w:rsidR="001B5934" w:rsidRPr="00623987" w:rsidRDefault="001B5934" w:rsidP="00B4745D">
            <w:pPr>
              <w:spacing w:after="0" w:line="240" w:lineRule="auto"/>
              <w:jc w:val="center"/>
              <w:rPr>
                <w:rFonts w:eastAsia="Times New Roman" w:cs="Times New Roman"/>
                <w:color w:val="FF0000"/>
              </w:rPr>
            </w:pPr>
            <w:r w:rsidRPr="00623987">
              <w:rPr>
                <w:rFonts w:eastAsia="Times New Roman" w:cs="Times New Roman"/>
                <w:color w:val="FF0000"/>
              </w:rPr>
              <w:t>No</w:t>
            </w:r>
          </w:p>
        </w:tc>
      </w:tr>
      <w:tr w:rsidR="001B5934" w:rsidRPr="00623987" w14:paraId="1357901B" w14:textId="77777777" w:rsidTr="00B4745D">
        <w:trPr>
          <w:trHeight w:val="292"/>
        </w:trPr>
        <w:tc>
          <w:tcPr>
            <w:tcW w:w="3120" w:type="dxa"/>
            <w:tcBorders>
              <w:top w:val="nil"/>
              <w:left w:val="single" w:sz="4" w:space="0" w:color="auto"/>
              <w:bottom w:val="single" w:sz="4" w:space="0" w:color="auto"/>
              <w:right w:val="single" w:sz="4" w:space="0" w:color="auto"/>
            </w:tcBorders>
            <w:shd w:val="clear" w:color="auto" w:fill="auto"/>
            <w:vAlign w:val="center"/>
            <w:hideMark/>
          </w:tcPr>
          <w:p w14:paraId="56DF3332" w14:textId="77777777" w:rsidR="001B5934" w:rsidRPr="00623987" w:rsidRDefault="001B5934" w:rsidP="00B4745D">
            <w:pPr>
              <w:spacing w:after="0" w:line="240" w:lineRule="auto"/>
              <w:rPr>
                <w:rFonts w:eastAsia="Times New Roman" w:cs="Times New Roman"/>
                <w:color w:val="000000"/>
                <w:sz w:val="20"/>
                <w:szCs w:val="20"/>
              </w:rPr>
            </w:pPr>
            <w:r w:rsidRPr="00623987">
              <w:rPr>
                <w:rFonts w:eastAsia="Times New Roman" w:cs="Times New Roman"/>
                <w:color w:val="000000"/>
                <w:sz w:val="20"/>
                <w:szCs w:val="20"/>
              </w:rPr>
              <w:t>Family income bracket</w:t>
            </w:r>
          </w:p>
        </w:tc>
        <w:tc>
          <w:tcPr>
            <w:tcW w:w="596" w:type="dxa"/>
            <w:tcBorders>
              <w:top w:val="nil"/>
              <w:left w:val="nil"/>
              <w:bottom w:val="single" w:sz="4" w:space="0" w:color="auto"/>
              <w:right w:val="nil"/>
            </w:tcBorders>
            <w:shd w:val="clear" w:color="auto" w:fill="auto"/>
            <w:noWrap/>
            <w:vAlign w:val="bottom"/>
            <w:hideMark/>
          </w:tcPr>
          <w:p w14:paraId="4BBBDEB4"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08" w:type="dxa"/>
            <w:tcBorders>
              <w:top w:val="nil"/>
              <w:left w:val="nil"/>
              <w:bottom w:val="single" w:sz="4" w:space="0" w:color="auto"/>
              <w:right w:val="nil"/>
            </w:tcBorders>
            <w:shd w:val="clear" w:color="auto" w:fill="auto"/>
            <w:noWrap/>
            <w:vAlign w:val="bottom"/>
            <w:hideMark/>
          </w:tcPr>
          <w:p w14:paraId="015B7B8E"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88" w:type="dxa"/>
            <w:tcBorders>
              <w:top w:val="nil"/>
              <w:left w:val="nil"/>
              <w:bottom w:val="single" w:sz="4" w:space="0" w:color="auto"/>
              <w:right w:val="nil"/>
            </w:tcBorders>
            <w:shd w:val="clear" w:color="auto" w:fill="auto"/>
            <w:noWrap/>
            <w:vAlign w:val="bottom"/>
            <w:hideMark/>
          </w:tcPr>
          <w:p w14:paraId="2D9FBA19"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6" w:type="dxa"/>
            <w:tcBorders>
              <w:top w:val="nil"/>
              <w:left w:val="nil"/>
              <w:bottom w:val="single" w:sz="4" w:space="0" w:color="auto"/>
              <w:right w:val="single" w:sz="4" w:space="0" w:color="auto"/>
            </w:tcBorders>
            <w:shd w:val="clear" w:color="auto" w:fill="auto"/>
            <w:noWrap/>
            <w:vAlign w:val="bottom"/>
            <w:hideMark/>
          </w:tcPr>
          <w:p w14:paraId="63B31DCF"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99" w:type="dxa"/>
            <w:tcBorders>
              <w:top w:val="nil"/>
              <w:left w:val="nil"/>
              <w:bottom w:val="single" w:sz="4" w:space="0" w:color="auto"/>
              <w:right w:val="nil"/>
            </w:tcBorders>
            <w:shd w:val="clear" w:color="auto" w:fill="auto"/>
            <w:noWrap/>
            <w:vAlign w:val="bottom"/>
            <w:hideMark/>
          </w:tcPr>
          <w:p w14:paraId="698B738A"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5" w:type="dxa"/>
            <w:tcBorders>
              <w:top w:val="nil"/>
              <w:left w:val="nil"/>
              <w:bottom w:val="single" w:sz="4" w:space="0" w:color="auto"/>
              <w:right w:val="nil"/>
            </w:tcBorders>
            <w:shd w:val="clear" w:color="auto" w:fill="auto"/>
            <w:noWrap/>
            <w:vAlign w:val="bottom"/>
            <w:hideMark/>
          </w:tcPr>
          <w:p w14:paraId="25DC557E"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92" w:type="dxa"/>
            <w:tcBorders>
              <w:top w:val="nil"/>
              <w:left w:val="nil"/>
              <w:bottom w:val="single" w:sz="4" w:space="0" w:color="auto"/>
              <w:right w:val="nil"/>
            </w:tcBorders>
            <w:shd w:val="clear" w:color="auto" w:fill="auto"/>
            <w:noWrap/>
            <w:vAlign w:val="bottom"/>
            <w:hideMark/>
          </w:tcPr>
          <w:p w14:paraId="10C88CE1"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22" w:type="dxa"/>
            <w:tcBorders>
              <w:top w:val="nil"/>
              <w:left w:val="nil"/>
              <w:bottom w:val="single" w:sz="4" w:space="0" w:color="auto"/>
              <w:right w:val="single" w:sz="4" w:space="0" w:color="auto"/>
            </w:tcBorders>
            <w:shd w:val="clear" w:color="auto" w:fill="auto"/>
            <w:noWrap/>
            <w:vAlign w:val="bottom"/>
            <w:hideMark/>
          </w:tcPr>
          <w:p w14:paraId="78D15FDD"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r>
    </w:tbl>
    <w:p w14:paraId="2140282A" w14:textId="77777777" w:rsidR="001B5934" w:rsidRDefault="001B5934" w:rsidP="001B5934"/>
    <w:p w14:paraId="35518A42" w14:textId="47ED9B33" w:rsidR="001B5934" w:rsidRDefault="001B5934" w:rsidP="001B5934">
      <w:r>
        <w:t>Concerning the number of adults in the household, the ATUS shows that there is practically no difference between the mean and median values of time for women in one-adult households vs. three-plus</w:t>
      </w:r>
      <w:r w:rsidR="00446690">
        <w:t>–</w:t>
      </w:r>
      <w:r>
        <w:t xml:space="preserve">adult households. However, the values are higher for women in households with three-plus adults in our imputation. For the weekend matches, the gap ranges from 7 to 15 minutes per day, which may be considered small. The corresponding range for the weekday matches is somewhat higher: 20 to 31 </w:t>
      </w:r>
      <w:r>
        <w:lastRenderedPageBreak/>
        <w:t>minutes per day. The gap arises mainly because our matching overstates the values for women in households with more adults. In our view, the discrepancy is not a matter of concern because of the size of the gap and the fact that women in households with three-plus adults constitute less than 10 percent of the matched records.</w:t>
      </w:r>
    </w:p>
    <w:p w14:paraId="046F7AA2" w14:textId="47B2B25D" w:rsidR="00CB52F9" w:rsidRDefault="001B5934" w:rsidP="00275786">
      <w:r>
        <w:t xml:space="preserve">We have also flagged the relationship between education and time spent by women </w:t>
      </w:r>
      <w:r w:rsidR="00446690">
        <w:t xml:space="preserve">on </w:t>
      </w:r>
      <w:r>
        <w:t xml:space="preserve">household production. Here, the gradient of time with respect to educational attainment is the same in both </w:t>
      </w:r>
      <w:r w:rsidR="00C243C8">
        <w:t>“</w:t>
      </w:r>
      <w:r>
        <w:t>true</w:t>
      </w:r>
      <w:r w:rsidR="00C243C8">
        <w:t>”</w:t>
      </w:r>
      <w:r>
        <w:t xml:space="preserve"> and imputed data. The problem is with capturing</w:t>
      </w:r>
      <w:r w:rsidR="006B3A7C">
        <w:t>,</w:t>
      </w:r>
      <w:r>
        <w:t xml:space="preserve"> in our imputations</w:t>
      </w:r>
      <w:r w:rsidR="006B3A7C">
        <w:t>,</w:t>
      </w:r>
      <w:r>
        <w:t xml:space="preserve"> the extent of the increase revealed by the ATUS data in the time spent by women with a high school degree relative to women without. We found the biggest discrepancy in the gap in the average </w:t>
      </w:r>
      <w:r w:rsidR="006B3A7C">
        <w:t>weekday values</w:t>
      </w:r>
      <w:r>
        <w:t xml:space="preserve">. According to the ATUS, women with a high school degree spend 65 minutes per day more than women without a high school degree, while the gap is only 10 and 8 minutes in our imputation for the Interview and Diary samples, respectively. Our imputation also failed to capture fully the extent of the decline in the time spent by women with some college education relative to women with a high school degree. Here the largest discrepancy occurs for the gap in weekday median values: the ATUS median value for the former group is about 34 minutes (per day) lower than the latter group, and our imputation for the Interview sample shows almost no difference in the median values. Therefore, we advise some caution in interpreting the subgroup differences among women in the categories of educational attainment mentioned above. However, the notably higher amount of time spent by college-graduate women compared to </w:t>
      </w:r>
      <w:r w:rsidR="006B3A7C">
        <w:t xml:space="preserve">that of </w:t>
      </w:r>
      <w:r>
        <w:t>women without a college degree shown in the ATUS data is also replicated in our imputations.</w:t>
      </w:r>
      <w:bookmarkStart w:id="49" w:name="_Ref124950057"/>
    </w:p>
    <w:p w14:paraId="0ED08EC3" w14:textId="77777777" w:rsidR="00CB52F9" w:rsidRDefault="00CB52F9">
      <w:pPr>
        <w:spacing w:after="0" w:line="240" w:lineRule="auto"/>
      </w:pPr>
      <w:r>
        <w:br w:type="page"/>
      </w:r>
    </w:p>
    <w:p w14:paraId="54819358" w14:textId="0838A156" w:rsidR="001B5934" w:rsidRDefault="001B5934" w:rsidP="001B5934">
      <w:pPr>
        <w:pStyle w:val="Caption"/>
      </w:pPr>
      <w:bookmarkStart w:id="50" w:name="_Ref136939930"/>
      <w:bookmarkStart w:id="51" w:name="_Toc158095569"/>
      <w:r>
        <w:lastRenderedPageBreak/>
        <w:t xml:space="preserve">Figure </w:t>
      </w:r>
      <w:fldSimple w:instr=" STYLEREF 1 \s ">
        <w:r w:rsidR="00083AB3">
          <w:rPr>
            <w:noProof/>
          </w:rPr>
          <w:t>3</w:t>
        </w:r>
      </w:fldSimple>
      <w:r w:rsidR="00083AB3">
        <w:noBreakHyphen/>
      </w:r>
      <w:fldSimple w:instr=" SEQ Figure \* ARABIC \s 1 ">
        <w:r w:rsidR="00083AB3">
          <w:rPr>
            <w:noProof/>
          </w:rPr>
          <w:t>5</w:t>
        </w:r>
      </w:fldSimple>
      <w:bookmarkEnd w:id="49"/>
      <w:bookmarkEnd w:id="50"/>
      <w:r>
        <w:t xml:space="preserve"> ATUS </w:t>
      </w:r>
      <w:r w:rsidR="00EA38CD">
        <w:t>w</w:t>
      </w:r>
      <w:r w:rsidR="006B3A7C">
        <w:t xml:space="preserve">eekday </w:t>
      </w:r>
      <w:r w:rsidR="00EA38CD">
        <w:t>s</w:t>
      </w:r>
      <w:r w:rsidR="006B3A7C">
        <w:t xml:space="preserve">tandard </w:t>
      </w:r>
      <w:r w:rsidR="00EA38CD">
        <w:t>d</w:t>
      </w:r>
      <w:r w:rsidR="006B3A7C">
        <w:t xml:space="preserve">eviation </w:t>
      </w:r>
      <w:r w:rsidR="00EA38CD">
        <w:t>c</w:t>
      </w:r>
      <w:r w:rsidR="006B3A7C">
        <w:t xml:space="preserve">ompared to </w:t>
      </w:r>
      <w:r w:rsidR="00EA38CD">
        <w:t>s</w:t>
      </w:r>
      <w:r w:rsidR="006B3A7C">
        <w:t xml:space="preserve">tandard </w:t>
      </w:r>
      <w:r w:rsidR="00EA38CD">
        <w:t>d</w:t>
      </w:r>
      <w:r w:rsidR="006B3A7C">
        <w:t xml:space="preserve">eviation in the </w:t>
      </w:r>
      <w:r w:rsidR="00EA38CD">
        <w:t>m</w:t>
      </w:r>
      <w:r w:rsidR="006B3A7C">
        <w:t xml:space="preserve">atched </w:t>
      </w:r>
      <w:r w:rsidR="00EA38CD">
        <w:t>w</w:t>
      </w:r>
      <w:r w:rsidR="006B3A7C">
        <w:t xml:space="preserve">eekday </w:t>
      </w:r>
      <w:r w:rsidR="00EA38CD">
        <w:t>s</w:t>
      </w:r>
      <w:r w:rsidR="006B3A7C">
        <w:t xml:space="preserve">amples, by </w:t>
      </w:r>
      <w:r w:rsidR="00EA38CD">
        <w:t>s</w:t>
      </w:r>
      <w:r w:rsidR="006B3A7C">
        <w:t xml:space="preserve">ex, </w:t>
      </w:r>
      <w:r w:rsidR="00EA38CD">
        <w:t>s</w:t>
      </w:r>
      <w:r w:rsidR="006B3A7C">
        <w:t xml:space="preserve">ubgroup, and </w:t>
      </w:r>
      <w:r w:rsidR="00EA38CD">
        <w:t>s</w:t>
      </w:r>
      <w:r w:rsidR="006B3A7C">
        <w:t>ample</w:t>
      </w:r>
      <w:bookmarkEnd w:id="51"/>
    </w:p>
    <w:p w14:paraId="09FE76CE" w14:textId="77777777" w:rsidR="001B5934" w:rsidRDefault="001B5934" w:rsidP="001B5934">
      <w:pPr>
        <w:jc w:val="center"/>
      </w:pPr>
      <w:r>
        <w:rPr>
          <w:noProof/>
        </w:rPr>
        <w:drawing>
          <wp:inline distT="0" distB="0" distL="0" distR="0" wp14:anchorId="4AC052C8" wp14:editId="0B6F8DB4">
            <wp:extent cx="3803904" cy="2286000"/>
            <wp:effectExtent l="0" t="0" r="6350" b="0"/>
            <wp:docPr id="5" name="Chart 5">
              <a:extLst xmlns:a="http://schemas.openxmlformats.org/drawingml/2006/main">
                <a:ext uri="{FF2B5EF4-FFF2-40B4-BE49-F238E27FC236}">
                  <a16:creationId xmlns:a16="http://schemas.microsoft.com/office/drawing/2014/main" id="{A7041438-D06F-40E1-9C6B-B9BC40B0675B}"/>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Pr>
          <w:noProof/>
        </w:rPr>
        <w:drawing>
          <wp:inline distT="0" distB="0" distL="0" distR="0" wp14:anchorId="329ACC55" wp14:editId="2D0CB593">
            <wp:extent cx="3806192" cy="2286000"/>
            <wp:effectExtent l="0" t="0" r="3810" b="0"/>
            <wp:docPr id="6" name="Chart 6">
              <a:extLst xmlns:a="http://schemas.openxmlformats.org/drawingml/2006/main">
                <a:ext uri="{FF2B5EF4-FFF2-40B4-BE49-F238E27FC236}">
                  <a16:creationId xmlns:a16="http://schemas.microsoft.com/office/drawing/2014/main" id="{2D6D7BBA-8E9B-4A6B-BDC0-744630C25ED4}"/>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7920EF0" w14:textId="77777777" w:rsidR="00266288" w:rsidRDefault="00266288" w:rsidP="001B5934"/>
    <w:p w14:paraId="02207C87" w14:textId="64ACD2D4" w:rsidR="001B5934" w:rsidRDefault="001B5934" w:rsidP="001B5934">
      <w:r>
        <w:t xml:space="preserve">Finally, we also compared the dispersion </w:t>
      </w:r>
      <w:r w:rsidR="00266288">
        <w:t xml:space="preserve">of </w:t>
      </w:r>
      <w:r>
        <w:t xml:space="preserve">hours in the imputed data to the ATUS data for the 33 subgroups (discussed above), differentiated by sex. We found that, in general, the imputed standard deviations were very close to the ATUS standard deviations. The closeness was true for the weekday and weekend matches conducted for the Interview and Diary samples, respectively. Since the patterns are the same for weekday and weekend matches, we have shown only the results for weekday matches in </w:t>
      </w:r>
      <w:r w:rsidR="00DA0AFC">
        <w:t xml:space="preserve">Figure </w:t>
      </w:r>
      <w:r w:rsidR="00DA0AFC">
        <w:rPr>
          <w:noProof/>
        </w:rPr>
        <w:t>3</w:t>
      </w:r>
      <w:r w:rsidR="00DA0AFC">
        <w:noBreakHyphen/>
      </w:r>
      <w:r w:rsidR="00DA0AFC">
        <w:rPr>
          <w:noProof/>
        </w:rPr>
        <w:t>5</w:t>
      </w:r>
      <w:r>
        <w:t xml:space="preserve"> above. In addition, we can observe that the imputed standard deviation is much higher than the actual standard deviation for women in the youngest age group (15 to 24 years). This group, on average, engages much </w:t>
      </w:r>
      <w:r w:rsidR="00266288">
        <w:t xml:space="preserve">less frequently </w:t>
      </w:r>
      <w:r>
        <w:t>with household production activities compared to older age groups, as we would expect. In the remaining 32 subgroups, no such discrepancy is visible, thus fostering considerable confidence in the ability of our imputation to capture the within-subgroup dispersion in the time spent on household production.</w:t>
      </w:r>
    </w:p>
    <w:p w14:paraId="335609A8" w14:textId="77777777" w:rsidR="001B5934" w:rsidRDefault="001B5934" w:rsidP="001B5934">
      <w:pPr>
        <w:pStyle w:val="Heading4"/>
      </w:pPr>
      <w:r>
        <w:lastRenderedPageBreak/>
        <w:t>Imputation by prediction</w:t>
      </w:r>
    </w:p>
    <w:p w14:paraId="06BD37DF" w14:textId="77777777" w:rsidR="001B5934" w:rsidRDefault="001B5934" w:rsidP="001B5934">
      <w:pPr>
        <w:pStyle w:val="Heading5"/>
      </w:pPr>
      <w:r>
        <w:t>Procedures</w:t>
      </w:r>
    </w:p>
    <w:p w14:paraId="24151538" w14:textId="77777777" w:rsidR="001B5934" w:rsidRDefault="001B5934" w:rsidP="001B5934">
      <w:r>
        <w:t xml:space="preserve">Our deployment of prediction methods also followed, just as with statistical matching, the treatment of the ATUS weekday and weekend diaries as separate donor files. Weekly data can then be constructed by obtaining a weighted sum of these two imputed values (5*weekday+2*weekend). </w:t>
      </w:r>
    </w:p>
    <w:p w14:paraId="57DBC974" w14:textId="7237A32F" w:rsidR="001B5934" w:rsidRDefault="001B5934" w:rsidP="001B5934">
      <w:r>
        <w:t>As distinct from the matching procedure, the prediction methods require a clear a priori definition of dependent variables to be imputed. Since most potential users of the CE data product would like to have some level of disaggregation of household production activities for their analysis, we decided not to impute a single variable that represents the sum of time spent on various household production activities. Instead, we decided to create different components of household production that were described earlier in connection with our valuation schema: cooking</w:t>
      </w:r>
      <w:r w:rsidR="00E030C3">
        <w:t>;</w:t>
      </w:r>
      <w:r>
        <w:t xml:space="preserve"> other housework (including shopping)</w:t>
      </w:r>
      <w:r w:rsidR="00E030C3">
        <w:t>;</w:t>
      </w:r>
      <w:r>
        <w:t xml:space="preserve"> adult care</w:t>
      </w:r>
      <w:r w:rsidR="00E030C3">
        <w:t>;</w:t>
      </w:r>
      <w:r>
        <w:t xml:space="preserve"> direct childcare</w:t>
      </w:r>
      <w:r w:rsidR="00E030C3">
        <w:t>;</w:t>
      </w:r>
      <w:r>
        <w:t xml:space="preserve"> supervisory childcare that overlaps with cooking, other housework</w:t>
      </w:r>
      <w:r w:rsidR="00E030C3">
        <w:t>,</w:t>
      </w:r>
      <w:r>
        <w:t xml:space="preserve"> or adult care</w:t>
      </w:r>
      <w:r w:rsidR="00E030C3">
        <w:t>;</w:t>
      </w:r>
      <w:r>
        <w:t xml:space="preserve"> and supervisory childcare that does not overlap with those activities (see Chapter 2). The time spent by the individual on each disaggregated category was considered a distinct dependent variable.</w:t>
      </w:r>
    </w:p>
    <w:p w14:paraId="25CC4541" w14:textId="5B7C40DA" w:rsidR="001B5934" w:rsidRDefault="001B5934" w:rsidP="001B5934">
      <w:r>
        <w:t xml:space="preserve">Ideally, we would like to estimate separate models for key population subgroups. But, the number of subgroups we can effectively use is limited by the available number of observations in the ATUS. This restricts the flexibility in specifying models. Nonlinear models, such as the </w:t>
      </w:r>
      <w:proofErr w:type="spellStart"/>
      <w:r>
        <w:t>tobit</w:t>
      </w:r>
      <w:proofErr w:type="spellEnd"/>
      <w:r>
        <w:t xml:space="preserve"> or interval regression model used here, are more sensitive to the problem of near-collinearity among regressors in a model. Typically, this would manifest as a failure of the estimation algorithm to converge after a reasonable number of iterations. After several experiments, we estimated a multivariate model with all the dependent variables specified in the previous paragraph for individuals in households with children. For individuals in households without children, we estimate a multivariate model without the time spent on childcare and supervisory childcare.</w:t>
      </w:r>
      <w:r>
        <w:rPr>
          <w:rStyle w:val="FootnoteReference"/>
        </w:rPr>
        <w:footnoteReference w:id="25"/>
      </w:r>
      <w:r>
        <w:t xml:space="preserve"> The covariates used in the models are the same used in the matching procedure described earlier (see </w:t>
      </w:r>
      <w:r w:rsidR="00DA0AFC" w:rsidRPr="008E43E0">
        <w:t xml:space="preserve">Table </w:t>
      </w:r>
      <w:r w:rsidR="00DA0AFC">
        <w:rPr>
          <w:noProof/>
        </w:rPr>
        <w:t>3</w:t>
      </w:r>
      <w:r w:rsidR="00DA0AFC">
        <w:noBreakHyphen/>
      </w:r>
      <w:r w:rsidR="00DA0AFC">
        <w:rPr>
          <w:noProof/>
        </w:rPr>
        <w:t>4</w:t>
      </w:r>
      <w:r>
        <w:t xml:space="preserve"> above). However, there are a couple of important differences. We included gender interacted with age, and race as explanatory variables in the models. Also, variables of co-residence with children and number of children were used only in models of individuals with children.</w:t>
      </w:r>
    </w:p>
    <w:p w14:paraId="06ECB685" w14:textId="77777777" w:rsidR="00E030C3" w:rsidRDefault="00E030C3" w:rsidP="001B5934"/>
    <w:p w14:paraId="2889877C" w14:textId="77777777" w:rsidR="001B5934" w:rsidRDefault="001B5934" w:rsidP="001B5934">
      <w:pPr>
        <w:pStyle w:val="Heading5"/>
      </w:pPr>
      <w:r>
        <w:lastRenderedPageBreak/>
        <w:t>Quality of imputation</w:t>
      </w:r>
    </w:p>
    <w:p w14:paraId="3F1F74B7" w14:textId="77777777" w:rsidR="001B5934" w:rsidRPr="00C66B3A" w:rsidRDefault="001B5934" w:rsidP="001B5934">
      <w:pPr>
        <w:pStyle w:val="Heading6"/>
      </w:pPr>
      <w:r>
        <w:t>Regression prediction</w:t>
      </w:r>
    </w:p>
    <w:p w14:paraId="34CD7410" w14:textId="48D0D1EC" w:rsidR="001B5934" w:rsidRDefault="001B5934" w:rsidP="001B5934">
      <w:r>
        <w:t xml:space="preserve">Earlier in this chapter, we described the two variants of the imputation-by-prediction method that we implemented. We begin with the results of the more straightforward approach of regression prediction (RP). We expect RP to perform poorly in replicating the distribution of the hours observed in the ATUS data. This is borne out in </w:t>
      </w:r>
      <w:r w:rsidR="00DA0AFC">
        <w:t xml:space="preserve">Figure </w:t>
      </w:r>
      <w:r w:rsidR="00DA0AFC">
        <w:rPr>
          <w:noProof/>
        </w:rPr>
        <w:t>3</w:t>
      </w:r>
      <w:r w:rsidR="00DA0AFC">
        <w:noBreakHyphen/>
      </w:r>
      <w:r w:rsidR="00DA0AFC">
        <w:rPr>
          <w:noProof/>
        </w:rPr>
        <w:t>6</w:t>
      </w:r>
      <w:r>
        <w:t>, which depicts the distribution in eight key subgroups formed by interacting gender, presence of children, and employment status (employed or not) in the ATUS and imputed CE data. In contrast, we showed earlier that our statistical</w:t>
      </w:r>
      <w:r w:rsidR="008F4425">
        <w:t>-</w:t>
      </w:r>
      <w:r>
        <w:t>matching procedure carried over the distribution almost perfectly for the same subgroups (</w:t>
      </w:r>
      <w:r w:rsidR="00DA0AFC" w:rsidRPr="008E43E0">
        <w:t xml:space="preserve">Figure </w:t>
      </w:r>
      <w:r w:rsidR="00DA0AFC">
        <w:rPr>
          <w:noProof/>
        </w:rPr>
        <w:t>3</w:t>
      </w:r>
      <w:r w:rsidR="00DA0AFC">
        <w:noBreakHyphen/>
      </w:r>
      <w:r w:rsidR="00DA0AFC">
        <w:rPr>
          <w:noProof/>
        </w:rPr>
        <w:t>3</w:t>
      </w:r>
      <w:r>
        <w:t xml:space="preserve">). </w:t>
      </w:r>
    </w:p>
    <w:p w14:paraId="42BE89E1" w14:textId="77777777" w:rsidR="00F31E34" w:rsidRDefault="00F31E34">
      <w:pPr>
        <w:spacing w:after="0" w:line="240" w:lineRule="auto"/>
        <w:rPr>
          <w:b/>
          <w:iCs/>
          <w:color w:val="000000" w:themeColor="text1"/>
          <w:sz w:val="20"/>
          <w:szCs w:val="18"/>
        </w:rPr>
      </w:pPr>
      <w:bookmarkStart w:id="52" w:name="_Ref124947175"/>
      <w:r>
        <w:br w:type="page"/>
      </w:r>
    </w:p>
    <w:p w14:paraId="48EA4CA6" w14:textId="1861BC10" w:rsidR="001B5934" w:rsidRDefault="001B5934" w:rsidP="001B5934">
      <w:pPr>
        <w:pStyle w:val="Caption"/>
      </w:pPr>
      <w:bookmarkStart w:id="53" w:name="_Toc158095570"/>
      <w:r>
        <w:lastRenderedPageBreak/>
        <w:t xml:space="preserve">Figure </w:t>
      </w:r>
      <w:fldSimple w:instr=" STYLEREF 1 \s ">
        <w:r w:rsidR="00083AB3">
          <w:rPr>
            <w:noProof/>
          </w:rPr>
          <w:t>3</w:t>
        </w:r>
      </w:fldSimple>
      <w:r w:rsidR="00083AB3">
        <w:noBreakHyphen/>
      </w:r>
      <w:fldSimple w:instr=" SEQ Figure \* ARABIC \s 1 ">
        <w:r w:rsidR="00083AB3">
          <w:rPr>
            <w:noProof/>
          </w:rPr>
          <w:t>6</w:t>
        </w:r>
      </w:fldSimple>
      <w:bookmarkEnd w:id="52"/>
      <w:r>
        <w:t xml:space="preserve"> </w:t>
      </w:r>
      <w:r w:rsidRPr="00326B35">
        <w:t>Box Plots</w:t>
      </w:r>
      <w:r w:rsidR="008F4425" w:rsidRPr="00326B35">
        <w:t xml:space="preserve">: </w:t>
      </w:r>
      <w:r w:rsidRPr="00326B35">
        <w:t xml:space="preserve">Distribution </w:t>
      </w:r>
      <w:r w:rsidR="008F4425">
        <w:t>o</w:t>
      </w:r>
      <w:r w:rsidR="008F4425" w:rsidRPr="00326B35">
        <w:t xml:space="preserve">f </w:t>
      </w:r>
      <w:r w:rsidR="005C5A9A">
        <w:t>d</w:t>
      </w:r>
      <w:r w:rsidR="008F4425" w:rsidRPr="00326B35">
        <w:t xml:space="preserve">aily </w:t>
      </w:r>
      <w:r w:rsidR="005C5A9A">
        <w:t>h</w:t>
      </w:r>
      <w:r w:rsidR="008F4425" w:rsidRPr="00326B35">
        <w:t xml:space="preserve">ours </w:t>
      </w:r>
      <w:r w:rsidR="008F4425">
        <w:t>o</w:t>
      </w:r>
      <w:r w:rsidR="008F4425" w:rsidRPr="00326B35">
        <w:t xml:space="preserve">f </w:t>
      </w:r>
      <w:r w:rsidR="005C5A9A">
        <w:t>h</w:t>
      </w:r>
      <w:r w:rsidR="008F4425" w:rsidRPr="00326B35">
        <w:t xml:space="preserve">ousehold </w:t>
      </w:r>
      <w:r w:rsidR="005C5A9A">
        <w:t>p</w:t>
      </w:r>
      <w:r w:rsidR="008F4425" w:rsidRPr="00326B35">
        <w:t xml:space="preserve">roduction </w:t>
      </w:r>
      <w:r w:rsidR="008F4425">
        <w:t>o</w:t>
      </w:r>
      <w:r w:rsidR="008F4425" w:rsidRPr="00326B35">
        <w:t xml:space="preserve">n </w:t>
      </w:r>
      <w:r w:rsidR="005C5A9A">
        <w:t>w</w:t>
      </w:r>
      <w:r w:rsidR="008F4425" w:rsidRPr="00326B35">
        <w:t xml:space="preserve">eekdays </w:t>
      </w:r>
      <w:r w:rsidR="008F4425">
        <w:t>a</w:t>
      </w:r>
      <w:r w:rsidR="008F4425" w:rsidRPr="00326B35">
        <w:t xml:space="preserve">nd </w:t>
      </w:r>
      <w:r w:rsidR="005C5A9A">
        <w:t>w</w:t>
      </w:r>
      <w:r w:rsidR="008F4425" w:rsidRPr="00326B35">
        <w:t xml:space="preserve">eekends, </w:t>
      </w:r>
      <w:r w:rsidR="005C5A9A">
        <w:t>i</w:t>
      </w:r>
      <w:r w:rsidR="008F4425" w:rsidRPr="00326B35">
        <w:t xml:space="preserve">mputed </w:t>
      </w:r>
      <w:r w:rsidR="008F4425">
        <w:t>v</w:t>
      </w:r>
      <w:r w:rsidR="008F4425" w:rsidRPr="00326B35">
        <w:t>s</w:t>
      </w:r>
      <w:r w:rsidR="008F4425">
        <w:t>.</w:t>
      </w:r>
      <w:r w:rsidR="008F4425" w:rsidRPr="00326B35">
        <w:t xml:space="preserve"> </w:t>
      </w:r>
      <w:r w:rsidR="005C5A9A">
        <w:t>o</w:t>
      </w:r>
      <w:r w:rsidR="008F4425" w:rsidRPr="00326B35">
        <w:t>bserved</w:t>
      </w:r>
      <w:r w:rsidR="008F4425">
        <w:t>,</w:t>
      </w:r>
      <w:r w:rsidR="008F4425" w:rsidRPr="00326B35">
        <w:t xml:space="preserve"> </w:t>
      </w:r>
      <w:r w:rsidR="005C5A9A">
        <w:t>i</w:t>
      </w:r>
      <w:r w:rsidR="008F4425">
        <w:t xml:space="preserve">mputation by </w:t>
      </w:r>
      <w:r w:rsidR="005C5A9A">
        <w:t>p</w:t>
      </w:r>
      <w:r w:rsidR="008F4425">
        <w:t>rediction (</w:t>
      </w:r>
      <w:r w:rsidR="005C5A9A">
        <w:t>r</w:t>
      </w:r>
      <w:r w:rsidR="008F4425">
        <w:t xml:space="preserve">egression </w:t>
      </w:r>
      <w:r w:rsidR="005C5A9A">
        <w:t>p</w:t>
      </w:r>
      <w:r w:rsidR="008F4425">
        <w:t>rediction)</w:t>
      </w:r>
      <w:bookmarkEnd w:id="53"/>
    </w:p>
    <w:p w14:paraId="5F8B570B" w14:textId="77777777" w:rsidR="001B5934" w:rsidRDefault="001B5934" w:rsidP="001B5934">
      <w:pPr>
        <w:pStyle w:val="ListParagraph"/>
        <w:numPr>
          <w:ilvl w:val="0"/>
          <w:numId w:val="16"/>
        </w:numPr>
        <w:ind w:left="360"/>
        <w:jc w:val="center"/>
      </w:pPr>
      <w:r w:rsidRPr="00DB27FB">
        <w:rPr>
          <w:b/>
        </w:rPr>
        <w:t>Weekdays</w:t>
      </w:r>
      <w:r>
        <w:rPr>
          <w:b/>
          <w:noProof/>
        </w:rPr>
        <w:drawing>
          <wp:inline distT="0" distB="0" distL="0" distR="0" wp14:anchorId="76DE3A06" wp14:editId="4664E726">
            <wp:extent cx="5961380" cy="298069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1380" cy="2980690"/>
                    </a:xfrm>
                    <a:prstGeom prst="rect">
                      <a:avLst/>
                    </a:prstGeom>
                    <a:noFill/>
                    <a:ln>
                      <a:noFill/>
                    </a:ln>
                  </pic:spPr>
                </pic:pic>
              </a:graphicData>
            </a:graphic>
          </wp:inline>
        </w:drawing>
      </w:r>
    </w:p>
    <w:p w14:paraId="7F97198F" w14:textId="77777777" w:rsidR="001B5934" w:rsidRPr="00AC59DE" w:rsidRDefault="001B5934" w:rsidP="001B5934">
      <w:pPr>
        <w:pStyle w:val="ListParagraph"/>
        <w:numPr>
          <w:ilvl w:val="0"/>
          <w:numId w:val="16"/>
        </w:numPr>
        <w:jc w:val="center"/>
        <w:rPr>
          <w:b/>
        </w:rPr>
      </w:pPr>
      <w:r w:rsidRPr="00AC59DE">
        <w:rPr>
          <w:b/>
        </w:rPr>
        <w:t>Weekends</w:t>
      </w:r>
    </w:p>
    <w:p w14:paraId="62BC779C" w14:textId="77777777" w:rsidR="001B5934" w:rsidRDefault="001B5934" w:rsidP="001B5934">
      <w:r>
        <w:rPr>
          <w:noProof/>
        </w:rPr>
        <w:drawing>
          <wp:inline distT="0" distB="0" distL="0" distR="0" wp14:anchorId="28047718" wp14:editId="4E59A8D6">
            <wp:extent cx="5961380" cy="298069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1380" cy="2980690"/>
                    </a:xfrm>
                    <a:prstGeom prst="rect">
                      <a:avLst/>
                    </a:prstGeom>
                    <a:noFill/>
                    <a:ln>
                      <a:noFill/>
                    </a:ln>
                  </pic:spPr>
                </pic:pic>
              </a:graphicData>
            </a:graphic>
          </wp:inline>
        </w:drawing>
      </w:r>
    </w:p>
    <w:p w14:paraId="734594D4" w14:textId="581E251A" w:rsidR="001B5934" w:rsidRPr="00C2600F" w:rsidRDefault="001B5934" w:rsidP="001B5934">
      <w:pPr>
        <w:spacing w:before="240" w:line="240" w:lineRule="auto"/>
        <w:rPr>
          <w:sz w:val="20"/>
          <w:szCs w:val="20"/>
        </w:rPr>
      </w:pPr>
      <w:r w:rsidRPr="00C2600F">
        <w:rPr>
          <w:sz w:val="20"/>
          <w:szCs w:val="20"/>
        </w:rPr>
        <w:t xml:space="preserve">Notes: 1. (n)w=(Not) Employed; m=Men, f=Women; (n)c = (No) Children. 2. </w:t>
      </w:r>
      <w:r w:rsidR="00C243C8">
        <w:rPr>
          <w:sz w:val="20"/>
          <w:szCs w:val="20"/>
        </w:rPr>
        <w:t>“</w:t>
      </w:r>
      <w:r w:rsidRPr="00C2600F">
        <w:rPr>
          <w:sz w:val="20"/>
          <w:szCs w:val="20"/>
        </w:rPr>
        <w:t>Hours of household production</w:t>
      </w:r>
      <w:r w:rsidR="00C243C8">
        <w:rPr>
          <w:sz w:val="20"/>
          <w:szCs w:val="20"/>
        </w:rPr>
        <w:t>”</w:t>
      </w:r>
      <w:r w:rsidRPr="00C2600F">
        <w:rPr>
          <w:sz w:val="20"/>
          <w:szCs w:val="20"/>
        </w:rPr>
        <w:t xml:space="preserve"> refers to our preferred definition of the time spent on household production, the sum time spent on cooking, other housework and shopping, direct childcare, supervisory childcare, and adult care.</w:t>
      </w:r>
    </w:p>
    <w:p w14:paraId="0212C11E" w14:textId="77777777" w:rsidR="008F4425" w:rsidRDefault="008F4425" w:rsidP="001B5934"/>
    <w:p w14:paraId="4F6B7E34" w14:textId="7D2816F4" w:rsidR="001B5934" w:rsidRDefault="001B5934" w:rsidP="001B5934">
      <w:r>
        <w:lastRenderedPageBreak/>
        <w:t>We next turn to inspect the quality of the RP imputation with regard to reproducing the mean and median values of household production observed in the ATUS data. It may be recalled that our assessment of the results of the statistical matching showed that, in general, matching was able to replicate the qualitative relationships between characteristics and time spent on household production. This ability was based on the relative closeness of the imputed and observed values of two statistics—mean and median</w:t>
      </w:r>
      <w:r>
        <w:rPr>
          <w:rFonts w:cs="Times New Roman"/>
        </w:rPr>
        <w:t>—</w:t>
      </w:r>
      <w:r>
        <w:t xml:space="preserve">for 33 subgroups, each differentiated by gender. Therefore, we focus on the closeness produced by RP vs. statistical matching (SM) to assess RP. Conducting the exercise for the Interview and Diary samples had similar results. Hence, we report here only the results of the Interview sample. The estimates for the 33 subgroups of women are shown in </w:t>
      </w:r>
      <w:r w:rsidR="00DA0AFC">
        <w:t xml:space="preserve">Figure </w:t>
      </w:r>
      <w:r w:rsidR="00DA0AFC">
        <w:rPr>
          <w:noProof/>
        </w:rPr>
        <w:t>3</w:t>
      </w:r>
      <w:r w:rsidR="00DA0AFC">
        <w:noBreakHyphen/>
      </w:r>
      <w:r w:rsidR="00DA0AFC">
        <w:rPr>
          <w:noProof/>
        </w:rPr>
        <w:t>7</w:t>
      </w:r>
      <w:r>
        <w:t xml:space="preserve"> below.</w:t>
      </w:r>
      <w:r w:rsidR="00653998">
        <w:rPr>
          <w:rStyle w:val="FootnoteReference"/>
        </w:rPr>
        <w:footnoteReference w:id="26"/>
      </w:r>
      <w:r>
        <w:t xml:space="preserve">  </w:t>
      </w:r>
    </w:p>
    <w:p w14:paraId="69D56E06" w14:textId="77777777" w:rsidR="001B5934" w:rsidRDefault="001B5934" w:rsidP="001B5934">
      <w:pPr>
        <w:spacing w:after="0" w:line="240" w:lineRule="auto"/>
      </w:pPr>
      <w:r>
        <w:br w:type="page"/>
      </w:r>
    </w:p>
    <w:p w14:paraId="3BEAD3EA" w14:textId="77777777" w:rsidR="001B5934" w:rsidRDefault="001B5934" w:rsidP="001B5934">
      <w:pPr>
        <w:spacing w:after="0" w:line="240" w:lineRule="auto"/>
        <w:sectPr w:rsidR="001B5934" w:rsidSect="00BC08F7">
          <w:footerReference w:type="default" r:id="rId29"/>
          <w:pgSz w:w="12240" w:h="15840"/>
          <w:pgMar w:top="1440" w:right="1440" w:bottom="1440" w:left="1440" w:header="720" w:footer="720" w:gutter="0"/>
          <w:cols w:space="720"/>
          <w:titlePg/>
          <w:docGrid w:linePitch="360"/>
        </w:sectPr>
      </w:pPr>
    </w:p>
    <w:p w14:paraId="3AD09BE3" w14:textId="10A57F7B" w:rsidR="001B5934" w:rsidRDefault="001B5934" w:rsidP="001B5934">
      <w:pPr>
        <w:spacing w:after="0" w:line="240" w:lineRule="auto"/>
      </w:pPr>
      <w:r>
        <w:rPr>
          <w:noProof/>
        </w:rPr>
        <w:lastRenderedPageBreak/>
        <mc:AlternateContent>
          <mc:Choice Requires="wps">
            <w:drawing>
              <wp:anchor distT="0" distB="0" distL="114300" distR="114300" simplePos="0" relativeHeight="251660288" behindDoc="0" locked="0" layoutInCell="1" allowOverlap="1" wp14:anchorId="60AF00C4" wp14:editId="34BD560A">
                <wp:simplePos x="0" y="0"/>
                <wp:positionH relativeFrom="column">
                  <wp:posOffset>0</wp:posOffset>
                </wp:positionH>
                <wp:positionV relativeFrom="paragraph">
                  <wp:posOffset>-457200</wp:posOffset>
                </wp:positionV>
                <wp:extent cx="8229600" cy="457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8229600" cy="457200"/>
                        </a:xfrm>
                        <a:prstGeom prst="rect">
                          <a:avLst/>
                        </a:prstGeom>
                        <a:solidFill>
                          <a:prstClr val="white"/>
                        </a:solidFill>
                        <a:ln>
                          <a:noFill/>
                        </a:ln>
                      </wps:spPr>
                      <wps:txbx>
                        <w:txbxContent>
                          <w:p w14:paraId="520FCC7D" w14:textId="387933F4" w:rsidR="007818CA" w:rsidRPr="009E1C91" w:rsidRDefault="007818CA" w:rsidP="001B5934">
                            <w:pPr>
                              <w:pStyle w:val="Caption"/>
                              <w:rPr>
                                <w:noProof/>
                              </w:rPr>
                            </w:pPr>
                            <w:bookmarkStart w:id="54" w:name="_Ref124948438"/>
                            <w:bookmarkStart w:id="55" w:name="_Toc158095571"/>
                            <w:r>
                              <w:t xml:space="preserve">Figure </w:t>
                            </w:r>
                            <w:fldSimple w:instr=" STYLEREF 1 \s ">
                              <w:r>
                                <w:rPr>
                                  <w:noProof/>
                                </w:rPr>
                                <w:t>3</w:t>
                              </w:r>
                            </w:fldSimple>
                            <w:r>
                              <w:noBreakHyphen/>
                            </w:r>
                            <w:fldSimple w:instr=" SEQ Figure \* ARABIC \s 1 ">
                              <w:r>
                                <w:rPr>
                                  <w:noProof/>
                                </w:rPr>
                                <w:t>7</w:t>
                              </w:r>
                            </w:fldSimple>
                            <w:bookmarkEnd w:id="54"/>
                            <w:r>
                              <w:t xml:space="preserve"> </w:t>
                            </w:r>
                            <w:r w:rsidRPr="002C6DF6">
                              <w:t xml:space="preserve">Percentage deviation of the imputed </w:t>
                            </w:r>
                            <w:r>
                              <w:t xml:space="preserve">CE Interview sample </w:t>
                            </w:r>
                            <w:r w:rsidRPr="002C6DF6">
                              <w:t>statistic from the ATUS statistic: comparison of statistical matching</w:t>
                            </w:r>
                            <w:r>
                              <w:t xml:space="preserve"> (SM)</w:t>
                            </w:r>
                            <w:r w:rsidRPr="002C6DF6">
                              <w:t xml:space="preserve"> and regression-prediction</w:t>
                            </w:r>
                            <w:r>
                              <w:t xml:space="preserve"> (RP) for subgroups of women</w:t>
                            </w:r>
                            <w:r w:rsidRPr="002C6DF6">
                              <w:t>, by statistic</w:t>
                            </w:r>
                            <w:r>
                              <w:t xml:space="preserve"> and </w:t>
                            </w:r>
                            <w:r w:rsidRPr="002C6DF6">
                              <w:t>diary day</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60AF00C4" id="_x0000_t202" coordsize="21600,21600" o:spt="202" path="m,l,21600r21600,l21600,xe">
                <v:stroke joinstyle="miter"/>
                <v:path gradientshapeok="t" o:connecttype="rect"/>
              </v:shapetype>
              <v:shape id="Text Box 32" o:spid="_x0000_s1026" type="#_x0000_t202" style="position:absolute;margin-left:0;margin-top:-36pt;width:9in;height: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" stroked="f">
                <v:textbox inset="0,0,0,0">
                  <w:txbxContent>
                    <w:p w14:paraId="520FCC7D" w14:textId="387933F4" w:rsidR="007818CA" w:rsidRPr="009E1C91" w:rsidRDefault="007818CA" w:rsidP="001B5934">
                      <w:pPr>
                        <w:pStyle w:val="Caption"/>
                        <w:rPr>
                          <w:noProof/>
                        </w:rPr>
                      </w:pPr>
                      <w:bookmarkStart w:id="56" w:name="_Ref124948438"/>
                      <w:bookmarkStart w:id="57" w:name="_Toc158095571"/>
                      <w:r>
                        <w:t xml:space="preserve">Figure </w:t>
                      </w:r>
                      <w:fldSimple w:instr=" STYLEREF 1 \s ">
                        <w:r>
                          <w:rPr>
                            <w:noProof/>
                          </w:rPr>
                          <w:t>3</w:t>
                        </w:r>
                      </w:fldSimple>
                      <w:r>
                        <w:noBreakHyphen/>
                      </w:r>
                      <w:fldSimple w:instr=" SEQ Figure \* ARABIC \s 1 ">
                        <w:r>
                          <w:rPr>
                            <w:noProof/>
                          </w:rPr>
                          <w:t>7</w:t>
                        </w:r>
                      </w:fldSimple>
                      <w:bookmarkEnd w:id="56"/>
                      <w:r>
                        <w:t xml:space="preserve"> </w:t>
                      </w:r>
                      <w:r w:rsidRPr="002C6DF6">
                        <w:t xml:space="preserve">Percentage deviation of the imputed </w:t>
                      </w:r>
                      <w:r>
                        <w:t xml:space="preserve">CE Interview sample </w:t>
                      </w:r>
                      <w:r w:rsidRPr="002C6DF6">
                        <w:t>statistic from the ATUS statistic: comparison of statistical matching</w:t>
                      </w:r>
                      <w:r>
                        <w:t xml:space="preserve"> (SM)</w:t>
                      </w:r>
                      <w:r w:rsidRPr="002C6DF6">
                        <w:t xml:space="preserve"> and regression-prediction</w:t>
                      </w:r>
                      <w:r>
                        <w:t xml:space="preserve"> (RP) for subgroups of women</w:t>
                      </w:r>
                      <w:r w:rsidRPr="002C6DF6">
                        <w:t>, by statistic</w:t>
                      </w:r>
                      <w:r>
                        <w:t xml:space="preserve"> and </w:t>
                      </w:r>
                      <w:r w:rsidRPr="002C6DF6">
                        <w:t>diary day</w:t>
                      </w:r>
                      <w:bookmarkEnd w:id="57"/>
                    </w:p>
                  </w:txbxContent>
                </v:textbox>
              </v:shape>
            </w:pict>
          </mc:Fallback>
        </mc:AlternateContent>
      </w:r>
      <w:r w:rsidR="00CD6932" w:rsidRPr="00CD6932">
        <w:rPr>
          <w:noProof/>
        </w:rPr>
        <w:t xml:space="preserve"> </w:t>
      </w:r>
      <w:r w:rsidR="00CD6932">
        <w:rPr>
          <w:noProof/>
        </w:rPr>
        <mc:AlternateContent>
          <mc:Choice Requires="wpg">
            <w:drawing>
              <wp:anchor distT="0" distB="0" distL="114300" distR="114300" simplePos="0" relativeHeight="251672576" behindDoc="0" locked="0" layoutInCell="1" allowOverlap="1" wp14:anchorId="5F1A9B0B" wp14:editId="1ABAF068">
                <wp:simplePos x="0" y="0"/>
                <wp:positionH relativeFrom="column">
                  <wp:posOffset>0</wp:posOffset>
                </wp:positionH>
                <wp:positionV relativeFrom="paragraph">
                  <wp:posOffset>0</wp:posOffset>
                </wp:positionV>
                <wp:extent cx="8232594" cy="4956853"/>
                <wp:effectExtent l="0" t="0" r="16510" b="15240"/>
                <wp:wrapNone/>
                <wp:docPr id="21" name="Group 28"/>
                <wp:cNvGraphicFramePr/>
                <a:graphic xmlns:a="http://schemas.openxmlformats.org/drawingml/2006/main">
                  <a:graphicData uri="http://schemas.microsoft.com/office/word/2010/wordprocessingGroup">
                    <wpg:wgp>
                      <wpg:cNvGrpSpPr/>
                      <wpg:grpSpPr>
                        <a:xfrm>
                          <a:off x="0" y="0"/>
                          <a:ext cx="8232594" cy="4956853"/>
                          <a:chOff x="0" y="0"/>
                          <a:chExt cx="8232594" cy="4956853"/>
                        </a:xfrm>
                      </wpg:grpSpPr>
                      <wpg:graphicFrame>
                        <wpg:cNvPr id="36" name="Chart 36"/>
                        <wpg:cNvFrPr>
                          <a:graphicFrameLocks/>
                        </wpg:cNvFrPr>
                        <wpg:xfrm>
                          <a:off x="2447" y="2489441"/>
                          <a:ext cx="4112353" cy="2467412"/>
                        </wpg:xfrm>
                        <a:graphic>
                          <a:graphicData uri="http://schemas.openxmlformats.org/drawingml/2006/chart">
                            <c:chart xmlns:c="http://schemas.openxmlformats.org/drawingml/2006/chart" xmlns:r="http://schemas.openxmlformats.org/officeDocument/2006/relationships" r:id="rId30"/>
                          </a:graphicData>
                        </a:graphic>
                      </wpg:graphicFrame>
                      <wpg:graphicFrame>
                        <wpg:cNvPr id="37" name="Chart 37"/>
                        <wpg:cNvFrPr>
                          <a:graphicFrameLocks/>
                        </wpg:cNvFrPr>
                        <wpg:xfrm>
                          <a:off x="4120241" y="2483998"/>
                          <a:ext cx="4112353" cy="2467412"/>
                        </wpg:xfrm>
                        <a:graphic>
                          <a:graphicData uri="http://schemas.openxmlformats.org/drawingml/2006/chart">
                            <c:chart xmlns:c="http://schemas.openxmlformats.org/drawingml/2006/chart" xmlns:r="http://schemas.openxmlformats.org/officeDocument/2006/relationships" r:id="rId31"/>
                          </a:graphicData>
                        </a:graphic>
                      </wpg:graphicFrame>
                      <wpg:graphicFrame>
                        <wpg:cNvPr id="38" name="Chart 38"/>
                        <wpg:cNvFrPr>
                          <a:graphicFrameLocks/>
                        </wpg:cNvFrPr>
                        <wpg:xfrm>
                          <a:off x="0" y="0"/>
                          <a:ext cx="4112353" cy="2467412"/>
                        </wpg:xfrm>
                        <a:graphic>
                          <a:graphicData uri="http://schemas.openxmlformats.org/drawingml/2006/chart">
                            <c:chart xmlns:c="http://schemas.openxmlformats.org/drawingml/2006/chart" xmlns:r="http://schemas.openxmlformats.org/officeDocument/2006/relationships" r:id="rId32"/>
                          </a:graphicData>
                        </a:graphic>
                      </wpg:graphicFrame>
                      <wpg:graphicFrame>
                        <wpg:cNvPr id="39" name="Chart 39"/>
                        <wpg:cNvFrPr>
                          <a:graphicFrameLocks/>
                        </wpg:cNvFrPr>
                        <wpg:xfrm>
                          <a:off x="4117247" y="1"/>
                          <a:ext cx="4112353" cy="2467412"/>
                        </wpg:xfrm>
                        <a:graphic>
                          <a:graphicData uri="http://schemas.openxmlformats.org/drawingml/2006/chart">
                            <c:chart xmlns:c="http://schemas.openxmlformats.org/drawingml/2006/chart" xmlns:r="http://schemas.openxmlformats.org/officeDocument/2006/relationships" r:id="rId33"/>
                          </a:graphicData>
                        </a:graphic>
                      </wpg:graphicFrame>
                    </wpg:wg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0B9AC41" id="Group 28" o:spid="_x0000_s1026" style="position:absolute;margin-left:0;margin-top:0;width:648.25pt;height:390.3pt;z-index:251672576" coordsize="82325,49568" o:gfxdata="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36" o:spid="_x0000_s1027" type="#_x0000_t75" style="position:absolute;left:-60;top:24810;width:41268;height:248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">
                  <v:imagedata r:id="rId38" o:title=""/>
                  <o:lock v:ext="edit" aspectratio="f"/>
                </v:shape>
                <v:shape id="Chart 37" o:spid="_x0000_s1028" type="#_x0000_t75" style="position:absolute;left:41148;top:24749;width:41208;height:248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">
                  <v:imagedata r:id="rId39" o:title=""/>
                  <o:lock v:ext="edit" aspectratio="f"/>
                </v:shape>
                <v:shape id="Chart 38" o:spid="_x0000_s1029" type="#_x0000_t75" style="position:absolute;left:-60;top:-60;width:41268;height:248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">
                  <v:imagedata r:id="rId40" o:title=""/>
                  <o:lock v:ext="edit" aspectratio="f"/>
                </v:shape>
                <v:shape id="Chart 39" o:spid="_x0000_s1030" type="#_x0000_t75" style="position:absolute;left:41087;top:-60;width:41269;height:248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">
                  <v:imagedata r:id="rId41" o:title=""/>
                  <o:lock v:ext="edit" aspectratio="f"/>
                </v:shape>
              </v:group>
            </w:pict>
          </mc:Fallback>
        </mc:AlternateContent>
      </w:r>
      <w:r>
        <w:t xml:space="preserve"> </w:t>
      </w:r>
      <w:r>
        <w:br w:type="page"/>
      </w:r>
    </w:p>
    <w:p w14:paraId="6FF9322C" w14:textId="77777777" w:rsidR="001B5934" w:rsidRDefault="001B5934" w:rsidP="001B5934">
      <w:pPr>
        <w:sectPr w:rsidR="001B5934" w:rsidSect="00BC08F7">
          <w:pgSz w:w="15840" w:h="12240" w:orient="landscape"/>
          <w:pgMar w:top="1440" w:right="1440" w:bottom="1440" w:left="1440" w:header="720" w:footer="720" w:gutter="0"/>
          <w:cols w:space="720"/>
          <w:docGrid w:linePitch="360"/>
        </w:sectPr>
      </w:pPr>
    </w:p>
    <w:p w14:paraId="4606B29A" w14:textId="2686F070" w:rsidR="001B5934" w:rsidRDefault="001B5934" w:rsidP="001B5934">
      <w:pPr>
        <w:rPr>
          <w:rFonts w:eastAsiaTheme="minorEastAsia"/>
        </w:rPr>
      </w:pPr>
      <w:r>
        <w:lastRenderedPageBreak/>
        <w:t>Both methods perform equally well in replicating the ATUS mean values of time spent on household production by women in various subgroups</w:t>
      </w:r>
      <w:r w:rsidR="0086373D">
        <w:t>,</w:t>
      </w:r>
      <w:r>
        <w:t xml:space="preserve"> with one or two exceptions. Deviations </w:t>
      </w:r>
      <w:r w:rsidR="0086373D">
        <w:t xml:space="preserve">are </w:t>
      </w:r>
      <w:r>
        <w:t xml:space="preserve">generally bound in the interval of </w:t>
      </w:r>
      <m:oMath>
        <m:r>
          <w:rPr>
            <w:rFonts w:ascii="Cambria Math" w:hAnsi="Cambria Math"/>
          </w:rPr>
          <m:t>±</m:t>
        </m:r>
      </m:oMath>
      <w:r>
        <w:t>10 percent. The tallest spike occurs for the youngest group of women (between 15 and 24 years of age), which, as we noted earlier, constitute</w:t>
      </w:r>
      <w:r w:rsidR="0086373D">
        <w:t>s</w:t>
      </w:r>
      <w:r>
        <w:t xml:space="preserve"> a relatively small percentage of the female population under study here. However, the SM method outperforms the RP method by a large margin in reproducing the median values. Most of the median values imputed by the SM method fall within a </w:t>
      </w:r>
      <m:oMath>
        <m:r>
          <w:rPr>
            <w:rFonts w:ascii="Cambria Math" w:hAnsi="Cambria Math"/>
          </w:rPr>
          <m:t>±</m:t>
        </m:r>
      </m:oMath>
      <w:r>
        <w:rPr>
          <w:rFonts w:eastAsiaTheme="minorEastAsia"/>
        </w:rPr>
        <w:t>10 percent range of ATUS median values. The percentage deviation spanned by the RP method is much wider.</w:t>
      </w:r>
    </w:p>
    <w:p w14:paraId="09FE9816" w14:textId="77777777" w:rsidR="001B5934" w:rsidRDefault="001B5934" w:rsidP="001B5934">
      <w:pPr>
        <w:spacing w:after="0" w:line="240" w:lineRule="auto"/>
        <w:rPr>
          <w:rFonts w:eastAsiaTheme="minorEastAsia"/>
        </w:rPr>
      </w:pPr>
      <w:r>
        <w:rPr>
          <w:rFonts w:eastAsiaTheme="minorEastAsia"/>
        </w:rPr>
        <w:br w:type="page"/>
      </w:r>
    </w:p>
    <w:p w14:paraId="071D4B2E" w14:textId="77777777" w:rsidR="001B5934" w:rsidRDefault="001B5934" w:rsidP="001B5934">
      <w:pPr>
        <w:spacing w:after="0" w:line="240" w:lineRule="auto"/>
        <w:sectPr w:rsidR="001B5934" w:rsidSect="00BC08F7">
          <w:pgSz w:w="12240" w:h="15840"/>
          <w:pgMar w:top="1440" w:right="1440" w:bottom="1440" w:left="1440" w:header="720" w:footer="720" w:gutter="0"/>
          <w:cols w:space="720"/>
          <w:docGrid w:linePitch="360"/>
        </w:sectPr>
      </w:pPr>
    </w:p>
    <w:p w14:paraId="09D9C642" w14:textId="25DA7D35" w:rsidR="001B5934" w:rsidRDefault="001B5934" w:rsidP="001B5934">
      <w:pPr>
        <w:spacing w:after="0" w:line="240" w:lineRule="auto"/>
      </w:pPr>
      <w:r>
        <w:rPr>
          <w:noProof/>
        </w:rPr>
        <w:lastRenderedPageBreak/>
        <mc:AlternateContent>
          <mc:Choice Requires="wps">
            <w:drawing>
              <wp:anchor distT="0" distB="0" distL="114300" distR="114300" simplePos="0" relativeHeight="251662336" behindDoc="0" locked="0" layoutInCell="1" allowOverlap="1" wp14:anchorId="36DE2F49" wp14:editId="04C8E18F">
                <wp:simplePos x="0" y="0"/>
                <wp:positionH relativeFrom="column">
                  <wp:posOffset>0</wp:posOffset>
                </wp:positionH>
                <wp:positionV relativeFrom="paragraph">
                  <wp:posOffset>-457200</wp:posOffset>
                </wp:positionV>
                <wp:extent cx="8229600" cy="4572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229600" cy="457200"/>
                        </a:xfrm>
                        <a:prstGeom prst="rect">
                          <a:avLst/>
                        </a:prstGeom>
                        <a:solidFill>
                          <a:prstClr val="white"/>
                        </a:solidFill>
                        <a:ln>
                          <a:noFill/>
                        </a:ln>
                      </wps:spPr>
                      <wps:txbx>
                        <w:txbxContent>
                          <w:p w14:paraId="7265CDC6" w14:textId="3C2A316A" w:rsidR="007818CA" w:rsidRPr="006C4449" w:rsidRDefault="007818CA" w:rsidP="001B5934">
                            <w:pPr>
                              <w:pStyle w:val="Caption"/>
                              <w:rPr>
                                <w:noProof/>
                              </w:rPr>
                            </w:pPr>
                            <w:bookmarkStart w:id="58" w:name="_Ref124949691"/>
                            <w:bookmarkStart w:id="59" w:name="_Toc158095572"/>
                            <w:r>
                              <w:t xml:space="preserve">Figure </w:t>
                            </w:r>
                            <w:fldSimple w:instr=" STYLEREF 1 \s ">
                              <w:r>
                                <w:rPr>
                                  <w:noProof/>
                                </w:rPr>
                                <w:t>3</w:t>
                              </w:r>
                            </w:fldSimple>
                            <w:r>
                              <w:noBreakHyphen/>
                            </w:r>
                            <w:fldSimple w:instr=" SEQ Figure \* ARABIC \s 1 ">
                              <w:r>
                                <w:rPr>
                                  <w:noProof/>
                                </w:rPr>
                                <w:t>8</w:t>
                              </w:r>
                            </w:fldSimple>
                            <w:bookmarkEnd w:id="58"/>
                            <w:r>
                              <w:t xml:space="preserve"> </w:t>
                            </w:r>
                            <w:r w:rsidRPr="009F684C">
                              <w:t>Percentage deviation of the imputed CE Interview sample statistic from the ATUS statistic: comparison of statistical matching (SM) and regression-prediction (RP) for subgroups of men, by statistic and diary day</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6DE2F49" id="Text Box 40" o:spid="_x0000_s1027" type="#_x0000_t202" style="position:absolute;margin-left:0;margin-top:-36pt;width:9in;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" stroked="f">
                <v:textbox inset="0,0,0,0">
                  <w:txbxContent>
                    <w:p w14:paraId="7265CDC6" w14:textId="3C2A316A" w:rsidR="007818CA" w:rsidRPr="006C4449" w:rsidRDefault="007818CA" w:rsidP="001B5934">
                      <w:pPr>
                        <w:pStyle w:val="Caption"/>
                        <w:rPr>
                          <w:noProof/>
                        </w:rPr>
                      </w:pPr>
                      <w:bookmarkStart w:id="60" w:name="_Ref124949691"/>
                      <w:bookmarkStart w:id="61" w:name="_Toc158095572"/>
                      <w:r>
                        <w:t xml:space="preserve">Figure </w:t>
                      </w:r>
                      <w:fldSimple w:instr=" STYLEREF 1 \s ">
                        <w:r>
                          <w:rPr>
                            <w:noProof/>
                          </w:rPr>
                          <w:t>3</w:t>
                        </w:r>
                      </w:fldSimple>
                      <w:r>
                        <w:noBreakHyphen/>
                      </w:r>
                      <w:fldSimple w:instr=" SEQ Figure \* ARABIC \s 1 ">
                        <w:r>
                          <w:rPr>
                            <w:noProof/>
                          </w:rPr>
                          <w:t>8</w:t>
                        </w:r>
                      </w:fldSimple>
                      <w:bookmarkEnd w:id="60"/>
                      <w:r>
                        <w:t xml:space="preserve"> </w:t>
                      </w:r>
                      <w:r w:rsidRPr="009F684C">
                        <w:t>Percentage deviation of the imputed CE Interview sample statistic from the ATUS statistic: comparison of statistical matching (SM) and regression-prediction (RP) for subgroups of men, by statistic and diary day</w:t>
                      </w:r>
                      <w:bookmarkEnd w:id="61"/>
                    </w:p>
                  </w:txbxContent>
                </v:textbox>
              </v:shape>
            </w:pict>
          </mc:Fallback>
        </mc:AlternateContent>
      </w:r>
      <w:r w:rsidR="004D7F68" w:rsidRPr="004D7F68">
        <w:rPr>
          <w:noProof/>
        </w:rPr>
        <w:t xml:space="preserve"> </w:t>
      </w:r>
      <w:r w:rsidR="004E14C6">
        <w:rPr>
          <w:noProof/>
        </w:rPr>
        <mc:AlternateContent>
          <mc:Choice Requires="wpg">
            <w:drawing>
              <wp:anchor distT="0" distB="0" distL="114300" distR="114300" simplePos="0" relativeHeight="251680768" behindDoc="0" locked="0" layoutInCell="1" allowOverlap="1" wp14:anchorId="4A020E2E" wp14:editId="4BE6CFD4">
                <wp:simplePos x="0" y="0"/>
                <wp:positionH relativeFrom="column">
                  <wp:posOffset>0</wp:posOffset>
                </wp:positionH>
                <wp:positionV relativeFrom="paragraph">
                  <wp:posOffset>0</wp:posOffset>
                </wp:positionV>
                <wp:extent cx="8229600" cy="4936785"/>
                <wp:effectExtent l="0" t="0" r="0" b="16510"/>
                <wp:wrapNone/>
                <wp:docPr id="78" name="Group 29"/>
                <wp:cNvGraphicFramePr/>
                <a:graphic xmlns:a="http://schemas.openxmlformats.org/drawingml/2006/main">
                  <a:graphicData uri="http://schemas.microsoft.com/office/word/2010/wordprocessingGroup">
                    <wpg:wgp>
                      <wpg:cNvGrpSpPr/>
                      <wpg:grpSpPr>
                        <a:xfrm>
                          <a:off x="0" y="0"/>
                          <a:ext cx="8229600" cy="4936785"/>
                          <a:chOff x="0" y="0"/>
                          <a:chExt cx="8229600" cy="4936785"/>
                        </a:xfrm>
                      </wpg:grpSpPr>
                      <wpg:graphicFrame>
                        <wpg:cNvPr id="79" name="Chart 79"/>
                        <wpg:cNvFrPr>
                          <a:graphicFrameLocks/>
                        </wpg:cNvFrPr>
                        <wpg:xfrm>
                          <a:off x="17098" y="4887"/>
                          <a:ext cx="4103808" cy="2462285"/>
                        </wpg:xfrm>
                        <a:graphic>
                          <a:graphicData uri="http://schemas.openxmlformats.org/drawingml/2006/chart">
                            <c:chart xmlns:c="http://schemas.openxmlformats.org/drawingml/2006/chart" xmlns:r="http://schemas.openxmlformats.org/officeDocument/2006/relationships" r:id="rId42"/>
                          </a:graphicData>
                        </a:graphic>
                      </wpg:graphicFrame>
                      <wpg:graphicFrame>
                        <wpg:cNvPr id="80" name="Chart 80"/>
                        <wpg:cNvFrPr>
                          <a:graphicFrameLocks/>
                        </wpg:cNvFrPr>
                        <wpg:xfrm>
                          <a:off x="4125792" y="0"/>
                          <a:ext cx="4103808" cy="2462285"/>
                        </wpg:xfrm>
                        <a:graphic>
                          <a:graphicData uri="http://schemas.openxmlformats.org/drawingml/2006/chart">
                            <c:chart xmlns:c="http://schemas.openxmlformats.org/drawingml/2006/chart" xmlns:r="http://schemas.openxmlformats.org/officeDocument/2006/relationships" r:id="rId43"/>
                          </a:graphicData>
                        </a:graphic>
                      </wpg:graphicFrame>
                      <wpg:graphicFrame>
                        <wpg:cNvPr id="81" name="Chart 81"/>
                        <wpg:cNvFrPr>
                          <a:graphicFrameLocks/>
                        </wpg:cNvFrPr>
                        <wpg:xfrm>
                          <a:off x="0" y="2474500"/>
                          <a:ext cx="4103808" cy="2462285"/>
                        </wpg:xfrm>
                        <a:graphic>
                          <a:graphicData uri="http://schemas.openxmlformats.org/drawingml/2006/chart">
                            <c:chart xmlns:c="http://schemas.openxmlformats.org/drawingml/2006/chart" xmlns:r="http://schemas.openxmlformats.org/officeDocument/2006/relationships" r:id="rId44"/>
                          </a:graphicData>
                        </a:graphic>
                      </wpg:graphicFrame>
                      <wpg:graphicFrame>
                        <wpg:cNvPr id="82" name="Chart 82"/>
                        <wpg:cNvFrPr>
                          <a:graphicFrameLocks/>
                        </wpg:cNvFrPr>
                        <wpg:xfrm>
                          <a:off x="4123350" y="2469615"/>
                          <a:ext cx="4103808" cy="2462285"/>
                        </wpg:xfrm>
                        <a:graphic>
                          <a:graphicData uri="http://schemas.openxmlformats.org/drawingml/2006/chart">
                            <c:chart xmlns:c="http://schemas.openxmlformats.org/drawingml/2006/chart" xmlns:r="http://schemas.openxmlformats.org/officeDocument/2006/relationships" r:id="rId45"/>
                          </a:graphicData>
                        </a:graphic>
                      </wpg:graphicFrame>
                    </wpg:wg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26D599A" id="Group 29" o:spid="_x0000_s1026" style="position:absolute;margin-left:0;margin-top:0;width:9in;height:388.7pt;z-index:251680768" coordsize="82296,49367" o:gfxdata="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">
                <v:shape id="Chart 79" o:spid="_x0000_s1027" type="#_x0000_t75" style="position:absolute;left:121;width:41148;height:247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">
                  <v:imagedata r:id="rId46" o:title=""/>
                  <o:lock v:ext="edit" aspectratio="f"/>
                </v:shape>
                <v:shape id="Chart 80" o:spid="_x0000_s1028" type="#_x0000_t75" style="position:absolute;left:41208;top:-60;width:41148;height:24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">
                  <v:imagedata r:id="rId47" o:title=""/>
                  <o:lock v:ext="edit" aspectratio="f"/>
                </v:shape>
                <v:shape id="Chart 81" o:spid="_x0000_s1029" type="#_x0000_t75" style="position:absolute;left:-60;top:24688;width:41147;height:247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">
                  <v:imagedata r:id="rId48" o:title=""/>
                  <o:lock v:ext="edit" aspectratio="f"/>
                </v:shape>
                <v:shape id="Chart 82" o:spid="_x0000_s1030" type="#_x0000_t75" style="position:absolute;left:41148;top:24627;width:41208;height:247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">
                  <v:imagedata r:id="rId49" o:title=""/>
                  <o:lock v:ext="edit" aspectratio="f"/>
                </v:shape>
              </v:group>
            </w:pict>
          </mc:Fallback>
        </mc:AlternateContent>
      </w:r>
    </w:p>
    <w:p w14:paraId="02977B57" w14:textId="77777777" w:rsidR="001B5934" w:rsidRDefault="001B5934" w:rsidP="001B5934">
      <w:pPr>
        <w:sectPr w:rsidR="001B5934" w:rsidSect="00BC08F7">
          <w:pgSz w:w="15840" w:h="12240" w:orient="landscape"/>
          <w:pgMar w:top="1440" w:right="1440" w:bottom="1440" w:left="1440" w:header="720" w:footer="720" w:gutter="0"/>
          <w:cols w:space="720"/>
          <w:docGrid w:linePitch="360"/>
        </w:sectPr>
      </w:pPr>
    </w:p>
    <w:p w14:paraId="08637646" w14:textId="73641FD6" w:rsidR="001B5934" w:rsidRDefault="001B5934" w:rsidP="001B5934">
      <w:r>
        <w:lastRenderedPageBreak/>
        <w:t xml:space="preserve">Estimates for the same subgroups of men are shown in </w:t>
      </w:r>
      <w:r w:rsidR="00DA0AFC">
        <w:t xml:space="preserve">Figure </w:t>
      </w:r>
      <w:r w:rsidR="00DA0AFC">
        <w:rPr>
          <w:noProof/>
        </w:rPr>
        <w:t>3</w:t>
      </w:r>
      <w:r w:rsidR="00DA0AFC">
        <w:noBreakHyphen/>
      </w:r>
      <w:r w:rsidR="00DA0AFC">
        <w:rPr>
          <w:noProof/>
        </w:rPr>
        <w:t>8</w:t>
      </w:r>
      <w:r>
        <w:t xml:space="preserve"> above. Similar to our findings for the female subgroups, the performance of the RP method is considerably inferior to that of the SM method in replicating the median values for male subgroups. In addition, in several cases, even the weekday </w:t>
      </w:r>
      <w:proofErr w:type="gramStart"/>
      <w:r>
        <w:t>mean</w:t>
      </w:r>
      <w:proofErr w:type="gramEnd"/>
      <w:r>
        <w:t xml:space="preserve"> values for subgroups of men imputed by the RP method exceed the ATUS values by 20 percent or more. This finding contrasts with our assessment of women, where both methods produced similar results for weekday mean values. Statistical matching performed notably better than RP in creating imputed weekday mean values close to the ATUS counterparts for male subgroups and equally well as it did for female subgroups.</w:t>
      </w:r>
      <w:r w:rsidR="00AA6CD1">
        <w:rPr>
          <w:rStyle w:val="FootnoteReference"/>
        </w:rPr>
        <w:footnoteReference w:id="27"/>
      </w:r>
    </w:p>
    <w:p w14:paraId="0A467609" w14:textId="77777777" w:rsidR="0086373D" w:rsidRDefault="0086373D" w:rsidP="001B5934"/>
    <w:p w14:paraId="6ABD21B6" w14:textId="42703760" w:rsidR="001B5934" w:rsidRDefault="001B5934" w:rsidP="001B5934">
      <w:pPr>
        <w:pStyle w:val="Caption"/>
      </w:pPr>
      <w:bookmarkStart w:id="62" w:name="_Ref124950039"/>
      <w:bookmarkStart w:id="63" w:name="_Toc158095573"/>
      <w:r>
        <w:t xml:space="preserve">Figure </w:t>
      </w:r>
      <w:fldSimple w:instr=" STYLEREF 1 \s ">
        <w:r w:rsidR="00083AB3">
          <w:rPr>
            <w:noProof/>
          </w:rPr>
          <w:t>3</w:t>
        </w:r>
      </w:fldSimple>
      <w:r w:rsidR="00083AB3">
        <w:noBreakHyphen/>
      </w:r>
      <w:fldSimple w:instr=" SEQ Figure \* ARABIC \s 1 ">
        <w:r w:rsidR="00083AB3">
          <w:rPr>
            <w:noProof/>
          </w:rPr>
          <w:t>9</w:t>
        </w:r>
      </w:fldSimple>
      <w:bookmarkEnd w:id="62"/>
      <w:r>
        <w:t xml:space="preserve"> </w:t>
      </w:r>
      <w:r w:rsidRPr="00281BD8">
        <w:t xml:space="preserve">ATUS </w:t>
      </w:r>
      <w:r w:rsidR="002A7232">
        <w:t>w</w:t>
      </w:r>
      <w:r w:rsidR="0086373D" w:rsidRPr="00281BD8">
        <w:t xml:space="preserve">eekday </w:t>
      </w:r>
      <w:r w:rsidR="002A7232">
        <w:t>s</w:t>
      </w:r>
      <w:r w:rsidR="0086373D" w:rsidRPr="00281BD8">
        <w:t xml:space="preserve">tandard </w:t>
      </w:r>
      <w:r w:rsidR="002A7232">
        <w:t>d</w:t>
      </w:r>
      <w:r w:rsidR="0086373D" w:rsidRPr="00281BD8">
        <w:t xml:space="preserve">eviation </w:t>
      </w:r>
      <w:r w:rsidR="002A7232">
        <w:t>c</w:t>
      </w:r>
      <w:r w:rsidR="0086373D" w:rsidRPr="00281BD8">
        <w:t xml:space="preserve">ompared </w:t>
      </w:r>
      <w:r w:rsidR="0086373D">
        <w:t>t</w:t>
      </w:r>
      <w:r w:rsidR="0086373D" w:rsidRPr="00281BD8">
        <w:t xml:space="preserve">o </w:t>
      </w:r>
      <w:r w:rsidR="002A7232">
        <w:t>i</w:t>
      </w:r>
      <w:r w:rsidR="0086373D" w:rsidRPr="00281BD8">
        <w:t xml:space="preserve">mputed </w:t>
      </w:r>
      <w:r w:rsidR="002A7232">
        <w:t>w</w:t>
      </w:r>
      <w:r w:rsidR="0086373D" w:rsidRPr="00281BD8">
        <w:t xml:space="preserve">eekday </w:t>
      </w:r>
      <w:r w:rsidR="002A7232">
        <w:t>s</w:t>
      </w:r>
      <w:r w:rsidR="0086373D" w:rsidRPr="00281BD8">
        <w:t xml:space="preserve">tandard </w:t>
      </w:r>
      <w:r w:rsidR="002A7232">
        <w:t>d</w:t>
      </w:r>
      <w:r w:rsidR="0086373D" w:rsidRPr="00281BD8">
        <w:t xml:space="preserve">eviation </w:t>
      </w:r>
      <w:r w:rsidR="0086373D">
        <w:t>i</w:t>
      </w:r>
      <w:r w:rsidR="0086373D" w:rsidRPr="00281BD8">
        <w:t xml:space="preserve">n </w:t>
      </w:r>
      <w:r w:rsidR="0086373D">
        <w:t>t</w:t>
      </w:r>
      <w:r w:rsidR="0086373D" w:rsidRPr="00281BD8">
        <w:t xml:space="preserve">he </w:t>
      </w:r>
      <w:r w:rsidRPr="00281BD8">
        <w:t xml:space="preserve">CE </w:t>
      </w:r>
      <w:r w:rsidR="002A7232">
        <w:t>s</w:t>
      </w:r>
      <w:r w:rsidR="0086373D" w:rsidRPr="00281BD8">
        <w:t xml:space="preserve">amples </w:t>
      </w:r>
      <w:r w:rsidR="002A7232">
        <w:t>u</w:t>
      </w:r>
      <w:r w:rsidR="0086373D" w:rsidRPr="00281BD8">
        <w:t xml:space="preserve">sing </w:t>
      </w:r>
      <w:r w:rsidR="002A7232">
        <w:t>r</w:t>
      </w:r>
      <w:r w:rsidR="0086373D" w:rsidRPr="00281BD8">
        <w:t>egression-</w:t>
      </w:r>
      <w:r w:rsidR="002A7232">
        <w:t>p</w:t>
      </w:r>
      <w:r w:rsidR="0086373D" w:rsidRPr="00281BD8">
        <w:t>rediction (</w:t>
      </w:r>
      <w:r w:rsidRPr="00281BD8">
        <w:t xml:space="preserve">RP </w:t>
      </w:r>
      <w:r w:rsidR="002A7232">
        <w:t>m</w:t>
      </w:r>
      <w:r w:rsidR="0086373D" w:rsidRPr="00281BD8">
        <w:t xml:space="preserve">ethod), </w:t>
      </w:r>
      <w:r w:rsidR="0086373D">
        <w:t>b</w:t>
      </w:r>
      <w:r w:rsidR="0086373D" w:rsidRPr="00281BD8">
        <w:t xml:space="preserve">y </w:t>
      </w:r>
      <w:r w:rsidR="002A7232">
        <w:t>s</w:t>
      </w:r>
      <w:r w:rsidR="0086373D" w:rsidRPr="00281BD8">
        <w:t xml:space="preserve">ex, </w:t>
      </w:r>
      <w:r w:rsidR="002A7232">
        <w:t>s</w:t>
      </w:r>
      <w:r w:rsidR="0086373D" w:rsidRPr="00281BD8">
        <w:t>ubgroup</w:t>
      </w:r>
      <w:r w:rsidR="0086373D">
        <w:t>,</w:t>
      </w:r>
      <w:r w:rsidR="0086373D" w:rsidRPr="00281BD8">
        <w:t xml:space="preserve"> </w:t>
      </w:r>
      <w:r w:rsidR="0086373D">
        <w:t>a</w:t>
      </w:r>
      <w:r w:rsidR="0086373D" w:rsidRPr="00281BD8">
        <w:t xml:space="preserve">nd </w:t>
      </w:r>
      <w:r w:rsidR="002A7232">
        <w:t>s</w:t>
      </w:r>
      <w:r w:rsidR="0086373D" w:rsidRPr="00281BD8">
        <w:t>ample</w:t>
      </w:r>
      <w:bookmarkEnd w:id="63"/>
    </w:p>
    <w:p w14:paraId="74C3427C" w14:textId="77777777" w:rsidR="001B5934" w:rsidRDefault="001B5934" w:rsidP="001B5934">
      <w:pPr>
        <w:jc w:val="center"/>
      </w:pPr>
      <w:r>
        <w:rPr>
          <w:noProof/>
        </w:rPr>
        <w:drawing>
          <wp:inline distT="0" distB="0" distL="0" distR="0" wp14:anchorId="568EF9C0" wp14:editId="06F7C3D7">
            <wp:extent cx="3813048" cy="2286000"/>
            <wp:effectExtent l="0" t="0" r="16510" b="0"/>
            <wp:docPr id="33" name="Chart 33">
              <a:extLst xmlns:a="http://schemas.openxmlformats.org/drawingml/2006/main">
                <a:ext uri="{FF2B5EF4-FFF2-40B4-BE49-F238E27FC236}">
                  <a16:creationId xmlns:a16="http://schemas.microsoft.com/office/drawing/2014/main" id="{8F548763-B881-4D42-954A-1FF60DBE0941}"/>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1DA77E0" w14:textId="77777777" w:rsidR="001B5934" w:rsidRDefault="001B5934" w:rsidP="001B5934">
      <w:pPr>
        <w:jc w:val="center"/>
      </w:pPr>
      <w:r>
        <w:rPr>
          <w:noProof/>
        </w:rPr>
        <w:lastRenderedPageBreak/>
        <w:drawing>
          <wp:inline distT="0" distB="0" distL="0" distR="0" wp14:anchorId="74C715EF" wp14:editId="4CC5769E">
            <wp:extent cx="3813048" cy="2286000"/>
            <wp:effectExtent l="0" t="0" r="16510" b="0"/>
            <wp:docPr id="34" name="Chart 34">
              <a:extLst xmlns:a="http://schemas.openxmlformats.org/drawingml/2006/main">
                <a:ext uri="{FF2B5EF4-FFF2-40B4-BE49-F238E27FC236}">
                  <a16:creationId xmlns:a16="http://schemas.microsoft.com/office/drawing/2014/main" id="{39CE2FF9-764B-41D9-9509-720F32BFD31A}"/>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5E94F7A" w14:textId="77777777" w:rsidR="0086373D" w:rsidRDefault="0086373D" w:rsidP="001B5934"/>
    <w:p w14:paraId="35358459" w14:textId="18DC4900" w:rsidR="001B5934" w:rsidRDefault="001B5934" w:rsidP="001B5934">
      <w:r>
        <w:t xml:space="preserve">The explanation for the poor performance of RP in adequately replicating the median values lies in its weakness in capturing the within-subgroup distributional properties. By design, the technique aims to capture the conditional means of hours of subgroups defined by characteristics included as covariates in the regression model. For the subgroups we have chosen to analyze here, we expect the method to understate the dispersion in hours considerably. We found evidence for this in the weekday and weekend imputations. Therefore, we depict the results for the weekday imputations in </w:t>
      </w:r>
      <w:r w:rsidR="00DA0AFC">
        <w:t xml:space="preserve">Figure </w:t>
      </w:r>
      <w:r w:rsidR="00DA0AFC">
        <w:rPr>
          <w:noProof/>
        </w:rPr>
        <w:t>3</w:t>
      </w:r>
      <w:r w:rsidR="00DA0AFC">
        <w:noBreakHyphen/>
      </w:r>
      <w:r w:rsidR="00DA0AFC">
        <w:rPr>
          <w:noProof/>
        </w:rPr>
        <w:t>9</w:t>
      </w:r>
      <w:r>
        <w:t xml:space="preserve"> above. A comparison with the corresponding figure for statistical matching (</w:t>
      </w:r>
      <w:r w:rsidR="00DA0AFC">
        <w:t xml:space="preserve">Figure </w:t>
      </w:r>
      <w:r w:rsidR="00DA0AFC">
        <w:rPr>
          <w:noProof/>
        </w:rPr>
        <w:t>3</w:t>
      </w:r>
      <w:r w:rsidR="00DA0AFC">
        <w:noBreakHyphen/>
      </w:r>
      <w:r w:rsidR="00DA0AFC">
        <w:rPr>
          <w:noProof/>
        </w:rPr>
        <w:t>5</w:t>
      </w:r>
      <w:r>
        <w:t>) clearly demonstrates its superiority relative to RP in capturing the extent of the dispersion in the original data.</w:t>
      </w:r>
    </w:p>
    <w:p w14:paraId="073C3799" w14:textId="77777777" w:rsidR="0086373D" w:rsidRDefault="0086373D" w:rsidP="001B5934"/>
    <w:p w14:paraId="6123181C" w14:textId="77777777" w:rsidR="001B5934" w:rsidRDefault="001B5934" w:rsidP="001B5934">
      <w:pPr>
        <w:pStyle w:val="Heading6"/>
      </w:pPr>
      <w:r>
        <w:t>Multiple imputation</w:t>
      </w:r>
    </w:p>
    <w:p w14:paraId="1A60C97C" w14:textId="72800556" w:rsidR="001B5934" w:rsidRDefault="001B5934" w:rsidP="001B5934">
      <w:r>
        <w:t>We now turn to the multiple-imputation (MI) variant of the prediction method. As noted earlier, the MI method adds a random component to the predicted value for each observation in the recipient file. The latter is simulated from the estimated variance-covariance matrix of the residuals of the interval</w:t>
      </w:r>
      <w:r w:rsidR="003A42B6">
        <w:t>-</w:t>
      </w:r>
      <w:r>
        <w:t xml:space="preserve">regression model implemented in the donor file. Hence, we expect the MI method to perform better than the RP method in reproducing the distribution of the hours observed in the ATUS within the eight key subgroups (formed by interacting gender, presence of children, and employment status). This is evident by comparing </w:t>
      </w:r>
      <w:r w:rsidR="00DA0AFC">
        <w:t xml:space="preserve">Figure </w:t>
      </w:r>
      <w:r w:rsidR="00DA0AFC">
        <w:rPr>
          <w:noProof/>
        </w:rPr>
        <w:t>3</w:t>
      </w:r>
      <w:r w:rsidR="00DA0AFC">
        <w:noBreakHyphen/>
      </w:r>
      <w:r w:rsidR="00DA0AFC">
        <w:rPr>
          <w:noProof/>
        </w:rPr>
        <w:t>10</w:t>
      </w:r>
      <w:r>
        <w:t xml:space="preserve"> below (MI results) with </w:t>
      </w:r>
      <w:r w:rsidR="00DA0AFC">
        <w:t xml:space="preserve">Figure </w:t>
      </w:r>
      <w:r w:rsidR="00DA0AFC">
        <w:rPr>
          <w:noProof/>
        </w:rPr>
        <w:t>3</w:t>
      </w:r>
      <w:r w:rsidR="00DA0AFC">
        <w:noBreakHyphen/>
      </w:r>
      <w:r w:rsidR="00DA0AFC">
        <w:rPr>
          <w:noProof/>
        </w:rPr>
        <w:t>6</w:t>
      </w:r>
      <w:r>
        <w:t xml:space="preserve"> (RP results). However, since MI is imputing predicted and SM</w:t>
      </w:r>
      <w:r w:rsidR="003A42B6">
        <w:t>–</w:t>
      </w:r>
      <w:r>
        <w:t xml:space="preserve">actual values, we expect the distribution’s tails to be replicated better by SM. Specifically, in some instances, the MI method seems to be creating </w:t>
      </w:r>
      <w:r w:rsidR="00C243C8">
        <w:t>“</w:t>
      </w:r>
      <w:r>
        <w:t>too many</w:t>
      </w:r>
      <w:r w:rsidR="00C243C8">
        <w:t>”</w:t>
      </w:r>
      <w:r>
        <w:t xml:space="preserve"> large outliers </w:t>
      </w:r>
      <w:r w:rsidR="003A42B6">
        <w:t xml:space="preserve">when compared to those </w:t>
      </w:r>
      <w:r>
        <w:t xml:space="preserve">observed in the actual (ATUS) data, as can be seen by comparing </w:t>
      </w:r>
      <w:r w:rsidR="00DA0AFC">
        <w:t xml:space="preserve">Figure </w:t>
      </w:r>
      <w:r w:rsidR="00DA0AFC">
        <w:rPr>
          <w:noProof/>
        </w:rPr>
        <w:t>3</w:t>
      </w:r>
      <w:r w:rsidR="00DA0AFC">
        <w:noBreakHyphen/>
      </w:r>
      <w:r w:rsidR="00DA0AFC">
        <w:rPr>
          <w:noProof/>
        </w:rPr>
        <w:t>10</w:t>
      </w:r>
      <w:r>
        <w:t xml:space="preserve"> below (MI results) with </w:t>
      </w:r>
      <w:r w:rsidR="00DA0AFC" w:rsidRPr="008E43E0">
        <w:t xml:space="preserve">Figure </w:t>
      </w:r>
      <w:r w:rsidR="00DA0AFC">
        <w:rPr>
          <w:noProof/>
        </w:rPr>
        <w:t>3</w:t>
      </w:r>
      <w:r w:rsidR="00DA0AFC">
        <w:noBreakHyphen/>
      </w:r>
      <w:r w:rsidR="00DA0AFC">
        <w:rPr>
          <w:noProof/>
        </w:rPr>
        <w:t>3</w:t>
      </w:r>
      <w:r>
        <w:t xml:space="preserve"> (SM results). This weakness of the MI method is starkly evident for the group </w:t>
      </w:r>
      <w:r w:rsidR="00C243C8">
        <w:t>“</w:t>
      </w:r>
      <w:proofErr w:type="spellStart"/>
      <w:r>
        <w:t>w_f_c</w:t>
      </w:r>
      <w:proofErr w:type="spellEnd"/>
      <w:r w:rsidR="00C243C8">
        <w:t>”</w:t>
      </w:r>
      <w:r>
        <w:t xml:space="preserve"> (employed women with children), shown as the fourth group from the top in the figures. </w:t>
      </w:r>
      <w:r>
        <w:lastRenderedPageBreak/>
        <w:t>The ATUS weekday data shows no outliers (i.e., no observations that fall beyond the right whisker), while the MI method creates quite a few. In contrast, the SM method creates none and is true to the original data.</w:t>
      </w:r>
    </w:p>
    <w:p w14:paraId="2CAE9052" w14:textId="77777777" w:rsidR="00F31E34" w:rsidRDefault="00F31E34">
      <w:pPr>
        <w:spacing w:after="0" w:line="240" w:lineRule="auto"/>
        <w:rPr>
          <w:b/>
          <w:iCs/>
          <w:color w:val="000000" w:themeColor="text1"/>
          <w:sz w:val="20"/>
          <w:szCs w:val="18"/>
        </w:rPr>
      </w:pPr>
      <w:bookmarkStart w:id="64" w:name="_Ref124951630"/>
      <w:r>
        <w:br w:type="page"/>
      </w:r>
    </w:p>
    <w:p w14:paraId="0E1E4F53" w14:textId="0B1B303A" w:rsidR="001B5934" w:rsidRDefault="001B5934" w:rsidP="001B5934">
      <w:pPr>
        <w:pStyle w:val="Caption"/>
      </w:pPr>
      <w:bookmarkStart w:id="65" w:name="_Toc158095574"/>
      <w:r>
        <w:lastRenderedPageBreak/>
        <w:t xml:space="preserve">Figure </w:t>
      </w:r>
      <w:fldSimple w:instr=" STYLEREF 1 \s ">
        <w:r w:rsidR="00083AB3">
          <w:rPr>
            <w:noProof/>
          </w:rPr>
          <w:t>3</w:t>
        </w:r>
      </w:fldSimple>
      <w:r w:rsidR="00083AB3">
        <w:noBreakHyphen/>
      </w:r>
      <w:fldSimple w:instr=" SEQ Figure \* ARABIC \s 1 ">
        <w:r w:rsidR="00083AB3">
          <w:rPr>
            <w:noProof/>
          </w:rPr>
          <w:t>10</w:t>
        </w:r>
      </w:fldSimple>
      <w:bookmarkEnd w:id="64"/>
      <w:r>
        <w:t xml:space="preserve"> </w:t>
      </w:r>
      <w:r w:rsidRPr="003A4BB2">
        <w:t>Box Plots</w:t>
      </w:r>
      <w:r w:rsidR="003A42B6" w:rsidRPr="003A4BB2">
        <w:t xml:space="preserve">: </w:t>
      </w:r>
      <w:r w:rsidRPr="003A4BB2">
        <w:t xml:space="preserve">Distribution </w:t>
      </w:r>
      <w:r w:rsidR="003A42B6">
        <w:t>o</w:t>
      </w:r>
      <w:r w:rsidR="003A42B6" w:rsidRPr="003A4BB2">
        <w:t xml:space="preserve">f </w:t>
      </w:r>
      <w:r w:rsidR="00E21836">
        <w:t>d</w:t>
      </w:r>
      <w:r w:rsidR="003A42B6" w:rsidRPr="003A4BB2">
        <w:t xml:space="preserve">aily </w:t>
      </w:r>
      <w:r w:rsidR="00E21836">
        <w:t>h</w:t>
      </w:r>
      <w:r w:rsidR="003A42B6" w:rsidRPr="003A4BB2">
        <w:t xml:space="preserve">ours </w:t>
      </w:r>
      <w:r w:rsidR="003A42B6">
        <w:t>o</w:t>
      </w:r>
      <w:r w:rsidR="003A42B6" w:rsidRPr="003A4BB2">
        <w:t xml:space="preserve">f </w:t>
      </w:r>
      <w:r w:rsidR="00E21836">
        <w:t>h</w:t>
      </w:r>
      <w:r w:rsidR="003A42B6" w:rsidRPr="003A4BB2">
        <w:t xml:space="preserve">ousehold </w:t>
      </w:r>
      <w:r w:rsidR="00E21836">
        <w:t>p</w:t>
      </w:r>
      <w:r w:rsidR="003A42B6" w:rsidRPr="003A4BB2">
        <w:t xml:space="preserve">roduction </w:t>
      </w:r>
      <w:r w:rsidR="003A42B6">
        <w:t>o</w:t>
      </w:r>
      <w:r w:rsidR="003A42B6" w:rsidRPr="003A4BB2">
        <w:t xml:space="preserve">n </w:t>
      </w:r>
      <w:r w:rsidR="00E21836">
        <w:t>w</w:t>
      </w:r>
      <w:r w:rsidR="003A42B6" w:rsidRPr="003A4BB2">
        <w:t xml:space="preserve">eekdays </w:t>
      </w:r>
      <w:r w:rsidR="003A42B6">
        <w:t>a</w:t>
      </w:r>
      <w:r w:rsidR="003A42B6" w:rsidRPr="003A4BB2">
        <w:t xml:space="preserve">nd </w:t>
      </w:r>
      <w:r w:rsidR="00E21836">
        <w:t>w</w:t>
      </w:r>
      <w:r w:rsidR="003A42B6" w:rsidRPr="003A4BB2">
        <w:t xml:space="preserve">eekends, </w:t>
      </w:r>
      <w:r w:rsidR="00E21836">
        <w:t>i</w:t>
      </w:r>
      <w:r w:rsidR="003A42B6" w:rsidRPr="003A4BB2">
        <w:t xml:space="preserve">mputed </w:t>
      </w:r>
      <w:r w:rsidR="003A42B6">
        <w:t>v</w:t>
      </w:r>
      <w:r w:rsidR="003A42B6" w:rsidRPr="003A4BB2">
        <w:t>s</w:t>
      </w:r>
      <w:r w:rsidR="003A42B6">
        <w:t>.</w:t>
      </w:r>
      <w:r w:rsidR="003A42B6" w:rsidRPr="003A4BB2">
        <w:t xml:space="preserve"> </w:t>
      </w:r>
      <w:r w:rsidR="00E21836">
        <w:t>o</w:t>
      </w:r>
      <w:r w:rsidR="003A42B6" w:rsidRPr="003A4BB2">
        <w:t xml:space="preserve">bserved, </w:t>
      </w:r>
      <w:r w:rsidR="00E21836">
        <w:t>i</w:t>
      </w:r>
      <w:r w:rsidR="003A42B6" w:rsidRPr="003A4BB2">
        <w:t xml:space="preserve">mputation </w:t>
      </w:r>
      <w:r w:rsidR="003A42B6">
        <w:t>b</w:t>
      </w:r>
      <w:r w:rsidR="003A42B6" w:rsidRPr="003A4BB2">
        <w:t xml:space="preserve">y </w:t>
      </w:r>
      <w:r w:rsidR="00E21836">
        <w:t>p</w:t>
      </w:r>
      <w:r w:rsidR="003A42B6" w:rsidRPr="003A4BB2">
        <w:t>rediction (</w:t>
      </w:r>
      <w:r>
        <w:t xml:space="preserve">MI </w:t>
      </w:r>
      <w:r w:rsidR="00E21836">
        <w:t>m</w:t>
      </w:r>
      <w:r w:rsidR="003A42B6">
        <w:t>ethod</w:t>
      </w:r>
      <w:r w:rsidR="003A42B6" w:rsidRPr="003A4BB2">
        <w:t>)</w:t>
      </w:r>
      <w:bookmarkEnd w:id="65"/>
    </w:p>
    <w:p w14:paraId="3A2F79AE" w14:textId="476435EE" w:rsidR="0041464F" w:rsidRPr="0041464F" w:rsidRDefault="0041464F" w:rsidP="0041464F">
      <w:pPr>
        <w:pStyle w:val="ListParagraph"/>
        <w:numPr>
          <w:ilvl w:val="0"/>
          <w:numId w:val="22"/>
        </w:numPr>
        <w:jc w:val="center"/>
        <w:rPr>
          <w:b/>
        </w:rPr>
      </w:pPr>
      <w:r w:rsidRPr="0041464F">
        <w:rPr>
          <w:b/>
        </w:rPr>
        <w:t>Weekdays</w:t>
      </w:r>
    </w:p>
    <w:p w14:paraId="15ECCD4B" w14:textId="6A75CAB1" w:rsidR="0044494B" w:rsidRDefault="0044494B" w:rsidP="0044494B">
      <w:r>
        <w:rPr>
          <w:noProof/>
        </w:rPr>
        <w:drawing>
          <wp:inline distT="0" distB="0" distL="0" distR="0" wp14:anchorId="7DD4CEF8" wp14:editId="2487859F">
            <wp:extent cx="5943600" cy="2971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3EDE355" w14:textId="54A7F6CC" w:rsidR="0041464F" w:rsidRPr="0041464F" w:rsidRDefault="0041464F" w:rsidP="0041464F">
      <w:pPr>
        <w:pStyle w:val="ListParagraph"/>
        <w:numPr>
          <w:ilvl w:val="0"/>
          <w:numId w:val="22"/>
        </w:numPr>
        <w:jc w:val="center"/>
        <w:rPr>
          <w:b/>
        </w:rPr>
      </w:pPr>
      <w:r w:rsidRPr="0041464F">
        <w:rPr>
          <w:b/>
        </w:rPr>
        <w:t>Weekends</w:t>
      </w:r>
    </w:p>
    <w:p w14:paraId="166F4677" w14:textId="77777777" w:rsidR="001B5934" w:rsidRPr="00C66B3A" w:rsidRDefault="001B5934" w:rsidP="001B5934">
      <w:r>
        <w:rPr>
          <w:noProof/>
        </w:rPr>
        <w:drawing>
          <wp:inline distT="0" distB="0" distL="0" distR="0" wp14:anchorId="10278DBA" wp14:editId="5874BFD5">
            <wp:extent cx="5961380" cy="298069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61380" cy="2980690"/>
                    </a:xfrm>
                    <a:prstGeom prst="rect">
                      <a:avLst/>
                    </a:prstGeom>
                    <a:noFill/>
                    <a:ln>
                      <a:noFill/>
                    </a:ln>
                  </pic:spPr>
                </pic:pic>
              </a:graphicData>
            </a:graphic>
          </wp:inline>
        </w:drawing>
      </w:r>
    </w:p>
    <w:p w14:paraId="310267D1" w14:textId="0AA2E5EF" w:rsidR="001B5934" w:rsidRDefault="001B5934" w:rsidP="00815FB3">
      <w:pPr>
        <w:spacing w:line="240" w:lineRule="auto"/>
        <w:rPr>
          <w:sz w:val="20"/>
          <w:szCs w:val="20"/>
        </w:rPr>
      </w:pPr>
      <w:r w:rsidRPr="00C2600F">
        <w:rPr>
          <w:sz w:val="20"/>
          <w:szCs w:val="20"/>
        </w:rPr>
        <w:t xml:space="preserve">Notes: 1. (n)w=(Not) Employed; m=Men, f=Women; (n)c = (No) Children. 2. </w:t>
      </w:r>
      <w:r w:rsidR="00C243C8">
        <w:rPr>
          <w:sz w:val="20"/>
          <w:szCs w:val="20"/>
        </w:rPr>
        <w:t>“</w:t>
      </w:r>
      <w:r w:rsidRPr="00C2600F">
        <w:rPr>
          <w:sz w:val="20"/>
          <w:szCs w:val="20"/>
        </w:rPr>
        <w:t>Hours of household production</w:t>
      </w:r>
      <w:r w:rsidR="00C243C8">
        <w:rPr>
          <w:sz w:val="20"/>
          <w:szCs w:val="20"/>
        </w:rPr>
        <w:t>”</w:t>
      </w:r>
      <w:r w:rsidRPr="00C2600F">
        <w:rPr>
          <w:sz w:val="20"/>
          <w:szCs w:val="20"/>
        </w:rPr>
        <w:t xml:space="preserve"> refers to our preferred definition of the time spent on household production, the sum </w:t>
      </w:r>
      <w:r>
        <w:rPr>
          <w:sz w:val="20"/>
          <w:szCs w:val="20"/>
        </w:rPr>
        <w:t xml:space="preserve">of </w:t>
      </w:r>
      <w:r w:rsidRPr="00C2600F">
        <w:rPr>
          <w:sz w:val="20"/>
          <w:szCs w:val="20"/>
        </w:rPr>
        <w:t>time spent on cooking, other housework and shopping, direct childcare, supervisory childcare, and adult care.</w:t>
      </w:r>
      <w:r>
        <w:rPr>
          <w:sz w:val="20"/>
          <w:szCs w:val="20"/>
        </w:rPr>
        <w:t xml:space="preserve"> 3. We created five sets of imputed values for each observation using the MI method. Because the quality assessment based on all five showed practically no differences, we report results based on the first set of imputed values.</w:t>
      </w:r>
    </w:p>
    <w:p w14:paraId="44557E30" w14:textId="265BB8AC" w:rsidR="001B5934" w:rsidRDefault="001B5934" w:rsidP="001B5934">
      <w:r>
        <w:lastRenderedPageBreak/>
        <w:t xml:space="preserve">Since both RP and MI imputations are based on regression models, we do not expect a notable difference in their efficacy </w:t>
      </w:r>
      <w:r w:rsidR="00EA1669">
        <w:t xml:space="preserve">imputing </w:t>
      </w:r>
      <w:r>
        <w:t xml:space="preserve">the mean values of the hours spent on household production for the 33 subgroups (each differentiated by gender) from the ATUS data. While discussing the RP results, we pointed out that the SM and RP methods performed similarly well in imputing the mean values for women on the weekdays and weekends. This observation also applies to the MI imputation (see </w:t>
      </w:r>
      <w:r w:rsidR="00DA0AFC">
        <w:t xml:space="preserve">Figure </w:t>
      </w:r>
      <w:r w:rsidR="00DA0AFC">
        <w:rPr>
          <w:noProof/>
        </w:rPr>
        <w:t>3</w:t>
      </w:r>
      <w:r w:rsidR="00DA0AFC">
        <w:noBreakHyphen/>
      </w:r>
      <w:r w:rsidR="00DA0AFC">
        <w:rPr>
          <w:noProof/>
        </w:rPr>
        <w:t>11</w:t>
      </w:r>
      <w:r>
        <w:t xml:space="preserve"> below).</w:t>
      </w:r>
      <w:r>
        <w:rPr>
          <w:rStyle w:val="FootnoteReference"/>
        </w:rPr>
        <w:footnoteReference w:id="28"/>
      </w:r>
      <w:r>
        <w:t xml:space="preserve"> (Because the results from all five sets of imputed values are qualitatively the same, we report only those based on one set of values here.) Similarly, the MI method imputed the mean weekend values for men with reasonable accuracy (</w:t>
      </w:r>
      <w:r w:rsidR="00DA0AFC">
        <w:t xml:space="preserve">Figure </w:t>
      </w:r>
      <w:r w:rsidR="00DA0AFC">
        <w:rPr>
          <w:noProof/>
        </w:rPr>
        <w:t>3</w:t>
      </w:r>
      <w:r w:rsidR="00DA0AFC">
        <w:noBreakHyphen/>
      </w:r>
      <w:r w:rsidR="00DA0AFC">
        <w:rPr>
          <w:noProof/>
        </w:rPr>
        <w:t>12</w:t>
      </w:r>
      <w:r>
        <w:t xml:space="preserve"> below). However, as evident in the same figure, MI’s performance was weaker for mean weekday values than</w:t>
      </w:r>
      <w:r w:rsidR="00EA1669">
        <w:t xml:space="preserve"> was</w:t>
      </w:r>
      <w:r>
        <w:t xml:space="preserve"> SM’s. Thus, for the imputation of weekday mean values for men, both variants of imputation by prediction were inferior to SM. As for the imputation of median values, MI displayed the same performance as RP. The imputed values turned out to be higher than the ATUS values by a considerable margin in many subgroups of women in the weekend and weekday imputations. In addition, we found the upward bias to be substantially worse for male subgroups on weekdays and weekends. The upshot is that SM outperforms RP and MI for the imputation of median values.</w:t>
      </w:r>
    </w:p>
    <w:p w14:paraId="1ED6D94C" w14:textId="77777777" w:rsidR="001B5934" w:rsidRDefault="001B5934" w:rsidP="001B5934">
      <w:pPr>
        <w:spacing w:after="0" w:line="240" w:lineRule="auto"/>
      </w:pPr>
      <w:r>
        <w:br w:type="page"/>
      </w:r>
    </w:p>
    <w:p w14:paraId="335AF4A1" w14:textId="77777777" w:rsidR="001B5934" w:rsidRDefault="001B5934" w:rsidP="001B5934">
      <w:pPr>
        <w:spacing w:after="0" w:line="240" w:lineRule="auto"/>
        <w:sectPr w:rsidR="001B5934" w:rsidSect="00BC08F7">
          <w:pgSz w:w="12240" w:h="15840"/>
          <w:pgMar w:top="1440" w:right="1440" w:bottom="1440" w:left="1440" w:header="720" w:footer="720" w:gutter="0"/>
          <w:cols w:space="720"/>
          <w:docGrid w:linePitch="360"/>
        </w:sectPr>
      </w:pPr>
    </w:p>
    <w:p w14:paraId="43678AEC" w14:textId="13BFFC0E" w:rsidR="001B5934" w:rsidRDefault="001B5934" w:rsidP="001B5934">
      <w:pPr>
        <w:spacing w:after="0" w:line="240" w:lineRule="auto"/>
      </w:pPr>
      <w:r>
        <w:rPr>
          <w:noProof/>
        </w:rPr>
        <w:lastRenderedPageBreak/>
        <mc:AlternateContent>
          <mc:Choice Requires="wps">
            <w:drawing>
              <wp:anchor distT="0" distB="0" distL="114300" distR="114300" simplePos="0" relativeHeight="251665408" behindDoc="0" locked="0" layoutInCell="1" allowOverlap="1" wp14:anchorId="742B86C8" wp14:editId="44DE9759">
                <wp:simplePos x="0" y="0"/>
                <wp:positionH relativeFrom="column">
                  <wp:posOffset>0</wp:posOffset>
                </wp:positionH>
                <wp:positionV relativeFrom="paragraph">
                  <wp:posOffset>-457200</wp:posOffset>
                </wp:positionV>
                <wp:extent cx="8229600" cy="4572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8229600" cy="457200"/>
                        </a:xfrm>
                        <a:prstGeom prst="rect">
                          <a:avLst/>
                        </a:prstGeom>
                        <a:solidFill>
                          <a:prstClr val="white"/>
                        </a:solidFill>
                        <a:ln>
                          <a:noFill/>
                        </a:ln>
                      </wps:spPr>
                      <wps:txbx>
                        <w:txbxContent>
                          <w:p w14:paraId="37E66EA0" w14:textId="225DF985" w:rsidR="007818CA" w:rsidRPr="005B6DA0" w:rsidRDefault="007818CA" w:rsidP="001B5934">
                            <w:pPr>
                              <w:pStyle w:val="Caption"/>
                              <w:rPr>
                                <w:noProof/>
                              </w:rPr>
                            </w:pPr>
                            <w:bookmarkStart w:id="66" w:name="_Ref124951895"/>
                            <w:bookmarkStart w:id="67" w:name="_Toc158095575"/>
                            <w:r>
                              <w:t xml:space="preserve">Figure </w:t>
                            </w:r>
                            <w:fldSimple w:instr=" STYLEREF 1 \s ">
                              <w:r>
                                <w:rPr>
                                  <w:noProof/>
                                </w:rPr>
                                <w:t>3</w:t>
                              </w:r>
                            </w:fldSimple>
                            <w:r>
                              <w:noBreakHyphen/>
                            </w:r>
                            <w:fldSimple w:instr=" SEQ Figure \* ARABIC \s 1 ">
                              <w:r>
                                <w:rPr>
                                  <w:noProof/>
                                </w:rPr>
                                <w:t>11</w:t>
                              </w:r>
                            </w:fldSimple>
                            <w:bookmarkEnd w:id="66"/>
                            <w:r>
                              <w:t xml:space="preserve"> </w:t>
                            </w:r>
                            <w:r w:rsidRPr="00DC755A">
                              <w:t xml:space="preserve">Percentage deviation of the imputed CE Interview sample statistic from the ATUS statistic: comparison of statistical matching (SM) and </w:t>
                            </w:r>
                            <w:r>
                              <w:t>multiple imputation</w:t>
                            </w:r>
                            <w:r w:rsidRPr="00DC755A">
                              <w:t xml:space="preserve"> (</w:t>
                            </w:r>
                            <w:r>
                              <w:t>MI</w:t>
                            </w:r>
                            <w:r w:rsidRPr="00DC755A">
                              <w:t>) for subgroups of women, by statistic and diary day</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42B86C8" id="Text Box 56" o:spid="_x0000_s1028" type="#_x0000_t202" style="position:absolute;margin-left:0;margin-top:-36pt;width:9in;height:3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oHfMAIAAGkEAAAOAAAAZHJzL2Uyb0RvYy54bWysVFFv2yAQfp+0/4B4X5xEa9Z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" stroked="f">
                <v:textbox inset="0,0,0,0">
                  <w:txbxContent>
                    <w:p w14:paraId="37E66EA0" w14:textId="225DF985" w:rsidR="007818CA" w:rsidRPr="005B6DA0" w:rsidRDefault="007818CA" w:rsidP="001B5934">
                      <w:pPr>
                        <w:pStyle w:val="Caption"/>
                        <w:rPr>
                          <w:noProof/>
                        </w:rPr>
                      </w:pPr>
                      <w:bookmarkStart w:id="68" w:name="_Ref124951895"/>
                      <w:bookmarkStart w:id="69" w:name="_Toc158095575"/>
                      <w:r>
                        <w:t xml:space="preserve">Figure </w:t>
                      </w:r>
                      <w:fldSimple w:instr=" STYLEREF 1 \s ">
                        <w:r>
                          <w:rPr>
                            <w:noProof/>
                          </w:rPr>
                          <w:t>3</w:t>
                        </w:r>
                      </w:fldSimple>
                      <w:r>
                        <w:noBreakHyphen/>
                      </w:r>
                      <w:fldSimple w:instr=" SEQ Figure \* ARABIC \s 1 ">
                        <w:r>
                          <w:rPr>
                            <w:noProof/>
                          </w:rPr>
                          <w:t>11</w:t>
                        </w:r>
                      </w:fldSimple>
                      <w:bookmarkEnd w:id="68"/>
                      <w:r>
                        <w:t xml:space="preserve"> </w:t>
                      </w:r>
                      <w:r w:rsidRPr="00DC755A">
                        <w:t xml:space="preserve">Percentage deviation of the imputed CE Interview sample statistic from the ATUS statistic: comparison of statistical matching (SM) and </w:t>
                      </w:r>
                      <w:r>
                        <w:t>multiple imputation</w:t>
                      </w:r>
                      <w:r w:rsidRPr="00DC755A">
                        <w:t xml:space="preserve"> (</w:t>
                      </w:r>
                      <w:r>
                        <w:t>MI</w:t>
                      </w:r>
                      <w:r w:rsidRPr="00DC755A">
                        <w:t>) for subgroups of women, by statistic and diary day</w:t>
                      </w:r>
                      <w:bookmarkEnd w:id="69"/>
                    </w:p>
                  </w:txbxContent>
                </v:textbox>
              </v:shape>
            </w:pict>
          </mc:Fallback>
        </mc:AlternateContent>
      </w:r>
      <w:r w:rsidR="006B5E75" w:rsidRPr="006B5E75">
        <w:rPr>
          <w:noProof/>
        </w:rPr>
        <w:t xml:space="preserve"> </w:t>
      </w:r>
      <w:r w:rsidR="006B5E75">
        <w:rPr>
          <w:noProof/>
        </w:rPr>
        <mc:AlternateContent>
          <mc:Choice Requires="wpg">
            <w:drawing>
              <wp:anchor distT="0" distB="0" distL="114300" distR="114300" simplePos="0" relativeHeight="251676672" behindDoc="0" locked="0" layoutInCell="1" allowOverlap="1" wp14:anchorId="21C8573F" wp14:editId="1DC7C43C">
                <wp:simplePos x="0" y="0"/>
                <wp:positionH relativeFrom="column">
                  <wp:posOffset>0</wp:posOffset>
                </wp:positionH>
                <wp:positionV relativeFrom="paragraph">
                  <wp:posOffset>0</wp:posOffset>
                </wp:positionV>
                <wp:extent cx="8229600" cy="4956853"/>
                <wp:effectExtent l="0" t="0" r="0" b="15240"/>
                <wp:wrapNone/>
                <wp:docPr id="68" name="Group 19"/>
                <wp:cNvGraphicFramePr/>
                <a:graphic xmlns:a="http://schemas.openxmlformats.org/drawingml/2006/main">
                  <a:graphicData uri="http://schemas.microsoft.com/office/word/2010/wordprocessingGroup">
                    <wpg:wgp>
                      <wpg:cNvGrpSpPr/>
                      <wpg:grpSpPr>
                        <a:xfrm>
                          <a:off x="0" y="0"/>
                          <a:ext cx="8229600" cy="4956853"/>
                          <a:chOff x="0" y="0"/>
                          <a:chExt cx="8229600" cy="4956853"/>
                        </a:xfrm>
                      </wpg:grpSpPr>
                      <wpg:graphicFrame>
                        <wpg:cNvPr id="69" name="Chart 69"/>
                        <wpg:cNvFrPr>
                          <a:graphicFrameLocks/>
                        </wpg:cNvFrPr>
                        <wpg:xfrm>
                          <a:off x="2447" y="2489441"/>
                          <a:ext cx="4112353" cy="2467412"/>
                        </wpg:xfrm>
                        <a:graphic>
                          <a:graphicData uri="http://schemas.openxmlformats.org/drawingml/2006/chart">
                            <c:chart xmlns:c="http://schemas.openxmlformats.org/drawingml/2006/chart" xmlns:r="http://schemas.openxmlformats.org/officeDocument/2006/relationships" r:id="rId54"/>
                          </a:graphicData>
                        </a:graphic>
                      </wpg:graphicFrame>
                      <wpg:graphicFrame>
                        <wpg:cNvPr id="70" name="Chart 70"/>
                        <wpg:cNvFrPr>
                          <a:graphicFrameLocks/>
                        </wpg:cNvFrPr>
                        <wpg:xfrm>
                          <a:off x="4114799" y="2489441"/>
                          <a:ext cx="4112353" cy="2467412"/>
                        </wpg:xfrm>
                        <a:graphic>
                          <a:graphicData uri="http://schemas.openxmlformats.org/drawingml/2006/chart">
                            <c:chart xmlns:c="http://schemas.openxmlformats.org/drawingml/2006/chart" xmlns:r="http://schemas.openxmlformats.org/officeDocument/2006/relationships" r:id="rId55"/>
                          </a:graphicData>
                        </a:graphic>
                      </wpg:graphicFrame>
                      <wpg:graphicFrame>
                        <wpg:cNvPr id="71" name="Chart 71"/>
                        <wpg:cNvFrPr>
                          <a:graphicFrameLocks/>
                        </wpg:cNvFrPr>
                        <wpg:xfrm>
                          <a:off x="0" y="0"/>
                          <a:ext cx="4112353" cy="2467412"/>
                        </wpg:xfrm>
                        <a:graphic>
                          <a:graphicData uri="http://schemas.openxmlformats.org/drawingml/2006/chart">
                            <c:chart xmlns:c="http://schemas.openxmlformats.org/drawingml/2006/chart" xmlns:r="http://schemas.openxmlformats.org/officeDocument/2006/relationships" r:id="rId56"/>
                          </a:graphicData>
                        </a:graphic>
                      </wpg:graphicFrame>
                      <wpg:graphicFrame>
                        <wpg:cNvPr id="72" name="Chart 72"/>
                        <wpg:cNvFrPr>
                          <a:graphicFrameLocks/>
                        </wpg:cNvFrPr>
                        <wpg:xfrm>
                          <a:off x="4117247" y="1"/>
                          <a:ext cx="4112353" cy="2467412"/>
                        </wpg:xfrm>
                        <a:graphic>
                          <a:graphicData uri="http://schemas.openxmlformats.org/drawingml/2006/chart">
                            <c:chart xmlns:c="http://schemas.openxmlformats.org/drawingml/2006/chart" xmlns:r="http://schemas.openxmlformats.org/officeDocument/2006/relationships" r:id="rId57"/>
                          </a:graphicData>
                        </a:graphic>
                      </wpg:graphicFrame>
                    </wpg:wg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F0208A0" id="Group 19" o:spid="_x0000_s1026" style="position:absolute;margin-left:0;margin-top:0;width:9in;height:390.3pt;z-index:251676672" coordsize="82296,49568" o:gfxdata="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">
                <v:shape id="Chart 69" o:spid="_x0000_s1027" type="#_x0000_t75" style="position:absolute;left:-60;top:24810;width:41268;height:248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">
                  <v:imagedata r:id="rId58" o:title=""/>
                  <o:lock v:ext="edit" aspectratio="f"/>
                </v:shape>
                <v:shape id="Chart 70" o:spid="_x0000_s1028" type="#_x0000_t75" style="position:absolute;left:41087;top:24810;width:41269;height:248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">
                  <v:imagedata r:id="rId59" o:title=""/>
                  <o:lock v:ext="edit" aspectratio="f"/>
                </v:shape>
                <v:shape id="Chart 71" o:spid="_x0000_s1029" type="#_x0000_t75" style="position:absolute;left:-60;top:-60;width:41268;height:248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">
                  <v:imagedata r:id="rId60" o:title=""/>
                  <o:lock v:ext="edit" aspectratio="f"/>
                </v:shape>
                <v:shape id="Chart 72" o:spid="_x0000_s1030" type="#_x0000_t75" style="position:absolute;left:41087;top:-60;width:41269;height:248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">
                  <v:imagedata r:id="rId61" o:title=""/>
                  <o:lock v:ext="edit" aspectratio="f"/>
                </v:shape>
              </v:group>
            </w:pict>
          </mc:Fallback>
        </mc:AlternateContent>
      </w:r>
      <w:r>
        <w:t xml:space="preserve"> </w:t>
      </w:r>
      <w:r>
        <w:br w:type="page"/>
      </w:r>
    </w:p>
    <w:p w14:paraId="76494FAE" w14:textId="50045FEB" w:rsidR="001B5934" w:rsidRDefault="001B5934" w:rsidP="001B5934">
      <w:pPr>
        <w:spacing w:after="0" w:line="240" w:lineRule="auto"/>
      </w:pPr>
      <w:r>
        <w:rPr>
          <w:noProof/>
        </w:rPr>
        <w:lastRenderedPageBreak/>
        <mc:AlternateContent>
          <mc:Choice Requires="wps">
            <w:drawing>
              <wp:anchor distT="0" distB="0" distL="114300" distR="114300" simplePos="0" relativeHeight="251666432" behindDoc="0" locked="0" layoutInCell="1" allowOverlap="1" wp14:anchorId="4D8183ED" wp14:editId="7CAEE6EC">
                <wp:simplePos x="0" y="0"/>
                <wp:positionH relativeFrom="column">
                  <wp:posOffset>0</wp:posOffset>
                </wp:positionH>
                <wp:positionV relativeFrom="paragraph">
                  <wp:posOffset>-457200</wp:posOffset>
                </wp:positionV>
                <wp:extent cx="8229600" cy="4572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8229600" cy="457200"/>
                        </a:xfrm>
                        <a:prstGeom prst="rect">
                          <a:avLst/>
                        </a:prstGeom>
                        <a:solidFill>
                          <a:prstClr val="white"/>
                        </a:solidFill>
                        <a:ln>
                          <a:noFill/>
                        </a:ln>
                      </wps:spPr>
                      <wps:txbx>
                        <w:txbxContent>
                          <w:p w14:paraId="0329845D" w14:textId="6E93EBD8" w:rsidR="007818CA" w:rsidRPr="003F21F6" w:rsidRDefault="007818CA" w:rsidP="001B5934">
                            <w:pPr>
                              <w:pStyle w:val="Caption"/>
                              <w:rPr>
                                <w:noProof/>
                              </w:rPr>
                            </w:pPr>
                            <w:bookmarkStart w:id="70" w:name="_Ref124951990"/>
                            <w:bookmarkStart w:id="71" w:name="_Toc158095576"/>
                            <w:r>
                              <w:t xml:space="preserve">Figure </w:t>
                            </w:r>
                            <w:fldSimple w:instr=" STYLEREF 1 \s ">
                              <w:r>
                                <w:rPr>
                                  <w:noProof/>
                                </w:rPr>
                                <w:t>3</w:t>
                              </w:r>
                            </w:fldSimple>
                            <w:r>
                              <w:noBreakHyphen/>
                            </w:r>
                            <w:fldSimple w:instr=" SEQ Figure \* ARABIC \s 1 ">
                              <w:r>
                                <w:rPr>
                                  <w:noProof/>
                                </w:rPr>
                                <w:t>12</w:t>
                              </w:r>
                            </w:fldSimple>
                            <w:bookmarkEnd w:id="70"/>
                            <w:r>
                              <w:t xml:space="preserve"> </w:t>
                            </w:r>
                            <w:r w:rsidRPr="000231A6">
                              <w:t xml:space="preserve">Percentage deviation of the imputed CE Interview sample statistic from the ATUS statistic: comparison of statistical matching (SM) and </w:t>
                            </w:r>
                            <w:r>
                              <w:t>multiple imputation</w:t>
                            </w:r>
                            <w:r w:rsidRPr="000231A6">
                              <w:t xml:space="preserve"> (</w:t>
                            </w:r>
                            <w:r>
                              <w:t>MI</w:t>
                            </w:r>
                            <w:r w:rsidRPr="000231A6">
                              <w:t>) for subgroups of men, by statistic and diary day</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D8183ED" id="Text Box 57" o:spid="_x0000_s1029" type="#_x0000_t202" style="position:absolute;margin-left:0;margin-top:-36pt;width:9in;height:3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" stroked="f">
                <v:textbox inset="0,0,0,0">
                  <w:txbxContent>
                    <w:p w14:paraId="0329845D" w14:textId="6E93EBD8" w:rsidR="007818CA" w:rsidRPr="003F21F6" w:rsidRDefault="007818CA" w:rsidP="001B5934">
                      <w:pPr>
                        <w:pStyle w:val="Caption"/>
                        <w:rPr>
                          <w:noProof/>
                        </w:rPr>
                      </w:pPr>
                      <w:bookmarkStart w:id="72" w:name="_Ref124951990"/>
                      <w:bookmarkStart w:id="73" w:name="_Toc158095576"/>
                      <w:r>
                        <w:t xml:space="preserve">Figure </w:t>
                      </w:r>
                      <w:fldSimple w:instr=" STYLEREF 1 \s ">
                        <w:r>
                          <w:rPr>
                            <w:noProof/>
                          </w:rPr>
                          <w:t>3</w:t>
                        </w:r>
                      </w:fldSimple>
                      <w:r>
                        <w:noBreakHyphen/>
                      </w:r>
                      <w:fldSimple w:instr=" SEQ Figure \* ARABIC \s 1 ">
                        <w:r>
                          <w:rPr>
                            <w:noProof/>
                          </w:rPr>
                          <w:t>12</w:t>
                        </w:r>
                      </w:fldSimple>
                      <w:bookmarkEnd w:id="72"/>
                      <w:r>
                        <w:t xml:space="preserve"> </w:t>
                      </w:r>
                      <w:r w:rsidRPr="000231A6">
                        <w:t xml:space="preserve">Percentage deviation of the imputed CE Interview sample statistic from the ATUS statistic: comparison of statistical matching (SM) and </w:t>
                      </w:r>
                      <w:r>
                        <w:t>multiple imputation</w:t>
                      </w:r>
                      <w:r w:rsidRPr="000231A6">
                        <w:t xml:space="preserve"> (</w:t>
                      </w:r>
                      <w:r>
                        <w:t>MI</w:t>
                      </w:r>
                      <w:r w:rsidRPr="000231A6">
                        <w:t>) for subgroups of men, by statistic and diary day</w:t>
                      </w:r>
                      <w:bookmarkEnd w:id="73"/>
                    </w:p>
                  </w:txbxContent>
                </v:textbox>
              </v:shape>
            </w:pict>
          </mc:Fallback>
        </mc:AlternateContent>
      </w:r>
      <w:r w:rsidR="00F2563A" w:rsidRPr="00F2563A">
        <w:rPr>
          <w:noProof/>
        </w:rPr>
        <w:t xml:space="preserve"> </w:t>
      </w:r>
      <w:r w:rsidR="001A7236">
        <w:rPr>
          <w:noProof/>
        </w:rPr>
        <mc:AlternateContent>
          <mc:Choice Requires="wpg">
            <w:drawing>
              <wp:anchor distT="0" distB="0" distL="114300" distR="114300" simplePos="0" relativeHeight="251678720" behindDoc="0" locked="0" layoutInCell="1" allowOverlap="1" wp14:anchorId="52E0A1FF" wp14:editId="0EB3957F">
                <wp:simplePos x="0" y="0"/>
                <wp:positionH relativeFrom="column">
                  <wp:posOffset>0</wp:posOffset>
                </wp:positionH>
                <wp:positionV relativeFrom="paragraph">
                  <wp:posOffset>0</wp:posOffset>
                </wp:positionV>
                <wp:extent cx="8229600" cy="4972596"/>
                <wp:effectExtent l="0" t="0" r="0" b="0"/>
                <wp:wrapNone/>
                <wp:docPr id="73" name="Group 18"/>
                <wp:cNvGraphicFramePr/>
                <a:graphic xmlns:a="http://schemas.openxmlformats.org/drawingml/2006/main">
                  <a:graphicData uri="http://schemas.microsoft.com/office/word/2010/wordprocessingGroup">
                    <wpg:wgp>
                      <wpg:cNvGrpSpPr/>
                      <wpg:grpSpPr>
                        <a:xfrm>
                          <a:off x="0" y="0"/>
                          <a:ext cx="8229600" cy="4972596"/>
                          <a:chOff x="0" y="0"/>
                          <a:chExt cx="8229600" cy="4972596"/>
                        </a:xfrm>
                      </wpg:grpSpPr>
                      <wpg:graphicFrame>
                        <wpg:cNvPr id="74" name="Chart 74"/>
                        <wpg:cNvFrPr>
                          <a:graphicFrameLocks noChangeAspect="1"/>
                        </wpg:cNvFrPr>
                        <wpg:xfrm>
                          <a:off x="0" y="21771"/>
                          <a:ext cx="4114800" cy="2468880"/>
                        </wpg:xfrm>
                        <a:graphic>
                          <a:graphicData uri="http://schemas.openxmlformats.org/drawingml/2006/chart">
                            <c:chart xmlns:c="http://schemas.openxmlformats.org/drawingml/2006/chart" xmlns:r="http://schemas.openxmlformats.org/officeDocument/2006/relationships" r:id="rId62"/>
                          </a:graphicData>
                        </a:graphic>
                      </wpg:graphicFrame>
                      <wpg:graphicFrame>
                        <wpg:cNvPr id="75" name="Chart 75"/>
                        <wpg:cNvFrPr>
                          <a:graphicFrameLocks noChangeAspect="1"/>
                        </wpg:cNvFrPr>
                        <wpg:xfrm>
                          <a:off x="4114800" y="0"/>
                          <a:ext cx="4114800" cy="2468880"/>
                        </wpg:xfrm>
                        <a:graphic>
                          <a:graphicData uri="http://schemas.openxmlformats.org/drawingml/2006/chart">
                            <c:chart xmlns:c="http://schemas.openxmlformats.org/drawingml/2006/chart" xmlns:r="http://schemas.openxmlformats.org/officeDocument/2006/relationships" r:id="rId63"/>
                          </a:graphicData>
                        </a:graphic>
                      </wpg:graphicFrame>
                      <wpg:graphicFrame>
                        <wpg:cNvPr id="76" name="Chart 76"/>
                        <wpg:cNvFrPr>
                          <a:graphicFrameLocks noChangeAspect="1"/>
                        </wpg:cNvFrPr>
                        <wpg:xfrm>
                          <a:off x="16328" y="2503716"/>
                          <a:ext cx="4114800" cy="2468880"/>
                        </wpg:xfrm>
                        <a:graphic>
                          <a:graphicData uri="http://schemas.openxmlformats.org/drawingml/2006/chart">
                            <c:chart xmlns:c="http://schemas.openxmlformats.org/drawingml/2006/chart" xmlns:r="http://schemas.openxmlformats.org/officeDocument/2006/relationships" r:id="rId64"/>
                          </a:graphicData>
                        </a:graphic>
                      </wpg:graphicFrame>
                      <wpg:graphicFrame>
                        <wpg:cNvPr id="77" name="Chart 77"/>
                        <wpg:cNvFrPr>
                          <a:graphicFrameLocks noChangeAspect="1"/>
                        </wpg:cNvFrPr>
                        <wpg:xfrm>
                          <a:off x="4109358" y="2487386"/>
                          <a:ext cx="4114800" cy="2468880"/>
                        </wpg:xfrm>
                        <a:graphic>
                          <a:graphicData uri="http://schemas.openxmlformats.org/drawingml/2006/chart">
                            <c:chart xmlns:c="http://schemas.openxmlformats.org/drawingml/2006/chart" xmlns:r="http://schemas.openxmlformats.org/officeDocument/2006/relationships" r:id="rId65"/>
                          </a:graphicData>
                        </a:graphic>
                      </wpg:graphicFrame>
                    </wpg:wg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BA1BCDC" id="Group 18" o:spid="_x0000_s1026" style="position:absolute;margin-left:0;margin-top:0;width:9in;height:391.55pt;z-index:251678720" coordsize="82296,49725" o:gfxdata="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">
                <v:shape id="Chart 74" o:spid="_x0000_s1027" type="#_x0000_t75" style="position:absolute;left:-60;top:182;width:41268;height:248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">
                  <v:imagedata r:id="rId66" o:title=""/>
                </v:shape>
                <v:shape id="Chart 75" o:spid="_x0000_s1028" type="#_x0000_t75" style="position:absolute;left:41087;top:-60;width:41269;height:248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">
                  <v:imagedata r:id="rId67" o:title=""/>
                </v:shape>
                <v:shape id="Chart 76" o:spid="_x0000_s1029" type="#_x0000_t75" style="position:absolute;left:121;top:24993;width:41270;height:248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">
                  <v:imagedata r:id="rId68" o:title=""/>
                </v:shape>
                <v:shape id="Chart 77" o:spid="_x0000_s1030" type="#_x0000_t75" style="position:absolute;left:41026;top:24810;width:41270;height:248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">
                  <v:imagedata r:id="rId69" o:title=""/>
                </v:shape>
              </v:group>
            </w:pict>
          </mc:Fallback>
        </mc:AlternateContent>
      </w:r>
      <w:r>
        <w:t xml:space="preserve"> </w:t>
      </w:r>
      <w:r>
        <w:br w:type="page"/>
      </w:r>
    </w:p>
    <w:p w14:paraId="7582BF24" w14:textId="77777777" w:rsidR="001B5934" w:rsidRDefault="001B5934" w:rsidP="001B5934">
      <w:pPr>
        <w:sectPr w:rsidR="001B5934" w:rsidSect="00BC08F7">
          <w:pgSz w:w="15840" w:h="12240" w:orient="landscape"/>
          <w:pgMar w:top="1440" w:right="1440" w:bottom="1440" w:left="1440" w:header="720" w:footer="720" w:gutter="0"/>
          <w:cols w:space="720"/>
          <w:docGrid w:linePitch="360"/>
        </w:sectPr>
      </w:pPr>
    </w:p>
    <w:p w14:paraId="33EBCEE0" w14:textId="77777777" w:rsidR="001B5934" w:rsidRDefault="001B5934" w:rsidP="001B5934"/>
    <w:p w14:paraId="786C3885" w14:textId="546D7D21" w:rsidR="001B5934" w:rsidRDefault="001B5934" w:rsidP="001B5934">
      <w:pPr>
        <w:pStyle w:val="Caption"/>
      </w:pPr>
      <w:bookmarkStart w:id="74" w:name="_Ref124952126"/>
      <w:bookmarkStart w:id="75" w:name="_Toc158095577"/>
      <w:r>
        <w:t xml:space="preserve">Figure </w:t>
      </w:r>
      <w:fldSimple w:instr=" STYLEREF 1 \s ">
        <w:r w:rsidR="00083AB3">
          <w:rPr>
            <w:noProof/>
          </w:rPr>
          <w:t>3</w:t>
        </w:r>
      </w:fldSimple>
      <w:r w:rsidR="00083AB3">
        <w:noBreakHyphen/>
      </w:r>
      <w:fldSimple w:instr=" SEQ Figure \* ARABIC \s 1 ">
        <w:r w:rsidR="00083AB3">
          <w:rPr>
            <w:noProof/>
          </w:rPr>
          <w:t>13</w:t>
        </w:r>
      </w:fldSimple>
      <w:bookmarkEnd w:id="74"/>
      <w:r>
        <w:t xml:space="preserve"> </w:t>
      </w:r>
      <w:r w:rsidRPr="00C8334E">
        <w:t xml:space="preserve">ATUS </w:t>
      </w:r>
      <w:r w:rsidR="00F97604">
        <w:t>w</w:t>
      </w:r>
      <w:r w:rsidR="00EA1669" w:rsidRPr="00C8334E">
        <w:t xml:space="preserve">eekday </w:t>
      </w:r>
      <w:r w:rsidR="00F97604">
        <w:t>s</w:t>
      </w:r>
      <w:r w:rsidR="00EA1669" w:rsidRPr="00C8334E">
        <w:t xml:space="preserve">tandard </w:t>
      </w:r>
      <w:r w:rsidR="00F97604">
        <w:t>d</w:t>
      </w:r>
      <w:r w:rsidR="00EA1669" w:rsidRPr="00C8334E">
        <w:t xml:space="preserve">eviation </w:t>
      </w:r>
      <w:r w:rsidR="00F97604">
        <w:t>c</w:t>
      </w:r>
      <w:r w:rsidR="00EA1669" w:rsidRPr="00C8334E">
        <w:t xml:space="preserve">ompared </w:t>
      </w:r>
      <w:r w:rsidR="00EA1669">
        <w:t>t</w:t>
      </w:r>
      <w:r w:rsidR="00EA1669" w:rsidRPr="00C8334E">
        <w:t xml:space="preserve">o </w:t>
      </w:r>
      <w:r w:rsidR="00F97604">
        <w:t>i</w:t>
      </w:r>
      <w:r w:rsidR="00EA1669" w:rsidRPr="00C8334E">
        <w:t xml:space="preserve">mputed </w:t>
      </w:r>
      <w:r w:rsidR="00F97604">
        <w:t>w</w:t>
      </w:r>
      <w:r w:rsidR="00EA1669" w:rsidRPr="00C8334E">
        <w:t xml:space="preserve">eekday </w:t>
      </w:r>
      <w:r w:rsidR="00F97604">
        <w:t>s</w:t>
      </w:r>
      <w:r w:rsidR="00EA1669" w:rsidRPr="00C8334E">
        <w:t xml:space="preserve">tandard </w:t>
      </w:r>
      <w:r w:rsidR="00F97604">
        <w:t>d</w:t>
      </w:r>
      <w:r w:rsidR="00EA1669" w:rsidRPr="00C8334E">
        <w:t xml:space="preserve">eviation </w:t>
      </w:r>
      <w:r w:rsidR="00EA1669">
        <w:t>i</w:t>
      </w:r>
      <w:r w:rsidR="00EA1669" w:rsidRPr="00C8334E">
        <w:t xml:space="preserve">n </w:t>
      </w:r>
      <w:r w:rsidR="00EA1669">
        <w:t>t</w:t>
      </w:r>
      <w:r w:rsidR="00EA1669" w:rsidRPr="00C8334E">
        <w:t xml:space="preserve">he </w:t>
      </w:r>
      <w:r w:rsidRPr="00C8334E">
        <w:t xml:space="preserve">CE </w:t>
      </w:r>
      <w:r w:rsidR="00F97604">
        <w:t>s</w:t>
      </w:r>
      <w:r w:rsidR="00EA1669" w:rsidRPr="00C8334E">
        <w:t xml:space="preserve">amples </w:t>
      </w:r>
      <w:r w:rsidR="00F97604">
        <w:t>u</w:t>
      </w:r>
      <w:r w:rsidR="00EA1669" w:rsidRPr="00C8334E">
        <w:t xml:space="preserve">sing </w:t>
      </w:r>
      <w:r w:rsidR="00F97604">
        <w:t>m</w:t>
      </w:r>
      <w:r w:rsidR="00EA1669" w:rsidRPr="00C8334E">
        <w:t xml:space="preserve">ultiple </w:t>
      </w:r>
      <w:r w:rsidR="00F97604">
        <w:t>i</w:t>
      </w:r>
      <w:r w:rsidR="00EA1669" w:rsidRPr="00C8334E">
        <w:t>mputation (</w:t>
      </w:r>
      <w:r w:rsidRPr="00C8334E">
        <w:t xml:space="preserve">MI </w:t>
      </w:r>
      <w:r w:rsidR="00F97604">
        <w:t>m</w:t>
      </w:r>
      <w:r w:rsidR="00EA1669" w:rsidRPr="00C8334E">
        <w:t xml:space="preserve">ethod), </w:t>
      </w:r>
      <w:r w:rsidR="00EA1669">
        <w:t>b</w:t>
      </w:r>
      <w:r w:rsidR="00EA1669" w:rsidRPr="00C8334E">
        <w:t xml:space="preserve">y </w:t>
      </w:r>
      <w:r w:rsidR="00F97604">
        <w:t>s</w:t>
      </w:r>
      <w:r w:rsidR="00EA1669" w:rsidRPr="00C8334E">
        <w:t xml:space="preserve">ex, </w:t>
      </w:r>
      <w:r w:rsidR="00F97604">
        <w:t>s</w:t>
      </w:r>
      <w:r w:rsidR="00EA1669" w:rsidRPr="00C8334E">
        <w:t xml:space="preserve">ubgroup </w:t>
      </w:r>
      <w:r w:rsidR="00EA1669">
        <w:t>a</w:t>
      </w:r>
      <w:r w:rsidR="00EA1669" w:rsidRPr="00C8334E">
        <w:t xml:space="preserve">nd </w:t>
      </w:r>
      <w:r w:rsidR="00F97604">
        <w:t>s</w:t>
      </w:r>
      <w:r w:rsidR="00EA1669" w:rsidRPr="00C8334E">
        <w:t>ample</w:t>
      </w:r>
      <w:bookmarkEnd w:id="75"/>
    </w:p>
    <w:p w14:paraId="6AC13BA7" w14:textId="77777777" w:rsidR="001B5934" w:rsidRDefault="001B5934" w:rsidP="001B5934">
      <w:pPr>
        <w:jc w:val="center"/>
      </w:pPr>
      <w:r>
        <w:rPr>
          <w:noProof/>
        </w:rPr>
        <w:drawing>
          <wp:inline distT="0" distB="0" distL="0" distR="0" wp14:anchorId="2E07CE3E" wp14:editId="31B3F1D6">
            <wp:extent cx="3813048" cy="2286000"/>
            <wp:effectExtent l="0" t="0" r="16510" b="0"/>
            <wp:docPr id="59" name="Chart 59">
              <a:extLst xmlns:a="http://schemas.openxmlformats.org/drawingml/2006/main">
                <a:ext uri="{FF2B5EF4-FFF2-40B4-BE49-F238E27FC236}">
                  <a16:creationId xmlns:a16="http://schemas.microsoft.com/office/drawing/2014/main" id="{66A51C44-F882-4D8A-98C3-909FB06BB246}"/>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121A60E5" w14:textId="77777777" w:rsidR="001B5934" w:rsidRDefault="001B5934" w:rsidP="001B5934">
      <w:pPr>
        <w:jc w:val="center"/>
      </w:pPr>
      <w:r>
        <w:rPr>
          <w:noProof/>
        </w:rPr>
        <w:drawing>
          <wp:inline distT="0" distB="0" distL="0" distR="0" wp14:anchorId="52EE67E4" wp14:editId="7927C691">
            <wp:extent cx="3813048" cy="2286000"/>
            <wp:effectExtent l="0" t="0" r="16510" b="0"/>
            <wp:docPr id="60" name="Chart 60">
              <a:extLst xmlns:a="http://schemas.openxmlformats.org/drawingml/2006/main">
                <a:ext uri="{FF2B5EF4-FFF2-40B4-BE49-F238E27FC236}">
                  <a16:creationId xmlns:a16="http://schemas.microsoft.com/office/drawing/2014/main" id="{28DB1C38-11ED-4E29-8278-C751BC833EC9}"/>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1903E1E6" w14:textId="42291822" w:rsidR="001B5934" w:rsidRDefault="001B5934" w:rsidP="001B5934">
      <w:r>
        <w:t>We expect the MI method to outperform RP in reproducing the dispersion in hours observed in the ATUS samples as a whole and within the 33 subgroups we have been discussing.</w:t>
      </w:r>
      <w:r w:rsidR="00822B63">
        <w:rPr>
          <w:rStyle w:val="FootnoteReference"/>
        </w:rPr>
        <w:footnoteReference w:id="29"/>
      </w:r>
      <w:r>
        <w:t xml:space="preserve"> Indeed, there is no reason to think that the MI method would perform differently than SM in capturing the amount of dispersion. As shown in </w:t>
      </w:r>
      <w:r w:rsidR="00DA0AFC">
        <w:t xml:space="preserve">Figure </w:t>
      </w:r>
      <w:r w:rsidR="00DA0AFC">
        <w:rPr>
          <w:noProof/>
        </w:rPr>
        <w:t>3</w:t>
      </w:r>
      <w:r w:rsidR="00DA0AFC">
        <w:noBreakHyphen/>
      </w:r>
      <w:r w:rsidR="00DA0AFC">
        <w:rPr>
          <w:noProof/>
        </w:rPr>
        <w:t>13</w:t>
      </w:r>
      <w:r>
        <w:t xml:space="preserve"> above, unlike the RP method (see </w:t>
      </w:r>
      <w:r w:rsidR="00DA0AFC">
        <w:t xml:space="preserve">Figure </w:t>
      </w:r>
      <w:r w:rsidR="00DA0AFC">
        <w:rPr>
          <w:noProof/>
        </w:rPr>
        <w:t>3</w:t>
      </w:r>
      <w:r w:rsidR="00DA0AFC">
        <w:noBreakHyphen/>
      </w:r>
      <w:r w:rsidR="00DA0AFC">
        <w:rPr>
          <w:noProof/>
        </w:rPr>
        <w:t>9</w:t>
      </w:r>
      <w:r>
        <w:t xml:space="preserve">), the standard deviations imputed by the MI method closely track the standard deviations we find in the ATUS and are very much comparable to those generated by SM (see </w:t>
      </w:r>
      <w:r w:rsidR="00DA0AFC">
        <w:t xml:space="preserve">Figure </w:t>
      </w:r>
      <w:r w:rsidR="00DA0AFC">
        <w:rPr>
          <w:noProof/>
        </w:rPr>
        <w:t>3</w:t>
      </w:r>
      <w:r w:rsidR="00DA0AFC">
        <w:noBreakHyphen/>
      </w:r>
      <w:r w:rsidR="00DA0AFC">
        <w:rPr>
          <w:noProof/>
        </w:rPr>
        <w:t>5</w:t>
      </w:r>
      <w:r>
        <w:t>).</w:t>
      </w:r>
    </w:p>
    <w:p w14:paraId="44FDEA94" w14:textId="77777777" w:rsidR="001B5934" w:rsidRDefault="001B5934" w:rsidP="001B5934">
      <w:pPr>
        <w:pStyle w:val="Heading2"/>
      </w:pPr>
      <w:bookmarkStart w:id="76" w:name="_Toc158095501"/>
      <w:r>
        <w:lastRenderedPageBreak/>
        <w:t>Aggregation to consumer units</w:t>
      </w:r>
      <w:bookmarkEnd w:id="76"/>
    </w:p>
    <w:p w14:paraId="036DB9B1" w14:textId="4F87C0C7" w:rsidR="00DE56EE" w:rsidRDefault="001B5934" w:rsidP="001B5934">
      <w:r>
        <w:t xml:space="preserve">Each of the three methods of imputation assigned time spent on household production for every individual aged 15 years or </w:t>
      </w:r>
      <w:r w:rsidR="00F03010">
        <w:t xml:space="preserve">older </w:t>
      </w:r>
      <w:r>
        <w:t xml:space="preserve">in the CE samples. </w:t>
      </w:r>
      <w:r w:rsidR="00CD1C1E">
        <w:t>As mentioned</w:t>
      </w:r>
      <w:r w:rsidR="007C389D">
        <w:t>, we treat the weekday</w:t>
      </w:r>
      <w:r w:rsidR="00CD1C1E">
        <w:t xml:space="preserve"> and weekend diaries as separate donor files. Hence</w:t>
      </w:r>
      <w:r w:rsidR="007C389D">
        <w:t>, we impute weekday and weekend values for each recipient in the CE sampl</w:t>
      </w:r>
      <w:r w:rsidR="00CD1C1E">
        <w:t xml:space="preserve">es. </w:t>
      </w:r>
      <w:r w:rsidR="007C389D">
        <w:t>T</w:t>
      </w:r>
      <w:r w:rsidR="00CD1C1E">
        <w:t xml:space="preserve">o arrive at the weekly values, we form a weighted </w:t>
      </w:r>
      <w:r w:rsidR="00847E7A">
        <w:t>sum</w:t>
      </w:r>
      <w:r w:rsidR="00CD1C1E">
        <w:t xml:space="preserve"> of the weekday and weekend values with weights of </w:t>
      </w:r>
      <w:r w:rsidR="00DB3521">
        <w:t>five</w:t>
      </w:r>
      <w:r w:rsidR="00CD1C1E">
        <w:t xml:space="preserve"> and </w:t>
      </w:r>
      <w:r w:rsidR="00DB3521">
        <w:t>two</w:t>
      </w:r>
      <w:r w:rsidR="00CD1C1E">
        <w:t xml:space="preserve">, respectively. This procedure is predicated on the assumption that </w:t>
      </w:r>
      <w:r w:rsidR="00DE56EE" w:rsidRPr="00DE56EE">
        <w:t>other weekdays and weekend day</w:t>
      </w:r>
      <w:r w:rsidR="00EE0FAC">
        <w:t>s</w:t>
      </w:r>
      <w:r w:rsidR="00DE56EE" w:rsidRPr="00DE56EE">
        <w:t xml:space="preserve"> (i.e., other than the diary day) are identical to the diary weekday and diary weekend day</w:t>
      </w:r>
      <w:r w:rsidR="00EE0FAC">
        <w:t>s</w:t>
      </w:r>
      <w:r w:rsidR="00DE56EE" w:rsidRPr="00DE56EE">
        <w:t>.</w:t>
      </w:r>
      <w:r w:rsidR="00250C69">
        <w:rPr>
          <w:rStyle w:val="FootnoteReference"/>
        </w:rPr>
        <w:footnoteReference w:id="30"/>
      </w:r>
      <w:r w:rsidR="00CD1C1E">
        <w:t xml:space="preserve"> </w:t>
      </w:r>
    </w:p>
    <w:p w14:paraId="5C1D082E" w14:textId="3BC8EAFF" w:rsidR="001B5934" w:rsidRDefault="001B5934" w:rsidP="001B5934">
      <w:r>
        <w:t>However, we also need estimates of household production (in terms of value and hours) at the consumer</w:t>
      </w:r>
      <w:r w:rsidR="00F03010">
        <w:t>-</w:t>
      </w:r>
      <w:r>
        <w:t>unit or household level. As noted before, since the unit of observation in the ATUS is one person per sample household, we cannot directly ascertain household-level time use. Indeed, the lack of household-level time</w:t>
      </w:r>
      <w:r w:rsidR="00CB30DE">
        <w:t>-</w:t>
      </w:r>
      <w:r>
        <w:t xml:space="preserve">use data in the ATUS necessitates the current </w:t>
      </w:r>
      <w:r w:rsidR="00EE0FAC">
        <w:t>imputation strategy</w:t>
      </w:r>
      <w:r>
        <w:t xml:space="preserve"> at the individual level. Consequently, an aggregation step is required in the recipient, i.e., CE files. We add up the imputed times assigned to individuals within the consumer unit to arrive at the household-level aggregates.</w:t>
      </w:r>
      <w:r w:rsidR="00D50934">
        <w:t xml:space="preserve"> Our aggregation method </w:t>
      </w:r>
      <w:r w:rsidR="00D50934" w:rsidRPr="00D50934">
        <w:t>assume</w:t>
      </w:r>
      <w:r w:rsidR="00D50934">
        <w:t>s</w:t>
      </w:r>
      <w:r w:rsidR="00D50934" w:rsidRPr="00D50934">
        <w:t xml:space="preserve"> that </w:t>
      </w:r>
      <w:r w:rsidR="00D50934">
        <w:t xml:space="preserve">the time spent by </w:t>
      </w:r>
      <w:r w:rsidR="00EE0FAC">
        <w:t xml:space="preserve">an </w:t>
      </w:r>
      <w:r w:rsidR="00D50934" w:rsidRPr="00D50934">
        <w:t>individual</w:t>
      </w:r>
      <w:r w:rsidR="00D50934">
        <w:t xml:space="preserve"> on household production</w:t>
      </w:r>
      <w:r w:rsidR="00D50934" w:rsidRPr="00D50934">
        <w:t xml:space="preserve"> </w:t>
      </w:r>
      <w:r w:rsidR="00D50934">
        <w:t>is</w:t>
      </w:r>
      <w:r w:rsidR="00D50934" w:rsidRPr="00D50934">
        <w:t xml:space="preserve"> uncorrelated to those of other family members </w:t>
      </w:r>
      <w:r w:rsidR="00D50934">
        <w:t>after</w:t>
      </w:r>
      <w:r w:rsidR="00D50934" w:rsidRPr="00D50934">
        <w:t xml:space="preserve"> control</w:t>
      </w:r>
      <w:r w:rsidR="00D50934">
        <w:t>ling</w:t>
      </w:r>
      <w:r w:rsidR="00D50934" w:rsidRPr="00D50934">
        <w:t xml:space="preserve"> for </w:t>
      </w:r>
      <w:r w:rsidR="00D50934">
        <w:t xml:space="preserve">the </w:t>
      </w:r>
      <w:r w:rsidR="00D50934" w:rsidRPr="00D50934">
        <w:t>characteristics</w:t>
      </w:r>
      <w:r w:rsidR="00D50934">
        <w:t xml:space="preserve"> of the individual (e.g.</w:t>
      </w:r>
      <w:r w:rsidR="00EE0FAC">
        <w:t>,</w:t>
      </w:r>
      <w:r w:rsidR="00D50934">
        <w:t xml:space="preserve"> age), other family members (e.g., employment status of </w:t>
      </w:r>
      <w:r w:rsidR="00EE0FAC">
        <w:t xml:space="preserve">the </w:t>
      </w:r>
      <w:r w:rsidR="00D50934">
        <w:t>spouse)</w:t>
      </w:r>
      <w:r w:rsidR="00F03010">
        <w:t>,</w:t>
      </w:r>
      <w:r w:rsidR="00D50934">
        <w:t xml:space="preserve"> and their household (e.g., owner vs. renter)</w:t>
      </w:r>
      <w:r w:rsidR="00D50934" w:rsidRPr="00D50934">
        <w:t>.</w:t>
      </w:r>
      <w:r w:rsidR="001758AA">
        <w:t xml:space="preserve"> </w:t>
      </w:r>
      <w:r w:rsidR="009A78E1" w:rsidRPr="009A78E1">
        <w:t>Conceptually, we should not expect the assumption to be problematic in imputing the overall shape of the distribution and its location parameters. This is because we expect the correlation to be low once we account for the relevant covariates.</w:t>
      </w:r>
      <w:r w:rsidR="009A78E1">
        <w:t xml:space="preserve"> </w:t>
      </w:r>
      <w:r w:rsidR="001758AA">
        <w:t xml:space="preserve">Since the ATUS collects time-use information from only one respondent in each household, we cannot </w:t>
      </w:r>
      <w:r w:rsidR="00EE0FAC">
        <w:t>explicitly control</w:t>
      </w:r>
      <w:r w:rsidR="001758AA">
        <w:t xml:space="preserve"> for the time spent by other family members on household production in the imputation procedure. However, alternative approaches are possible</w:t>
      </w:r>
      <w:r w:rsidR="00EE0FAC">
        <w:t>,</w:t>
      </w:r>
      <w:r w:rsidR="001758AA">
        <w:t xml:space="preserve"> and they may lead to different outcomes.</w:t>
      </w:r>
      <w:r w:rsidR="001758AA">
        <w:rPr>
          <w:rStyle w:val="FootnoteReference"/>
        </w:rPr>
        <w:footnoteReference w:id="31"/>
      </w:r>
      <w:r w:rsidR="001758AA">
        <w:t xml:space="preserve"> </w:t>
      </w:r>
    </w:p>
    <w:p w14:paraId="60CFB370" w14:textId="6AD717EC" w:rsidR="001B5934" w:rsidRDefault="001B5934" w:rsidP="001B5934">
      <w:r>
        <w:lastRenderedPageBreak/>
        <w:t xml:space="preserve">The only exception to this procedure is supervisory childcare. We noted (Chapter 1) that supervisory care may be conducted jointly with other adults in multi-adult households. The incidence of such joint care can be gauged from </w:t>
      </w:r>
      <w:r w:rsidRPr="001551D8">
        <w:t xml:space="preserve">the </w:t>
      </w:r>
      <w:r w:rsidR="00C243C8">
        <w:t>“</w:t>
      </w:r>
      <w:r w:rsidRPr="001551D8">
        <w:t>with who</w:t>
      </w:r>
      <w:r w:rsidR="00F03010">
        <w:t>m</w:t>
      </w:r>
      <w:r w:rsidR="00C243C8">
        <w:t>”</w:t>
      </w:r>
      <w:r>
        <w:t xml:space="preserve"> </w:t>
      </w:r>
      <w:r w:rsidRPr="001551D8">
        <w:t>information ATUS provides for activities, including supervisory care</w:t>
      </w:r>
      <w:r>
        <w:t>. Utilizing this information, we estimate the share of the supervisory time that the caregiver incurs alone (</w:t>
      </w:r>
      <w:r w:rsidR="00C243C8">
        <w:t>“</w:t>
      </w:r>
      <w:r>
        <w:t>solo</w:t>
      </w:r>
      <w:r w:rsidR="00C243C8">
        <w:t>”</w:t>
      </w:r>
      <w:r>
        <w:t xml:space="preserve">) and jointly, i.e., </w:t>
      </w:r>
      <w:r w:rsidRPr="001551D8">
        <w:t xml:space="preserve">another potential </w:t>
      </w:r>
      <w:r>
        <w:t>caregiver</w:t>
      </w:r>
      <w:r w:rsidRPr="001551D8">
        <w:t xml:space="preserve"> (15</w:t>
      </w:r>
      <w:r w:rsidR="00F03010">
        <w:t>-plus</w:t>
      </w:r>
      <w:r>
        <w:t xml:space="preserve"> yea</w:t>
      </w:r>
      <w:r w:rsidRPr="001551D8">
        <w:t xml:space="preserve">rs) from the </w:t>
      </w:r>
      <w:r>
        <w:t>household</w:t>
      </w:r>
      <w:r w:rsidRPr="001551D8">
        <w:t xml:space="preserve"> is present when the respondent is reporting supervisory care</w:t>
      </w:r>
      <w:r>
        <w:t xml:space="preserve"> (</w:t>
      </w:r>
      <w:r w:rsidR="00DA0AFC">
        <w:t xml:space="preserve">Figure </w:t>
      </w:r>
      <w:r w:rsidR="00DA0AFC">
        <w:rPr>
          <w:noProof/>
        </w:rPr>
        <w:t>3</w:t>
      </w:r>
      <w:r w:rsidR="00DA0AFC">
        <w:noBreakHyphen/>
      </w:r>
      <w:r w:rsidR="00DA0AFC">
        <w:rPr>
          <w:noProof/>
        </w:rPr>
        <w:t>14</w:t>
      </w:r>
      <w:r>
        <w:t xml:space="preserve">). Clearly, the typical woman displays a higher share of solo time </w:t>
      </w:r>
      <w:r w:rsidR="00F03010">
        <w:t xml:space="preserve">on household production </w:t>
      </w:r>
      <w:r>
        <w:t>than the typical man (lines in the box represent the median value). Also, as expected, the median values of solo time are lower in households with two than</w:t>
      </w:r>
      <w:r w:rsidR="00104312">
        <w:t xml:space="preserve"> in those with</w:t>
      </w:r>
      <w:r>
        <w:t xml:space="preserve"> three or more caregivers.</w:t>
      </w:r>
    </w:p>
    <w:p w14:paraId="263D68E7" w14:textId="77777777" w:rsidR="00C951C6" w:rsidRDefault="00C951C6">
      <w:pPr>
        <w:spacing w:after="0" w:line="240" w:lineRule="auto"/>
        <w:rPr>
          <w:b/>
          <w:iCs/>
          <w:color w:val="000000" w:themeColor="text1"/>
          <w:sz w:val="20"/>
          <w:szCs w:val="18"/>
        </w:rPr>
      </w:pPr>
      <w:bookmarkStart w:id="77" w:name="_Ref127871437"/>
      <w:r>
        <w:br w:type="page"/>
      </w:r>
    </w:p>
    <w:p w14:paraId="1B23AAA7" w14:textId="52B71CEF" w:rsidR="001B5934" w:rsidRDefault="001B5934" w:rsidP="001B5934">
      <w:pPr>
        <w:pStyle w:val="Caption"/>
      </w:pPr>
      <w:bookmarkStart w:id="78" w:name="_Toc158095578"/>
      <w:r>
        <w:lastRenderedPageBreak/>
        <w:t xml:space="preserve">Figure </w:t>
      </w:r>
      <w:fldSimple w:instr=" STYLEREF 1 \s ">
        <w:r w:rsidR="00083AB3">
          <w:rPr>
            <w:noProof/>
          </w:rPr>
          <w:t>3</w:t>
        </w:r>
      </w:fldSimple>
      <w:r w:rsidR="00083AB3">
        <w:noBreakHyphen/>
      </w:r>
      <w:fldSimple w:instr=" SEQ Figure \* ARABIC \s 1 ">
        <w:r w:rsidR="00083AB3">
          <w:rPr>
            <w:noProof/>
          </w:rPr>
          <w:t>14</w:t>
        </w:r>
      </w:fldSimple>
      <w:bookmarkEnd w:id="77"/>
      <w:r w:rsidR="00F03010">
        <w:t xml:space="preserve"> </w:t>
      </w:r>
      <w:r>
        <w:t xml:space="preserve">Share </w:t>
      </w:r>
      <w:r w:rsidR="00F03010">
        <w:t xml:space="preserve">of </w:t>
      </w:r>
      <w:r w:rsidR="005806A1">
        <w:t>d</w:t>
      </w:r>
      <w:r w:rsidR="00F03010">
        <w:t xml:space="preserve">aily </w:t>
      </w:r>
      <w:r w:rsidR="005806A1">
        <w:t>s</w:t>
      </w:r>
      <w:r w:rsidR="00F03010">
        <w:t xml:space="preserve">upervisory </w:t>
      </w:r>
      <w:r w:rsidR="005806A1">
        <w:t>c</w:t>
      </w:r>
      <w:r w:rsidR="00F03010">
        <w:t xml:space="preserve">hildcare </w:t>
      </w:r>
      <w:r w:rsidR="005806A1">
        <w:t>t</w:t>
      </w:r>
      <w:r w:rsidR="00F03010">
        <w:t xml:space="preserve">ime </w:t>
      </w:r>
      <w:r w:rsidR="005806A1">
        <w:t>s</w:t>
      </w:r>
      <w:r w:rsidR="00F03010">
        <w:t xml:space="preserve">pent </w:t>
      </w:r>
      <w:r w:rsidR="005806A1">
        <w:t>a</w:t>
      </w:r>
      <w:r w:rsidR="00F03010">
        <w:t>lone (</w:t>
      </w:r>
      <w:r w:rsidR="005806A1">
        <w:t>s</w:t>
      </w:r>
      <w:r w:rsidR="00F03010">
        <w:t xml:space="preserve">olo) by </w:t>
      </w:r>
      <w:r w:rsidR="005806A1">
        <w:t>g</w:t>
      </w:r>
      <w:r w:rsidR="00F03010">
        <w:t xml:space="preserve">ender and </w:t>
      </w:r>
      <w:r w:rsidR="005806A1">
        <w:t>n</w:t>
      </w:r>
      <w:r w:rsidR="00F03010">
        <w:t xml:space="preserve">umber of </w:t>
      </w:r>
      <w:r w:rsidR="005806A1">
        <w:t>c</w:t>
      </w:r>
      <w:r w:rsidR="00F03010">
        <w:t xml:space="preserve">aregivers in the </w:t>
      </w:r>
      <w:r w:rsidR="005806A1">
        <w:t>h</w:t>
      </w:r>
      <w:r w:rsidR="00F03010">
        <w:t>ousehold (</w:t>
      </w:r>
      <w:r w:rsidR="005806A1">
        <w:t>p</w:t>
      </w:r>
      <w:r w:rsidR="00F03010">
        <w:t>ercent)</w:t>
      </w:r>
      <w:bookmarkEnd w:id="78"/>
    </w:p>
    <w:p w14:paraId="42568FC6" w14:textId="77777777" w:rsidR="001B5934" w:rsidRDefault="001B5934" w:rsidP="001B5934">
      <w:pPr>
        <w:spacing w:after="60"/>
        <w:jc w:val="center"/>
      </w:pPr>
      <w:r w:rsidRPr="001551D8">
        <w:rPr>
          <w:noProof/>
        </w:rPr>
        <w:drawing>
          <wp:inline distT="0" distB="0" distL="0" distR="0" wp14:anchorId="6DD34761" wp14:editId="5D663352">
            <wp:extent cx="4572000" cy="3429000"/>
            <wp:effectExtent l="38100" t="38100" r="95250" b="95250"/>
            <wp:docPr id="2" name="Content Placeholder 4">
              <a:extLst xmlns:a="http://schemas.openxmlformats.org/drawingml/2006/main">
                <a:ext uri="{FF2B5EF4-FFF2-40B4-BE49-F238E27FC236}">
                  <a16:creationId xmlns:a16="http://schemas.microsoft.com/office/drawing/2014/main" id="{A11285E2-7A0B-4DB5-8984-162818B154B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11285E2-7A0B-4DB5-8984-162818B154B1}"/>
                        </a:ext>
                      </a:extLst>
                    </pic:cNvPr>
                    <pic:cNvPicPr>
                      <a:picLocks noGrp="1" noChangeAspect="1"/>
                    </pic:cNvPicPr>
                  </pic:nvPicPr>
                  <pic:blipFill>
                    <a:blip r:embed="rId72"/>
                    <a:stretch>
                      <a:fillRect/>
                    </a:stretch>
                  </pic:blipFill>
                  <pic:spPr>
                    <a:xfrm>
                      <a:off x="0" y="0"/>
                      <a:ext cx="4572000" cy="3429000"/>
                    </a:xfrm>
                    <a:prstGeom prst="rect">
                      <a:avLst/>
                    </a:prstGeom>
                    <a:effectLst>
                      <a:outerShdw blurRad="50800" dist="38100" dir="2700000" algn="tl" rotWithShape="0">
                        <a:prstClr val="black">
                          <a:alpha val="40000"/>
                        </a:prstClr>
                      </a:outerShdw>
                      <a:softEdge rad="12700"/>
                    </a:effectLst>
                  </pic:spPr>
                </pic:pic>
              </a:graphicData>
            </a:graphic>
          </wp:inline>
        </w:drawing>
      </w:r>
    </w:p>
    <w:p w14:paraId="0DD6873C" w14:textId="77777777" w:rsidR="001B5934" w:rsidRDefault="001B5934" w:rsidP="001B5934">
      <w:pPr>
        <w:rPr>
          <w:sz w:val="20"/>
        </w:rPr>
      </w:pPr>
      <w:r w:rsidRPr="00092162">
        <w:rPr>
          <w:i/>
          <w:sz w:val="20"/>
        </w:rPr>
        <w:t>Source</w:t>
      </w:r>
      <w:r w:rsidRPr="00092162">
        <w:rPr>
          <w:sz w:val="20"/>
        </w:rPr>
        <w:t>: Authors’ tabulations from ATUS 2019.</w:t>
      </w:r>
    </w:p>
    <w:p w14:paraId="713961D4" w14:textId="77777777" w:rsidR="00F03010" w:rsidRDefault="00F03010" w:rsidP="001B5934"/>
    <w:p w14:paraId="7A0EB646" w14:textId="0167411B" w:rsidR="001B5934" w:rsidRDefault="001B5934" w:rsidP="001B5934">
      <w:r>
        <w:t>The adjustment we propose can be expressed as follows:</w:t>
      </w:r>
    </w:p>
    <w:p w14:paraId="4782030F" w14:textId="77777777" w:rsidR="00F03010" w:rsidRDefault="00F03010" w:rsidP="001B5934"/>
    <w:p w14:paraId="2173A573" w14:textId="77777777" w:rsidR="001B5934" w:rsidRPr="00D90635" w:rsidRDefault="007818CA" w:rsidP="001B5934">
      <w:pPr>
        <w:rPr>
          <w:rFonts w:eastAsiaTheme="minorEastAsia"/>
        </w:rPr>
      </w:pPr>
      <m:oMathPara>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s</m:t>
                  </m:r>
                </m:e>
                <m:sub>
                  <m:r>
                    <w:rPr>
                      <w:rFonts w:ascii="Cambria Math" w:hAnsi="Cambria Math"/>
                    </w:rPr>
                    <m:t>ij</m:t>
                  </m:r>
                </m:sub>
              </m:sSub>
            </m:e>
          </m:acc>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ij</m:t>
              </m:r>
            </m:sub>
          </m:sSub>
          <m:sSub>
            <m:sSubPr>
              <m:ctrlPr>
                <w:rPr>
                  <w:rFonts w:ascii="Cambria Math" w:hAnsi="Cambria Math"/>
                  <w:i/>
                  <w:iCs/>
                </w:rPr>
              </m:ctrlPr>
            </m:sSubPr>
            <m:e>
              <m:r>
                <w:rPr>
                  <w:rFonts w:ascii="Cambria Math" w:hAnsi="Cambria Math"/>
                </w:rPr>
                <m:t>α</m:t>
              </m:r>
            </m:e>
            <m:sub>
              <m:r>
                <w:rPr>
                  <w:rFonts w:ascii="Cambria Math" w:hAnsi="Cambria Math"/>
                </w:rPr>
                <m:t>ij</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ij</m:t>
              </m:r>
            </m:sub>
          </m:sSub>
          <m:sSub>
            <m:sSubPr>
              <m:ctrlPr>
                <w:rPr>
                  <w:rFonts w:ascii="Cambria Math" w:hAnsi="Cambria Math"/>
                  <w:i/>
                  <w:iCs/>
                </w:rPr>
              </m:ctrlPr>
            </m:sSubPr>
            <m:e>
              <m:r>
                <w:rPr>
                  <w:rFonts w:ascii="Cambria Math" w:hAnsi="Cambria Math"/>
                </w:rPr>
                <m:t>(1-α</m:t>
              </m:r>
            </m:e>
            <m:sub>
              <m:r>
                <w:rPr>
                  <w:rFonts w:ascii="Cambria Math" w:hAnsi="Cambria Math"/>
                </w:rPr>
                <m:t>ij</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j</m:t>
              </m:r>
            </m:sub>
          </m:sSub>
        </m:oMath>
      </m:oMathPara>
    </w:p>
    <w:p w14:paraId="24C130D6" w14:textId="77777777" w:rsidR="00F03010" w:rsidRDefault="00F03010" w:rsidP="001B5934"/>
    <w:p w14:paraId="6C9EF6BB" w14:textId="53F9FD3D" w:rsidR="001B5934" w:rsidRDefault="001B5934" w:rsidP="001B5934">
      <w:r>
        <w:t>w</w:t>
      </w:r>
      <w:r w:rsidRPr="00D90635">
        <w:t>here</w:t>
      </w:r>
      <w:r>
        <w:t xml:space="preserve"> </w:t>
      </w: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s</m:t>
                </m:r>
              </m:e>
              <m:sub>
                <m:r>
                  <w:rPr>
                    <w:rFonts w:ascii="Cambria Math" w:hAnsi="Cambria Math"/>
                  </w:rPr>
                  <m:t>ij</m:t>
                </m:r>
              </m:sub>
            </m:sSub>
          </m:e>
        </m:acc>
      </m:oMath>
      <w:r>
        <w:t xml:space="preserve"> is the adjusted supervisory time of person </w:t>
      </w:r>
      <m:oMath>
        <m:r>
          <w:rPr>
            <w:rFonts w:ascii="Cambria Math" w:hAnsi="Cambria Math"/>
          </w:rPr>
          <m:t>i</m:t>
        </m:r>
      </m:oMath>
      <w:r>
        <w:rPr>
          <w:rFonts w:eastAsiaTheme="minorEastAsia"/>
        </w:rPr>
        <w:t xml:space="preserve"> in household </w:t>
      </w:r>
      <m:oMath>
        <m:r>
          <w:rPr>
            <w:rFonts w:ascii="Cambria Math" w:eastAsiaTheme="minorEastAsia" w:hAnsi="Cambria Math"/>
          </w:rPr>
          <m:t>j</m:t>
        </m:r>
      </m:oMath>
      <w:r>
        <w:t>,</w:t>
      </w:r>
      <w:r w:rsidRPr="00D90635">
        <w:t xml:space="preserve"> </w:t>
      </w:r>
      <m:oMath>
        <m:sSub>
          <m:sSubPr>
            <m:ctrlPr>
              <w:rPr>
                <w:rFonts w:ascii="Cambria Math" w:hAnsi="Cambria Math"/>
                <w:i/>
                <w:iCs/>
              </w:rPr>
            </m:ctrlPr>
          </m:sSubPr>
          <m:e>
            <m:r>
              <w:rPr>
                <w:rFonts w:ascii="Cambria Math" w:hAnsi="Cambria Math"/>
              </w:rPr>
              <m:t>s</m:t>
            </m:r>
          </m:e>
          <m:sub>
            <m:r>
              <w:rPr>
                <w:rFonts w:ascii="Cambria Math" w:hAnsi="Cambria Math"/>
              </w:rPr>
              <m:t>ij</m:t>
            </m:r>
          </m:sub>
        </m:sSub>
      </m:oMath>
      <w:r w:rsidRPr="00D90635">
        <w:t xml:space="preserve"> is the actual time on supervisory care, </w:t>
      </w:r>
      <m:oMath>
        <m:sSub>
          <m:sSubPr>
            <m:ctrlPr>
              <w:rPr>
                <w:rFonts w:ascii="Cambria Math" w:hAnsi="Cambria Math"/>
                <w:i/>
                <w:iCs/>
              </w:rPr>
            </m:ctrlPr>
          </m:sSubPr>
          <m:e>
            <m:r>
              <w:rPr>
                <w:rFonts w:ascii="Cambria Math" w:hAnsi="Cambria Math"/>
              </w:rPr>
              <m:t>α</m:t>
            </m:r>
          </m:e>
          <m:sub>
            <m:r>
              <w:rPr>
                <w:rFonts w:ascii="Cambria Math" w:hAnsi="Cambria Math"/>
              </w:rPr>
              <m:t>ij</m:t>
            </m:r>
          </m:sub>
        </m:sSub>
      </m:oMath>
      <w:r w:rsidRPr="00D90635">
        <w:t xml:space="preserve"> is the share of </w:t>
      </w:r>
      <w:r>
        <w:t>solo time</w:t>
      </w:r>
      <w:r w:rsidRPr="00D90635">
        <w:t xml:space="preserve">, and </w:t>
      </w:r>
      <m:oMath>
        <m:sSub>
          <m:sSubPr>
            <m:ctrlPr>
              <w:rPr>
                <w:rFonts w:ascii="Cambria Math" w:hAnsi="Cambria Math"/>
                <w:i/>
                <w:iCs/>
              </w:rPr>
            </m:ctrlPr>
          </m:sSubPr>
          <m:e>
            <m:r>
              <w:rPr>
                <w:rFonts w:ascii="Cambria Math" w:hAnsi="Cambria Math"/>
              </w:rPr>
              <m:t>n</m:t>
            </m:r>
          </m:e>
          <m:sub>
            <m:r>
              <w:rPr>
                <w:rFonts w:ascii="Cambria Math" w:hAnsi="Cambria Math"/>
              </w:rPr>
              <m:t>j</m:t>
            </m:r>
          </m:sub>
        </m:sSub>
      </m:oMath>
      <w:r w:rsidRPr="00D90635">
        <w:t xml:space="preserve"> is the number of potential </w:t>
      </w:r>
      <w:r>
        <w:t>household caregivers present during supervisory care episodes</w:t>
      </w:r>
      <w:r w:rsidRPr="00D90635">
        <w:t>.</w:t>
      </w:r>
      <w:r>
        <w:t xml:space="preserve"> Thus, </w:t>
      </w:r>
      <w:r w:rsidR="00F03010">
        <w:t>for example,</w:t>
      </w:r>
      <w:r>
        <w:t xml:space="preserve"> if two caregivers report supervisory care of 60 minutes each and they were with each other during 50 percent of that time, each person will be assigned an adjusted supervisory time of 45 minutes, resulting in an adjusted household total of 90 minutes of supervisory time rather than the unadjusted total of 120 minutes.</w:t>
      </w:r>
    </w:p>
    <w:p w14:paraId="4687F71E" w14:textId="77777777" w:rsidR="00CD22A5" w:rsidRDefault="00CD22A5">
      <w:pPr>
        <w:spacing w:after="0" w:line="240" w:lineRule="auto"/>
        <w:rPr>
          <w:b/>
          <w:iCs/>
          <w:color w:val="000000" w:themeColor="text1"/>
          <w:sz w:val="20"/>
          <w:szCs w:val="18"/>
        </w:rPr>
      </w:pPr>
      <w:bookmarkStart w:id="79" w:name="_Ref127874448"/>
      <w:r>
        <w:br w:type="page"/>
      </w:r>
    </w:p>
    <w:p w14:paraId="296C487D" w14:textId="19D1DF73" w:rsidR="001B5934" w:rsidRDefault="001B5934" w:rsidP="001B5934">
      <w:pPr>
        <w:pStyle w:val="Caption"/>
      </w:pPr>
      <w:bookmarkStart w:id="80" w:name="_Toc158095546"/>
      <w:r>
        <w:lastRenderedPageBreak/>
        <w:t xml:space="preserve">Table </w:t>
      </w:r>
      <w:fldSimple w:instr=" STYLEREF 1 \s ">
        <w:r w:rsidR="006C1E92">
          <w:rPr>
            <w:noProof/>
          </w:rPr>
          <w:t>3</w:t>
        </w:r>
      </w:fldSimple>
      <w:r w:rsidR="006C1E92">
        <w:noBreakHyphen/>
      </w:r>
      <w:fldSimple w:instr=" SEQ Table \* ARABIC \s 1 ">
        <w:r w:rsidR="006C1E92">
          <w:rPr>
            <w:noProof/>
          </w:rPr>
          <w:t>7</w:t>
        </w:r>
      </w:fldSimple>
      <w:bookmarkEnd w:id="79"/>
      <w:r>
        <w:t xml:space="preserve"> </w:t>
      </w:r>
      <w:r w:rsidRPr="00990BB1">
        <w:rPr>
          <w:sz w:val="21"/>
          <w:szCs w:val="20"/>
        </w:rPr>
        <w:t xml:space="preserve">Average </w:t>
      </w:r>
      <w:r w:rsidR="005806A1">
        <w:rPr>
          <w:sz w:val="21"/>
          <w:szCs w:val="20"/>
        </w:rPr>
        <w:t>s</w:t>
      </w:r>
      <w:r w:rsidR="00F03010" w:rsidRPr="00F03010">
        <w:rPr>
          <w:sz w:val="21"/>
          <w:szCs w:val="20"/>
        </w:rPr>
        <w:t xml:space="preserve">hares </w:t>
      </w:r>
      <w:r w:rsidR="00F03010">
        <w:rPr>
          <w:sz w:val="21"/>
          <w:szCs w:val="20"/>
        </w:rPr>
        <w:t>o</w:t>
      </w:r>
      <w:r w:rsidR="00F03010" w:rsidRPr="00F03010">
        <w:rPr>
          <w:sz w:val="21"/>
          <w:szCs w:val="20"/>
        </w:rPr>
        <w:t xml:space="preserve">f </w:t>
      </w:r>
      <w:r w:rsidR="005806A1">
        <w:rPr>
          <w:sz w:val="21"/>
          <w:szCs w:val="20"/>
        </w:rPr>
        <w:t>d</w:t>
      </w:r>
      <w:r w:rsidR="00F03010" w:rsidRPr="00F03010">
        <w:rPr>
          <w:sz w:val="21"/>
          <w:szCs w:val="20"/>
        </w:rPr>
        <w:t xml:space="preserve">aily </w:t>
      </w:r>
      <w:r w:rsidR="005806A1">
        <w:rPr>
          <w:sz w:val="21"/>
          <w:szCs w:val="20"/>
        </w:rPr>
        <w:t>s</w:t>
      </w:r>
      <w:r w:rsidR="00F03010" w:rsidRPr="00F03010">
        <w:rPr>
          <w:sz w:val="21"/>
          <w:szCs w:val="20"/>
        </w:rPr>
        <w:t xml:space="preserve">upervisory </w:t>
      </w:r>
      <w:r w:rsidR="005806A1">
        <w:rPr>
          <w:sz w:val="21"/>
          <w:szCs w:val="20"/>
        </w:rPr>
        <w:t>c</w:t>
      </w:r>
      <w:r w:rsidR="00F03010" w:rsidRPr="00F03010">
        <w:rPr>
          <w:sz w:val="21"/>
          <w:szCs w:val="20"/>
        </w:rPr>
        <w:t xml:space="preserve">hildcare </w:t>
      </w:r>
      <w:r w:rsidR="005806A1">
        <w:rPr>
          <w:sz w:val="21"/>
          <w:szCs w:val="20"/>
        </w:rPr>
        <w:t>t</w:t>
      </w:r>
      <w:r w:rsidR="00F03010" w:rsidRPr="00F03010">
        <w:rPr>
          <w:sz w:val="21"/>
          <w:szCs w:val="20"/>
        </w:rPr>
        <w:t xml:space="preserve">ime </w:t>
      </w:r>
      <w:r w:rsidR="005806A1">
        <w:rPr>
          <w:sz w:val="21"/>
          <w:szCs w:val="20"/>
        </w:rPr>
        <w:t>s</w:t>
      </w:r>
      <w:r w:rsidR="00F03010" w:rsidRPr="00F03010">
        <w:rPr>
          <w:sz w:val="21"/>
          <w:szCs w:val="20"/>
        </w:rPr>
        <w:t xml:space="preserve">pent </w:t>
      </w:r>
      <w:r w:rsidR="005806A1">
        <w:rPr>
          <w:sz w:val="21"/>
          <w:szCs w:val="20"/>
        </w:rPr>
        <w:t>a</w:t>
      </w:r>
      <w:r w:rsidR="00F03010" w:rsidRPr="00F03010">
        <w:rPr>
          <w:sz w:val="21"/>
          <w:szCs w:val="20"/>
        </w:rPr>
        <w:t>lone (</w:t>
      </w:r>
      <w:r w:rsidR="005806A1">
        <w:rPr>
          <w:sz w:val="21"/>
          <w:szCs w:val="20"/>
        </w:rPr>
        <w:t>s</w:t>
      </w:r>
      <w:r w:rsidR="00F03010" w:rsidRPr="00F03010">
        <w:rPr>
          <w:sz w:val="21"/>
          <w:szCs w:val="20"/>
        </w:rPr>
        <w:t xml:space="preserve">olo) </w:t>
      </w:r>
      <w:r w:rsidR="00F03010">
        <w:rPr>
          <w:sz w:val="21"/>
          <w:szCs w:val="20"/>
        </w:rPr>
        <w:t>b</w:t>
      </w:r>
      <w:r w:rsidR="00F03010" w:rsidRPr="00F03010">
        <w:rPr>
          <w:sz w:val="21"/>
          <w:szCs w:val="20"/>
        </w:rPr>
        <w:t xml:space="preserve">y </w:t>
      </w:r>
      <w:r w:rsidR="005806A1">
        <w:rPr>
          <w:sz w:val="21"/>
          <w:szCs w:val="20"/>
        </w:rPr>
        <w:t>g</w:t>
      </w:r>
      <w:r w:rsidR="00F03010" w:rsidRPr="00F03010">
        <w:rPr>
          <w:sz w:val="21"/>
          <w:szCs w:val="20"/>
        </w:rPr>
        <w:t xml:space="preserve">ender </w:t>
      </w:r>
      <w:r w:rsidR="00F03010">
        <w:rPr>
          <w:sz w:val="21"/>
          <w:szCs w:val="20"/>
        </w:rPr>
        <w:t>a</w:t>
      </w:r>
      <w:r w:rsidR="00F03010" w:rsidRPr="00F03010">
        <w:rPr>
          <w:sz w:val="21"/>
          <w:szCs w:val="20"/>
        </w:rPr>
        <w:t xml:space="preserve">nd </w:t>
      </w:r>
      <w:r w:rsidR="005806A1">
        <w:rPr>
          <w:sz w:val="21"/>
          <w:szCs w:val="20"/>
        </w:rPr>
        <w:t>n</w:t>
      </w:r>
      <w:r w:rsidR="00F03010" w:rsidRPr="00F03010">
        <w:rPr>
          <w:sz w:val="21"/>
          <w:szCs w:val="20"/>
        </w:rPr>
        <w:t xml:space="preserve">umber </w:t>
      </w:r>
      <w:r w:rsidR="00F03010">
        <w:rPr>
          <w:sz w:val="21"/>
          <w:szCs w:val="20"/>
        </w:rPr>
        <w:t>o</w:t>
      </w:r>
      <w:r w:rsidR="00F03010" w:rsidRPr="00F03010">
        <w:rPr>
          <w:sz w:val="21"/>
          <w:szCs w:val="20"/>
        </w:rPr>
        <w:t xml:space="preserve">f </w:t>
      </w:r>
      <w:r w:rsidR="005806A1">
        <w:rPr>
          <w:sz w:val="21"/>
          <w:szCs w:val="20"/>
        </w:rPr>
        <w:t>c</w:t>
      </w:r>
      <w:r w:rsidR="00F03010" w:rsidRPr="00F03010">
        <w:rPr>
          <w:sz w:val="21"/>
          <w:szCs w:val="20"/>
        </w:rPr>
        <w:t>aregivers (</w:t>
      </w:r>
      <w:r w:rsidR="005806A1">
        <w:rPr>
          <w:sz w:val="21"/>
          <w:szCs w:val="20"/>
        </w:rPr>
        <w:t>p</w:t>
      </w:r>
      <w:r w:rsidR="00F03010" w:rsidRPr="00F03010">
        <w:rPr>
          <w:sz w:val="21"/>
          <w:szCs w:val="20"/>
        </w:rPr>
        <w:t>ercent)</w:t>
      </w:r>
      <w:bookmarkEnd w:id="80"/>
    </w:p>
    <w:tbl>
      <w:tblPr>
        <w:tblStyle w:val="TableGrid"/>
        <w:tblW w:w="0" w:type="auto"/>
        <w:tblBorders>
          <w:insideH w:val="none" w:sz="0" w:space="0" w:color="auto"/>
        </w:tblBorders>
        <w:tblLook w:val="04A0" w:firstRow="1" w:lastRow="0" w:firstColumn="1" w:lastColumn="0" w:noHBand="0" w:noVBand="1"/>
      </w:tblPr>
      <w:tblGrid>
        <w:gridCol w:w="3116"/>
        <w:gridCol w:w="3117"/>
        <w:gridCol w:w="3117"/>
      </w:tblGrid>
      <w:tr w:rsidR="001B5934" w:rsidRPr="003A5303" w14:paraId="1BECC13F" w14:textId="77777777" w:rsidTr="00B4745D">
        <w:tc>
          <w:tcPr>
            <w:tcW w:w="3116" w:type="dxa"/>
            <w:vMerge w:val="restart"/>
            <w:tcBorders>
              <w:top w:val="single" w:sz="4" w:space="0" w:color="auto"/>
            </w:tcBorders>
            <w:vAlign w:val="center"/>
          </w:tcPr>
          <w:p w14:paraId="3A25B442" w14:textId="77777777" w:rsidR="001B5934" w:rsidRPr="003A5303" w:rsidRDefault="001B5934" w:rsidP="00B4745D">
            <w:pPr>
              <w:jc w:val="center"/>
              <w:rPr>
                <w:b/>
                <w:sz w:val="20"/>
              </w:rPr>
            </w:pPr>
            <w:r w:rsidRPr="003A5303">
              <w:rPr>
                <w:b/>
                <w:sz w:val="20"/>
              </w:rPr>
              <w:t>Gender</w:t>
            </w:r>
          </w:p>
        </w:tc>
        <w:tc>
          <w:tcPr>
            <w:tcW w:w="6234" w:type="dxa"/>
            <w:gridSpan w:val="2"/>
            <w:tcBorders>
              <w:top w:val="single" w:sz="4" w:space="0" w:color="auto"/>
              <w:bottom w:val="nil"/>
            </w:tcBorders>
          </w:tcPr>
          <w:p w14:paraId="53812171" w14:textId="77777777" w:rsidR="001B5934" w:rsidRPr="003A5303" w:rsidRDefault="001B5934" w:rsidP="00B4745D">
            <w:pPr>
              <w:jc w:val="center"/>
              <w:rPr>
                <w:b/>
                <w:sz w:val="20"/>
              </w:rPr>
            </w:pPr>
            <w:r w:rsidRPr="003A5303">
              <w:rPr>
                <w:b/>
                <w:sz w:val="20"/>
              </w:rPr>
              <w:t>Number of potential caregivers</w:t>
            </w:r>
          </w:p>
        </w:tc>
      </w:tr>
      <w:tr w:rsidR="001B5934" w:rsidRPr="003A5303" w14:paraId="23CC711D" w14:textId="77777777" w:rsidTr="00B4745D">
        <w:tc>
          <w:tcPr>
            <w:tcW w:w="3116" w:type="dxa"/>
            <w:vMerge/>
            <w:tcBorders>
              <w:bottom w:val="single" w:sz="4" w:space="0" w:color="auto"/>
            </w:tcBorders>
          </w:tcPr>
          <w:p w14:paraId="64BE5584" w14:textId="77777777" w:rsidR="001B5934" w:rsidRPr="003A5303" w:rsidRDefault="001B5934" w:rsidP="00B4745D">
            <w:pPr>
              <w:rPr>
                <w:b/>
                <w:sz w:val="20"/>
              </w:rPr>
            </w:pPr>
          </w:p>
        </w:tc>
        <w:tc>
          <w:tcPr>
            <w:tcW w:w="3117" w:type="dxa"/>
            <w:tcBorders>
              <w:top w:val="nil"/>
              <w:bottom w:val="single" w:sz="4" w:space="0" w:color="auto"/>
            </w:tcBorders>
          </w:tcPr>
          <w:p w14:paraId="74E39BAA" w14:textId="77777777" w:rsidR="001B5934" w:rsidRPr="003A5303" w:rsidRDefault="001B5934" w:rsidP="00B4745D">
            <w:pPr>
              <w:jc w:val="center"/>
              <w:rPr>
                <w:b/>
                <w:sz w:val="20"/>
              </w:rPr>
            </w:pPr>
            <w:r w:rsidRPr="003A5303">
              <w:rPr>
                <w:b/>
                <w:sz w:val="20"/>
              </w:rPr>
              <w:t>Two</w:t>
            </w:r>
          </w:p>
        </w:tc>
        <w:tc>
          <w:tcPr>
            <w:tcW w:w="3117" w:type="dxa"/>
            <w:tcBorders>
              <w:top w:val="nil"/>
              <w:bottom w:val="single" w:sz="4" w:space="0" w:color="auto"/>
            </w:tcBorders>
          </w:tcPr>
          <w:p w14:paraId="5AD7CC7B" w14:textId="77777777" w:rsidR="001B5934" w:rsidRPr="003A5303" w:rsidRDefault="001B5934" w:rsidP="00B4745D">
            <w:pPr>
              <w:jc w:val="center"/>
              <w:rPr>
                <w:b/>
                <w:sz w:val="20"/>
              </w:rPr>
            </w:pPr>
            <w:r w:rsidRPr="003A5303">
              <w:rPr>
                <w:b/>
                <w:sz w:val="20"/>
              </w:rPr>
              <w:t>Three or more</w:t>
            </w:r>
          </w:p>
        </w:tc>
      </w:tr>
      <w:tr w:rsidR="001B5934" w:rsidRPr="003A5303" w14:paraId="53F47FF5" w14:textId="77777777" w:rsidTr="00B4745D">
        <w:tc>
          <w:tcPr>
            <w:tcW w:w="3116" w:type="dxa"/>
            <w:tcBorders>
              <w:top w:val="single" w:sz="4" w:space="0" w:color="auto"/>
            </w:tcBorders>
          </w:tcPr>
          <w:p w14:paraId="751C249F" w14:textId="77777777" w:rsidR="001B5934" w:rsidRPr="003A5303" w:rsidRDefault="001B5934" w:rsidP="00B4745D">
            <w:pPr>
              <w:rPr>
                <w:sz w:val="20"/>
              </w:rPr>
            </w:pPr>
            <w:r w:rsidRPr="003A5303">
              <w:rPr>
                <w:sz w:val="20"/>
              </w:rPr>
              <w:t>Female</w:t>
            </w:r>
          </w:p>
        </w:tc>
        <w:tc>
          <w:tcPr>
            <w:tcW w:w="3117" w:type="dxa"/>
            <w:tcBorders>
              <w:top w:val="single" w:sz="4" w:space="0" w:color="auto"/>
            </w:tcBorders>
          </w:tcPr>
          <w:p w14:paraId="53B5E5B7" w14:textId="77777777" w:rsidR="001B5934" w:rsidRPr="003A5303" w:rsidRDefault="001B5934" w:rsidP="00B4745D">
            <w:pPr>
              <w:jc w:val="center"/>
              <w:rPr>
                <w:sz w:val="20"/>
              </w:rPr>
            </w:pPr>
            <w:r>
              <w:rPr>
                <w:sz w:val="20"/>
              </w:rPr>
              <w:t>49</w:t>
            </w:r>
          </w:p>
        </w:tc>
        <w:tc>
          <w:tcPr>
            <w:tcW w:w="3117" w:type="dxa"/>
            <w:tcBorders>
              <w:top w:val="single" w:sz="4" w:space="0" w:color="auto"/>
            </w:tcBorders>
          </w:tcPr>
          <w:p w14:paraId="043A845C" w14:textId="77777777" w:rsidR="001B5934" w:rsidRPr="003A5303" w:rsidRDefault="001B5934" w:rsidP="00B4745D">
            <w:pPr>
              <w:jc w:val="center"/>
              <w:rPr>
                <w:sz w:val="20"/>
              </w:rPr>
            </w:pPr>
            <w:r>
              <w:rPr>
                <w:sz w:val="20"/>
              </w:rPr>
              <w:t>42</w:t>
            </w:r>
          </w:p>
        </w:tc>
      </w:tr>
      <w:tr w:rsidR="001B5934" w:rsidRPr="003A5303" w14:paraId="585A1DA3" w14:textId="77777777" w:rsidTr="00B4745D">
        <w:tc>
          <w:tcPr>
            <w:tcW w:w="3116" w:type="dxa"/>
            <w:shd w:val="clear" w:color="auto" w:fill="D9D9D9" w:themeFill="background1" w:themeFillShade="D9"/>
          </w:tcPr>
          <w:p w14:paraId="65DDBF3B" w14:textId="77777777" w:rsidR="001B5934" w:rsidRPr="003A5303" w:rsidRDefault="001B5934" w:rsidP="00B4745D">
            <w:pPr>
              <w:rPr>
                <w:sz w:val="20"/>
              </w:rPr>
            </w:pPr>
            <w:r w:rsidRPr="003A5303">
              <w:rPr>
                <w:sz w:val="20"/>
              </w:rPr>
              <w:t>Male</w:t>
            </w:r>
          </w:p>
        </w:tc>
        <w:tc>
          <w:tcPr>
            <w:tcW w:w="3117" w:type="dxa"/>
            <w:shd w:val="clear" w:color="auto" w:fill="D9D9D9" w:themeFill="background1" w:themeFillShade="D9"/>
          </w:tcPr>
          <w:p w14:paraId="06FE237D" w14:textId="77777777" w:rsidR="001B5934" w:rsidRPr="003A5303" w:rsidRDefault="001B5934" w:rsidP="00B4745D">
            <w:pPr>
              <w:jc w:val="center"/>
              <w:rPr>
                <w:sz w:val="20"/>
              </w:rPr>
            </w:pPr>
            <w:r>
              <w:rPr>
                <w:sz w:val="20"/>
              </w:rPr>
              <w:t>33</w:t>
            </w:r>
          </w:p>
        </w:tc>
        <w:tc>
          <w:tcPr>
            <w:tcW w:w="3117" w:type="dxa"/>
            <w:shd w:val="clear" w:color="auto" w:fill="D9D9D9" w:themeFill="background1" w:themeFillShade="D9"/>
          </w:tcPr>
          <w:p w14:paraId="5EA418D9" w14:textId="77777777" w:rsidR="001B5934" w:rsidRPr="003A5303" w:rsidRDefault="001B5934" w:rsidP="00B4745D">
            <w:pPr>
              <w:jc w:val="center"/>
              <w:rPr>
                <w:sz w:val="20"/>
              </w:rPr>
            </w:pPr>
            <w:r>
              <w:rPr>
                <w:sz w:val="20"/>
              </w:rPr>
              <w:t>30</w:t>
            </w:r>
          </w:p>
        </w:tc>
      </w:tr>
    </w:tbl>
    <w:p w14:paraId="142FEA22" w14:textId="77777777" w:rsidR="001B5934" w:rsidRDefault="001B5934" w:rsidP="001B5934">
      <w:pPr>
        <w:rPr>
          <w:sz w:val="20"/>
        </w:rPr>
      </w:pPr>
      <w:r w:rsidRPr="00092162">
        <w:rPr>
          <w:i/>
          <w:sz w:val="20"/>
        </w:rPr>
        <w:t>Source</w:t>
      </w:r>
      <w:r w:rsidRPr="00092162">
        <w:rPr>
          <w:sz w:val="20"/>
        </w:rPr>
        <w:t>: Authors’ tabulations from ATUS 2019.</w:t>
      </w:r>
    </w:p>
    <w:p w14:paraId="224CCA17" w14:textId="77777777" w:rsidR="00F03010" w:rsidRDefault="00F03010" w:rsidP="001B5934"/>
    <w:p w14:paraId="0D35CDC1" w14:textId="12C38420" w:rsidR="001B5934" w:rsidRPr="005535C1" w:rsidRDefault="001B5934" w:rsidP="001B5934">
      <w:r>
        <w:t xml:space="preserve">Ideally, we would prefer the individual-specific sharing parameter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Pr>
          <w:rFonts w:eastAsiaTheme="minorEastAsia"/>
        </w:rPr>
        <w:t xml:space="preserve"> in our calculations</w:t>
      </w:r>
      <w:r w:rsidR="00F03010">
        <w:rPr>
          <w:rFonts w:eastAsiaTheme="minorEastAsia"/>
        </w:rPr>
        <w:t xml:space="preserve">, but </w:t>
      </w:r>
      <w:r>
        <w:rPr>
          <w:rFonts w:eastAsiaTheme="minorEastAsia"/>
        </w:rPr>
        <w:t xml:space="preserve">that would require </w:t>
      </w:r>
      <w:r w:rsidR="00F03010">
        <w:rPr>
          <w:rFonts w:eastAsiaTheme="minorEastAsia"/>
        </w:rPr>
        <w:t>our knowing</w:t>
      </w:r>
      <w:r>
        <w:rPr>
          <w:rFonts w:eastAsiaTheme="minorEastAsia"/>
        </w:rPr>
        <w:t xml:space="preserve"> whether the person imputed supervisory time in the CE sample was with another potential caregiver during their episodes of care. In our judgment, reliable individual-level imputations of </w:t>
      </w:r>
      <w:r w:rsidR="00C243C8">
        <w:rPr>
          <w:rFonts w:eastAsiaTheme="minorEastAsia"/>
        </w:rPr>
        <w:t>“</w:t>
      </w:r>
      <w:r>
        <w:rPr>
          <w:rFonts w:eastAsiaTheme="minorEastAsia"/>
        </w:rPr>
        <w:t>with who</w:t>
      </w:r>
      <w:r w:rsidR="00F03010">
        <w:rPr>
          <w:rFonts w:eastAsiaTheme="minorEastAsia"/>
        </w:rPr>
        <w:t>m</w:t>
      </w:r>
      <w:r w:rsidR="00C243C8">
        <w:rPr>
          <w:rFonts w:eastAsiaTheme="minorEastAsia"/>
        </w:rPr>
        <w:t>”</w:t>
      </w:r>
      <w:r>
        <w:rPr>
          <w:rFonts w:eastAsiaTheme="minorEastAsia"/>
        </w:rPr>
        <w:t xml:space="preserve"> are difficult. Hence, we used the mean values of the sharing parameter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r>
          <w:rPr>
            <w:rFonts w:ascii="Cambria Math" w:eastAsiaTheme="minorEastAsia" w:hAnsi="Cambria Math"/>
          </w:rPr>
          <m:t>)</m:t>
        </m:r>
      </m:oMath>
      <w:r>
        <w:rPr>
          <w:rFonts w:eastAsiaTheme="minorEastAsia"/>
        </w:rPr>
        <w:t xml:space="preserve"> calculated from the ATUS (</w:t>
      </w:r>
      <w:r w:rsidR="00DA0AFC">
        <w:t xml:space="preserve">Table </w:t>
      </w:r>
      <w:r w:rsidR="00DA0AFC">
        <w:rPr>
          <w:noProof/>
        </w:rPr>
        <w:t>3</w:t>
      </w:r>
      <w:r w:rsidR="00DA0AFC">
        <w:noBreakHyphen/>
      </w:r>
      <w:r w:rsidR="00DA0AFC">
        <w:rPr>
          <w:noProof/>
        </w:rPr>
        <w:t>7</w:t>
      </w:r>
      <w:r>
        <w:rPr>
          <w:rFonts w:eastAsiaTheme="minorEastAsia"/>
        </w:rPr>
        <w:t>). We assumed that the number of potential caregivers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r>
          <w:rPr>
            <w:rFonts w:ascii="Cambria Math" w:eastAsiaTheme="minorEastAsia" w:hAnsi="Cambria Math"/>
          </w:rPr>
          <m:t>)</m:t>
        </m:r>
      </m:oMath>
      <w:r>
        <w:rPr>
          <w:rFonts w:eastAsiaTheme="minorEastAsia"/>
        </w:rPr>
        <w:t xml:space="preserve"> is equal to to the number of people in the household with positive values of imputed supervisory care time. The appropriate parameter from </w:t>
      </w:r>
      <w:r w:rsidR="00DA0AFC">
        <w:t xml:space="preserve">Table </w:t>
      </w:r>
      <w:r w:rsidR="00DA0AFC">
        <w:rPr>
          <w:noProof/>
        </w:rPr>
        <w:t>3</w:t>
      </w:r>
      <w:r w:rsidR="00DA0AFC">
        <w:noBreakHyphen/>
      </w:r>
      <w:r w:rsidR="00DA0AFC">
        <w:rPr>
          <w:noProof/>
        </w:rPr>
        <w:t>7</w:t>
      </w:r>
      <w:r>
        <w:rPr>
          <w:rFonts w:eastAsiaTheme="minorEastAsia"/>
        </w:rPr>
        <w:t xml:space="preserve"> was then applied to the imputed hours of each person engaged in supervisory care. In the final step, the adjusted values of individuals were added up to arrive at the consumer-unit level estimate of total supervisory care time.</w:t>
      </w:r>
    </w:p>
    <w:p w14:paraId="64232FD1" w14:textId="77777777" w:rsidR="001B5934" w:rsidRDefault="001B5934" w:rsidP="001B5934">
      <w:pPr>
        <w:pStyle w:val="Heading2"/>
      </w:pPr>
      <w:bookmarkStart w:id="81" w:name="_Toc158095502"/>
      <w:r>
        <w:t>Conclusion</w:t>
      </w:r>
      <w:bookmarkEnd w:id="81"/>
    </w:p>
    <w:p w14:paraId="34EE4270" w14:textId="4B92C190" w:rsidR="001B5934" w:rsidRDefault="001B5934" w:rsidP="001B5934">
      <w:r>
        <w:t>In this chapter, we described the methodologies</w:t>
      </w:r>
      <w:r w:rsidR="000F3EB7">
        <w:t xml:space="preserve"> used</w:t>
      </w:r>
      <w:r>
        <w:t xml:space="preserve"> and decisions </w:t>
      </w:r>
      <w:r w:rsidR="000F3EB7">
        <w:t xml:space="preserve">made </w:t>
      </w:r>
      <w:r>
        <w:t xml:space="preserve">for imputing time-use data into the CE </w:t>
      </w:r>
      <w:r w:rsidR="000F3EB7">
        <w:t>s</w:t>
      </w:r>
      <w:r>
        <w:t xml:space="preserve">urvey. Across all imputation methods, we implemented a </w:t>
      </w:r>
      <w:r w:rsidR="00C243C8">
        <w:t>“</w:t>
      </w:r>
      <w:r>
        <w:t>double</w:t>
      </w:r>
      <w:r w:rsidR="00C243C8">
        <w:t>”</w:t>
      </w:r>
      <w:r>
        <w:t xml:space="preserve"> matching, where weekend and weekday time</w:t>
      </w:r>
      <w:r w:rsidR="000F3EB7">
        <w:t>-</w:t>
      </w:r>
      <w:r>
        <w:t>use data is imputed separately into the recipient file, aiming to provide a better approximation of a typical week’s activity. In addition, when statistical matching is implemented, time-use data is matched individually to each CE quarter, although such a procedure is not needed when using the prediction approach. For the case of statistical matching, specifically, we recommend imposing restrictions on the cell size to avoid problems of overfitting, despite the slight disadvantage the procedure has in matching quality compared to allowing the use of micro-cells.</w:t>
      </w:r>
    </w:p>
    <w:p w14:paraId="3377908A" w14:textId="3F49183B" w:rsidR="001B5934" w:rsidRDefault="001B5934" w:rsidP="001B5934">
      <w:r>
        <w:t xml:space="preserve">The three imputation methods presented here have their advantages and limitations, which will depend on the type of analysis one aims to implement. RP is the simplest method to implement. As we have seen, it performs as well as the more complex MI and SM methods in replicating the mean values for most population subgroups we have considered here. However, both prediction methods fail to adequately capture the weekday mean values for male subgroups as SM. Both methods also overstate the median values of several population subgroups by a substantial margin, especially male subgroups. The clear </w:t>
      </w:r>
      <w:r>
        <w:lastRenderedPageBreak/>
        <w:t xml:space="preserve">superiority of SM over prediction methods in approximating subgroup median values was evident from our assessment exercise. Of the two prediction methods, RP performs notably worse than MI in predicting subgroup medians. Thus, matching outperforms prediction </w:t>
      </w:r>
      <w:r w:rsidR="000F3EB7">
        <w:t xml:space="preserve">when </w:t>
      </w:r>
      <w:r>
        <w:t>replicating location measures for population subgroups.</w:t>
      </w:r>
    </w:p>
    <w:p w14:paraId="0CF0CD69" w14:textId="72336081" w:rsidR="001B5934" w:rsidRDefault="001B5934" w:rsidP="001B5934">
      <w:r>
        <w:t>Turning to the efficacy of capturing the dispersion within subgroups, we find no discernible difference between SM and MI in their imputed values of standard deviations—both are very close to their observed counterparts. Given its logic, the RP method was not expected to perform well in this regard, and our assessment confirmed our expectations. The difference between SM and MI in transferring the distribution seems to be in the ability to mimic the percentile points throughout the distribution. We mentioned earlier the tendency of MI to overstate median values, reflecting its weakness relative to SM in transferring the percentile points. The drawback is also reflected in the relatively sizeable number of high values that appear as outliers in the box plots imputed by MI. SM is the best approach for transferring distributions of time use to the CE survey, even for smaller subgroups.</w:t>
      </w:r>
    </w:p>
    <w:p w14:paraId="0D04EF5E" w14:textId="12384FB9" w:rsidR="001B5934" w:rsidRDefault="001B5934" w:rsidP="001B5934">
      <w:r>
        <w:t>The clear disadvantage of the SM and RP methods compared to MI is in the area of statistical inference using imputed values. Before the emergence of MI, most researchers treated the imputed variables in survey data on the same footing as the variables in the survey itself. However, it is now widely known that inference based on such an approach can be misleading because it does not account for the potential errors in imputation. The extent of these discrepancies depends on the details of the statistical model and imputed variables. What seems certain is that the extent cannot be known a priori. There are</w:t>
      </w:r>
      <w:r w:rsidR="00EE0FAC">
        <w:t>,</w:t>
      </w:r>
      <w:r>
        <w:t xml:space="preserve"> thus</w:t>
      </w:r>
      <w:r w:rsidR="00EE0FAC">
        <w:t>,</w:t>
      </w:r>
      <w:r>
        <w:t xml:space="preserve"> tradeoffs in the choice between SM and MI for multivariate analysis using the imputed data, which needs to be explored further.</w:t>
      </w:r>
    </w:p>
    <w:p w14:paraId="1CCECEE0" w14:textId="380A233C" w:rsidR="001B5934" w:rsidRDefault="001B5934" w:rsidP="001B5934">
      <w:r>
        <w:t>Our analysis of the imputed data suggest</w:t>
      </w:r>
      <w:r w:rsidR="00CB3C8A">
        <w:t>s</w:t>
      </w:r>
      <w:r>
        <w:t xml:space="preserve"> that there are some subgroups for which imputed data is unreliable. Individuals in the youngest age group (15 to 24 years) </w:t>
      </w:r>
      <w:r w:rsidR="00EE0FAC">
        <w:t>are</w:t>
      </w:r>
      <w:r>
        <w:t xml:space="preserve"> one such group</w:t>
      </w:r>
      <w:r w:rsidR="00584D1A">
        <w:t>, as are</w:t>
      </w:r>
      <w:r>
        <w:t xml:space="preserve"> individuals in households with three or more children, three or more adults, low levels of education, or low levels of income. Most of these</w:t>
      </w:r>
      <w:r w:rsidR="00584D1A">
        <w:t xml:space="preserve"> groups</w:t>
      </w:r>
      <w:r>
        <w:t xml:space="preserve"> are relatively small in size. The general guideline is, therefore, that one should avoid analyzing small population subgroups or subgroups in which a particular type of household production is quite low.</w:t>
      </w:r>
    </w:p>
    <w:p w14:paraId="31039CCB" w14:textId="5A7AF5F6" w:rsidR="00B4745D" w:rsidRDefault="00B4745D">
      <w:pPr>
        <w:spacing w:after="0" w:line="240" w:lineRule="auto"/>
      </w:pPr>
      <w:r>
        <w:br w:type="page"/>
      </w:r>
    </w:p>
    <w:p w14:paraId="5C136F63" w14:textId="4D666D25" w:rsidR="007A1438" w:rsidRDefault="007A1438" w:rsidP="007A1438">
      <w:pPr>
        <w:pStyle w:val="Heading1"/>
      </w:pPr>
      <w:bookmarkStart w:id="82" w:name="_Toc158095503"/>
      <w:r>
        <w:lastRenderedPageBreak/>
        <w:t xml:space="preserve">Imputing </w:t>
      </w:r>
      <w:r w:rsidR="00C65DD9">
        <w:t>C</w:t>
      </w:r>
      <w:r>
        <w:t xml:space="preserve">are </w:t>
      </w:r>
      <w:r w:rsidR="00C65DD9">
        <w:t>R</w:t>
      </w:r>
      <w:r>
        <w:t>eceived</w:t>
      </w:r>
      <w:bookmarkEnd w:id="82"/>
      <w:r>
        <w:t xml:space="preserve"> </w:t>
      </w:r>
    </w:p>
    <w:p w14:paraId="70A5154F" w14:textId="77F67DB3" w:rsidR="007A1438" w:rsidRDefault="007A1438" w:rsidP="007A1438">
      <w:r>
        <w:t>Nonmarket</w:t>
      </w:r>
      <w:r w:rsidR="00584D1A">
        <w:t>-</w:t>
      </w:r>
      <w:r>
        <w:t xml:space="preserve">time inputs to providing care for household members may come from people in the household and outside. A novel aspect of our definition of household production is the inclusion of nonmarket care services received by household members from people outside their household (see Chapter 2). Admittedly, the receipt of such services expands the household’s consumption possibilities; hence, their imputed value should be included in a broad measure of consumption. The empirical challenge is the lack of direct information. Government statistical agencies in the United States do not collect regular and comprehensive data on the receipt of nonmarket care. </w:t>
      </w:r>
    </w:p>
    <w:p w14:paraId="082F6A91" w14:textId="4641321D" w:rsidR="007A1438" w:rsidRDefault="007A1438" w:rsidP="007A1438">
      <w:r>
        <w:t xml:space="preserve">In contrast, the American Time Use Survey (ATUS) presently collects detailed data on time spent by individuals rendering care to </w:t>
      </w:r>
      <w:proofErr w:type="spellStart"/>
      <w:r>
        <w:t>nonhousehold</w:t>
      </w:r>
      <w:proofErr w:type="spellEnd"/>
      <w:r>
        <w:t xml:space="preserve"> children and </w:t>
      </w:r>
      <w:proofErr w:type="spellStart"/>
      <w:r>
        <w:t>nonhousehold</w:t>
      </w:r>
      <w:proofErr w:type="spellEnd"/>
      <w:r>
        <w:t xml:space="preserve"> adults. In the latter case, information is collected on strictly caring activities as well as a broader set of activities encompassing cooking and other housework (including shopping).</w:t>
      </w:r>
      <w:r>
        <w:rPr>
          <w:rStyle w:val="FootnoteReference"/>
        </w:rPr>
        <w:footnoteReference w:id="32"/>
      </w:r>
      <w:r>
        <w:t xml:space="preserve"> No information is collected in the ATUS regarding the characteristics of the care recipients or their households.</w:t>
      </w:r>
    </w:p>
    <w:p w14:paraId="1E1801B0" w14:textId="321D14B0" w:rsidR="007A1438" w:rsidRDefault="007A1438" w:rsidP="007A1438">
      <w:r>
        <w:t>This chapter describes the sources of data and methods used to impute the value of nonmarket care services received by individual consumer units in the CE Diary and Interview samples. In light of the data limitation noted above and discussed further below, it is evident that our imputations are not as comprehensive here</w:t>
      </w:r>
      <w:r w:rsidR="00FF483E">
        <w:t>,</w:t>
      </w:r>
      <w:r>
        <w:t xml:space="preserve"> relative to the imputations performed using the ATUS of the time spent on household production (described in the previous chapter). However, as we shall see later, the contribution made by its members far outweighs that made by persons outside the household in terms of expanding the consumption possibilities of the household. The upshot is that the coarse imputations for the latter may not </w:t>
      </w:r>
      <w:r w:rsidR="00C84A50">
        <w:t>substantially impact the overall household production estimates</w:t>
      </w:r>
      <w:r>
        <w:t>. Yet, we include the imputations for the sake of completeness and advocate for better data collection on this front.</w:t>
      </w:r>
    </w:p>
    <w:p w14:paraId="1A057B95" w14:textId="77777777" w:rsidR="007A1438" w:rsidRDefault="007A1438" w:rsidP="007A1438">
      <w:pPr>
        <w:pStyle w:val="Heading2"/>
      </w:pPr>
      <w:bookmarkStart w:id="83" w:name="_Toc158095504"/>
      <w:r>
        <w:t>Care received by children</w:t>
      </w:r>
      <w:bookmarkEnd w:id="83"/>
    </w:p>
    <w:p w14:paraId="5F62B0E9" w14:textId="77777777" w:rsidR="007A1438" w:rsidRDefault="007A1438" w:rsidP="007A1438">
      <w:pPr>
        <w:pStyle w:val="Heading3"/>
      </w:pPr>
      <w:bookmarkStart w:id="84" w:name="_Toc158095505"/>
      <w:r>
        <w:t>Background</w:t>
      </w:r>
      <w:bookmarkEnd w:id="84"/>
    </w:p>
    <w:p w14:paraId="6829B3CF" w14:textId="50E4CFD4" w:rsidR="007A1438" w:rsidRDefault="007A1438" w:rsidP="007A1438">
      <w:r>
        <w:t xml:space="preserve">The people outside the household providing nonmarket care services may be family members that live outside the household (e.g., older sibling, step or biological parent), members of the extended family (e.g., grandmothers or aunts), or nonrelatives (e.g., friends or neighbors). Scholars have examined the role of such care in investigating the constraints parents of young children, especially mothers, face in entering </w:t>
      </w:r>
      <w:r>
        <w:lastRenderedPageBreak/>
        <w:t>the labor market and the fertility decisions of people of childbearing age.</w:t>
      </w:r>
      <w:r>
        <w:rPr>
          <w:rStyle w:val="FootnoteReference"/>
        </w:rPr>
        <w:footnoteReference w:id="33"/>
      </w:r>
      <w:r>
        <w:t xml:space="preserve"> However, this type of care is mainly categorized under </w:t>
      </w:r>
      <w:r w:rsidR="00C243C8">
        <w:t>“</w:t>
      </w:r>
      <w:r>
        <w:t>informal</w:t>
      </w:r>
      <w:r w:rsidR="00C243C8">
        <w:t>”</w:t>
      </w:r>
      <w:r>
        <w:t xml:space="preserve"> care, which includes paid care services provided by individuals (e.g., babysitters). For example, a recent study on the relationship between the availability of informal childcare and parental employment during the </w:t>
      </w:r>
      <w:r w:rsidR="00FF483E">
        <w:t>COVID</w:t>
      </w:r>
      <w:r>
        <w:t xml:space="preserve">-19 pandemic in the United States laments the failure of existing research to distinguish </w:t>
      </w:r>
      <w:r w:rsidR="002A59A1">
        <w:t xml:space="preserve">between </w:t>
      </w:r>
      <w:r>
        <w:t>different forms of informal care. Based on data from an online survey, the authors find that</w:t>
      </w:r>
      <w:r w:rsidR="00FF483E">
        <w:t>,</w:t>
      </w:r>
      <w:r>
        <w:t xml:space="preserve"> while highly-educated and higher-income families relied more on paid informal care arrangements during the pandemic, those with lower education and income found relatively more support from older children and extended family in maintaining their hours on the job (Zang et al. 2022).</w:t>
      </w:r>
    </w:p>
    <w:p w14:paraId="22E3EBE2" w14:textId="57981DCE" w:rsidR="007A1438" w:rsidRDefault="007A1438" w:rsidP="007A1438">
      <w:r>
        <w:t>Publicly provided or subsidized formal childcare can go a long way toward meeting the childcare needs of many working parents. Yet, the growth of jobs with non</w:t>
      </w:r>
      <w:r w:rsidR="00FF483E">
        <w:t>-</w:t>
      </w:r>
      <w:r>
        <w:t>standard work schedules and irregular or contingent (</w:t>
      </w:r>
      <w:r w:rsidR="00C243C8">
        <w:t>“</w:t>
      </w:r>
      <w:r>
        <w:t>on call</w:t>
      </w:r>
      <w:r w:rsidR="00C243C8">
        <w:t>”</w:t>
      </w:r>
      <w:r>
        <w:t xml:space="preserve">) hours, as well as the growing share of those with multiple jobs over the last three decades, have made the task of combining care and employment more challenging for many working parents, especially single mothers (Brady 2016; Collins and Carson 1998). There is also the issue that the considerations involved in seeking replacement childcare are, for most people, substantially different than those entering into, say, substituting restaurant-made for homemade meals. A critique of the National Childcare Strategy introduced by the </w:t>
      </w:r>
      <w:proofErr w:type="spellStart"/>
      <w:r>
        <w:t>Labour</w:t>
      </w:r>
      <w:proofErr w:type="spellEnd"/>
      <w:r>
        <w:t xml:space="preserve"> government in the UK in 1997 focused on its exclusive reliance on a regulated market approach and purely financial incentives. The authors’ empirical study documented the widespread prevalence of a mix of market and nonmarket childcare</w:t>
      </w:r>
      <w:proofErr w:type="gramStart"/>
      <w:r>
        <w:rPr>
          <w:rFonts w:cs="Times New Roman"/>
        </w:rPr>
        <w:t>—</w:t>
      </w:r>
      <w:r w:rsidR="00C243C8">
        <w:t>“</w:t>
      </w:r>
      <w:proofErr w:type="gramEnd"/>
      <w:r>
        <w:t>the childcare jigsaw</w:t>
      </w:r>
      <w:r w:rsidR="00C243C8">
        <w:t>”</w:t>
      </w:r>
      <w:r>
        <w:t>—among working parents in an urban area (Tyneside) and a strong preference for nonmarket childcare, especially from grandparents</w:t>
      </w:r>
      <w:r w:rsidR="002A59A1">
        <w:t xml:space="preserve"> </w:t>
      </w:r>
      <w:r>
        <w:t xml:space="preserve">(Wheelock and Jones 2002; see also </w:t>
      </w:r>
      <w:r w:rsidR="002A59A1">
        <w:t xml:space="preserve">Casper 1996 </w:t>
      </w:r>
      <w:r>
        <w:t>for a report on the conditions of employed mothers in the US around the same time).</w:t>
      </w:r>
    </w:p>
    <w:p w14:paraId="1CDD1538" w14:textId="55109787" w:rsidR="007A1438" w:rsidRDefault="007A1438" w:rsidP="007A1438">
      <w:r>
        <w:t>The Survey of Income and Program Participation (SIPP) has collected information on childcare arrangements from 1985 onwards. In 2019, reference parent</w:t>
      </w:r>
      <w:r w:rsidR="002A59A1">
        <w:t>s</w:t>
      </w:r>
      <w:r>
        <w:rPr>
          <w:rStyle w:val="FootnoteReference"/>
        </w:rPr>
        <w:footnoteReference w:id="34"/>
      </w:r>
      <w:r>
        <w:t xml:space="preserve"> of children under 15 </w:t>
      </w:r>
      <w:r w:rsidR="002A59A1">
        <w:t xml:space="preserve">were </w:t>
      </w:r>
      <w:r>
        <w:t xml:space="preserve">asked questions regarding childcare arrangements during the fall of the reference period. Questions pertained to the </w:t>
      </w:r>
      <w:r w:rsidR="00C243C8">
        <w:t>“</w:t>
      </w:r>
      <w:r>
        <w:t>typical</w:t>
      </w:r>
      <w:r w:rsidR="00C243C8">
        <w:t>”</w:t>
      </w:r>
      <w:r>
        <w:t xml:space="preserve"> week of the fall</w:t>
      </w:r>
      <w:r w:rsidR="002A59A1">
        <w:t xml:space="preserve"> season</w:t>
      </w:r>
      <w:r>
        <w:t xml:space="preserve">. </w:t>
      </w:r>
      <w:r w:rsidR="002A59A1">
        <w:t>Only</w:t>
      </w:r>
      <w:r>
        <w:t xml:space="preserve"> employed or school-going parents</w:t>
      </w:r>
      <w:r w:rsidR="002A59A1">
        <w:t xml:space="preserve"> were asked</w:t>
      </w:r>
      <w:r>
        <w:t xml:space="preserve">. They probed whether the child or children were cared for by parents, siblings older than 14, grandparents, other </w:t>
      </w:r>
      <w:r>
        <w:lastRenderedPageBreak/>
        <w:t>relatives, nonrelatives, family daycare provider, childcare center, before/after school programs for children 3 to 14 years) or self (i.e., left alone). Estimates for 2019 indicate that 45.9 percent of children under 14 were under the care of older siblings, grandparents, relatives, or nonrelatives during a typical fall week. Since parents can use multiple sources of non-parental care, the previous proportion may also include children that receive care from centers. On the other hand, only 15.4 percent of children under 15 and 26.2 percent of children under five were exclusively cared for by centers (family daycare plus childcare centers) in 2019.</w:t>
      </w:r>
    </w:p>
    <w:p w14:paraId="6883D032" w14:textId="323BF96D" w:rsidR="007A1438" w:rsidRDefault="007A1438" w:rsidP="007A1438">
      <w:r>
        <w:t xml:space="preserve">The SIPP collected more detailed information regarding childcare arrangements before 2012. While only employed mothers were queried between 1985 and 1995, </w:t>
      </w:r>
      <w:proofErr w:type="spellStart"/>
      <w:r>
        <w:t>nonemployed</w:t>
      </w:r>
      <w:proofErr w:type="spellEnd"/>
      <w:r>
        <w:t xml:space="preserve"> mothers were added </w:t>
      </w:r>
      <w:r w:rsidR="002A59A1">
        <w:t xml:space="preserve">in </w:t>
      </w:r>
      <w:r>
        <w:t xml:space="preserve">1996. </w:t>
      </w:r>
      <w:r w:rsidR="002A59A1">
        <w:t>N</w:t>
      </w:r>
      <w:r>
        <w:t>oteworthy from our perspective is that information on weekly hours spent by preschoolers in each care arrangement was</w:t>
      </w:r>
      <w:r w:rsidR="002A59A1">
        <w:t xml:space="preserve"> also</w:t>
      </w:r>
      <w:r>
        <w:t xml:space="preserve"> collected. For example, estimates</w:t>
      </w:r>
      <w:r>
        <w:rPr>
          <w:rStyle w:val="FootnoteReference"/>
        </w:rPr>
        <w:footnoteReference w:id="35"/>
      </w:r>
      <w:r>
        <w:t xml:space="preserve"> for 2011 indicate that, on average, preschoolers with employed mothers spent 23 hours, and those with </w:t>
      </w:r>
      <w:proofErr w:type="spellStart"/>
      <w:r>
        <w:t>nonemployed</w:t>
      </w:r>
      <w:proofErr w:type="spellEnd"/>
      <w:r>
        <w:t xml:space="preserve"> mothers spent 15 hours under the care of their grandparents (Laughlin 2013). Further, given our goal of estimating the care received from </w:t>
      </w:r>
      <w:proofErr w:type="spellStart"/>
      <w:r>
        <w:t>nonhousehold</w:t>
      </w:r>
      <w:proofErr w:type="spellEnd"/>
      <w:r>
        <w:t xml:space="preserve"> members, we need to identify whether the caregivers (grandparents, relatives, or nonrelatives) live with the child; otherwise, we would end up double-counting the care received. Earlier rounds of SIPP did permit researchers to distinguish between nonrelative caregivers that lived with the child from those that did not. However, the earlier and present rounds of SIPP do not </w:t>
      </w:r>
      <w:r w:rsidR="00CB1F67">
        <w:t>make</w:t>
      </w:r>
      <w:r>
        <w:t xml:space="preserve"> that distinction for relatives (older siblings, grandmothers, aunts, etc.). Finally, we also need to know if the care received was directly in return for payment. If that were the case, we would not consider it </w:t>
      </w:r>
      <w:r w:rsidR="00C243C8">
        <w:t>“</w:t>
      </w:r>
      <w:r>
        <w:t>nonmarket.</w:t>
      </w:r>
      <w:r w:rsidR="00C243C8">
        <w:t>”</w:t>
      </w:r>
      <w:r>
        <w:t xml:space="preserve"> Unfortunately, the earlier and current rounds of SIPP do not allow us to implement this distinction because they do not collect childcare expenditures disaggregated by type of care provider. </w:t>
      </w:r>
    </w:p>
    <w:p w14:paraId="23D6F99D" w14:textId="69461F82" w:rsidR="007A1438" w:rsidRDefault="007A1438" w:rsidP="007A1438">
      <w:r>
        <w:t>Perhaps the best available data for alternative care arrangements for children</w:t>
      </w:r>
      <w:r w:rsidR="00D95F4C">
        <w:t xml:space="preserve"> under six</w:t>
      </w:r>
      <w:r>
        <w:t xml:space="preserve"> are currently collected in the </w:t>
      </w:r>
      <w:r w:rsidRPr="002A7371">
        <w:t>Early Childhood Program Participation Survey (ECPP)</w:t>
      </w:r>
      <w:r>
        <w:t xml:space="preserve"> module of the National Household Education Survey (NHES). The ECPP has been conducted seven times: </w:t>
      </w:r>
      <w:r w:rsidRPr="00C17D72">
        <w:t>1991, 1995, 2001, 2005, 2012, 2016, and 2019</w:t>
      </w:r>
      <w:r>
        <w:t>. The latest round coincides with the year we seek estimates (see Cui and Natzke 2021 for a description of the main findings</w:t>
      </w:r>
      <w:r w:rsidR="00AD048A">
        <w:t xml:space="preserve"> from the latest round and Herbst 2023 for a broader view</w:t>
      </w:r>
      <w:r>
        <w:t>). The survey collects the incidence</w:t>
      </w:r>
      <w:r w:rsidR="006A1C32">
        <w:t>s</w:t>
      </w:r>
      <w:r>
        <w:t xml:space="preserve"> of different care arrangements and duration</w:t>
      </w:r>
      <w:r w:rsidR="006A1C32">
        <w:t>s</w:t>
      </w:r>
      <w:r>
        <w:t xml:space="preserve"> of care. </w:t>
      </w:r>
      <w:r w:rsidR="00B37E50">
        <w:t xml:space="preserve">As noted above, the SIPP does not contain any information on the duration of care. </w:t>
      </w:r>
      <w:r>
        <w:t xml:space="preserve">Unlike the SIPP, however, the ECCP covers only preschoolers. The classification of care arrangements is similar to the SIPP: parents, relatives, nonrelatives, and centers not located in a private home (including a daycare center, preschool, and pre-kindergarten). As distinct from the SIPP, the survey records the payments for each care arrangement. Estimates indicate that among the children </w:t>
      </w:r>
      <w:r w:rsidR="006A1C32">
        <w:t xml:space="preserve">who </w:t>
      </w:r>
      <w:r>
        <w:t xml:space="preserve">received care from nonrelatives </w:t>
      </w:r>
      <w:r w:rsidR="006A1C32">
        <w:t xml:space="preserve">who </w:t>
      </w:r>
      <w:r>
        <w:t xml:space="preserve">did not live in their </w:t>
      </w:r>
      <w:r>
        <w:lastRenderedPageBreak/>
        <w:t xml:space="preserve">household, only a tiny minority (11 percent) received it through nonmarket means (i.e., without payment) in 2019. </w:t>
      </w:r>
    </w:p>
    <w:p w14:paraId="0932C1A6" w14:textId="632DB7B7" w:rsidR="007A1438" w:rsidRDefault="007A1438" w:rsidP="007A1438">
      <w:r>
        <w:t xml:space="preserve">In contrast, the majority of children (77 percent) </w:t>
      </w:r>
      <w:r w:rsidR="006A1C32">
        <w:t xml:space="preserve">who </w:t>
      </w:r>
      <w:r>
        <w:t xml:space="preserve">received care from relatives obtained it in the form of nonmarket services. However, the survey does not enable us to distinguish between caregiving relatives </w:t>
      </w:r>
      <w:r w:rsidR="006A1C32">
        <w:t xml:space="preserve">who </w:t>
      </w:r>
      <w:r>
        <w:t xml:space="preserve">live and do not live with the child. Therefore, we cannot easily classify the care as rendered by a </w:t>
      </w:r>
      <w:proofErr w:type="spellStart"/>
      <w:r>
        <w:t>nonhousehold</w:t>
      </w:r>
      <w:proofErr w:type="spellEnd"/>
      <w:r>
        <w:t xml:space="preserve"> member. But, we can ascertain whether the relative cared for the child in the child’s home, another home, or both places. </w:t>
      </w:r>
      <w:r w:rsidR="00C84A50">
        <w:t>W</w:t>
      </w:r>
      <w:r>
        <w:t xml:space="preserve">e may classify those in the latter two categories as </w:t>
      </w:r>
      <w:proofErr w:type="spellStart"/>
      <w:r>
        <w:t>nonhousehold</w:t>
      </w:r>
      <w:proofErr w:type="spellEnd"/>
      <w:r>
        <w:t xml:space="preserve"> members. </w:t>
      </w:r>
      <w:r w:rsidR="00C84A50">
        <w:t>However</w:t>
      </w:r>
      <w:r>
        <w:t xml:space="preserve">, we may be understating the number of </w:t>
      </w:r>
      <w:proofErr w:type="spellStart"/>
      <w:r>
        <w:t>nonhousehold</w:t>
      </w:r>
      <w:proofErr w:type="spellEnd"/>
      <w:r>
        <w:t xml:space="preserve"> caregivers because at least some of those who provide care in the child’s home will not be members of the child’s household (e.g., the child’s grandmother who comes from her home to care for the child while the child’s parents are at work). By this reckoning, 71 percent of children </w:t>
      </w:r>
      <w:r w:rsidR="006A1C32">
        <w:t xml:space="preserve">who </w:t>
      </w:r>
      <w:r>
        <w:t xml:space="preserve">receive care from </w:t>
      </w:r>
      <w:r w:rsidR="00C243C8">
        <w:t>“</w:t>
      </w:r>
      <w:proofErr w:type="spellStart"/>
      <w:r>
        <w:t>nonhousehold</w:t>
      </w:r>
      <w:proofErr w:type="spellEnd"/>
      <w:r>
        <w:t xml:space="preserve"> relatives</w:t>
      </w:r>
      <w:r w:rsidR="00C243C8">
        <w:t>”</w:t>
      </w:r>
      <w:r>
        <w:t xml:space="preserve"> do so without payment. Thus, the ECPP offers much better information than SIPP for estimating nonmarket care received by preschool children from people outside the household.</w:t>
      </w:r>
    </w:p>
    <w:p w14:paraId="7B3BA6F6" w14:textId="3EB08448" w:rsidR="007A1438" w:rsidRDefault="007A1438" w:rsidP="007A1438">
      <w:r>
        <w:t>Before we compare ECPP with the CE samples and outline the imputation procedure, it is helpful to summarize the broad picture from the 201</w:t>
      </w:r>
      <w:r w:rsidR="00DD189C">
        <w:t>9</w:t>
      </w:r>
      <w:r>
        <w:t xml:space="preserve"> round of ECPP. Boys are slightly overrepresented </w:t>
      </w:r>
      <w:r w:rsidR="006A1C32">
        <w:t xml:space="preserve">compared with </w:t>
      </w:r>
      <w:r>
        <w:t xml:space="preserve">girls among the recipients of </w:t>
      </w:r>
      <w:proofErr w:type="spellStart"/>
      <w:r>
        <w:t>nonhousehold</w:t>
      </w:r>
      <w:proofErr w:type="spellEnd"/>
      <w:r>
        <w:t xml:space="preserve">, nonmarket care (54 </w:t>
      </w:r>
      <w:r w:rsidR="006A1C32">
        <w:t xml:space="preserve">vs. </w:t>
      </w:r>
      <w:r>
        <w:t xml:space="preserve">46 percent). The recipients are also disproportionately non-Hispanic </w:t>
      </w:r>
      <w:r w:rsidR="006A22A4">
        <w:t>W</w:t>
      </w:r>
      <w:r>
        <w:t>hite rather than non</w:t>
      </w:r>
      <w:r w:rsidR="006A22A4">
        <w:t>-W</w:t>
      </w:r>
      <w:r>
        <w:t xml:space="preserve">hite (58 </w:t>
      </w:r>
      <w:r w:rsidR="00042F9D">
        <w:t xml:space="preserve">vs. </w:t>
      </w:r>
      <w:r>
        <w:t xml:space="preserve">42 percent). Children from families where both parents are employed constitute nearly 70 percent of care recipients, while only 45 percent of </w:t>
      </w:r>
      <w:r w:rsidR="007671F9">
        <w:t xml:space="preserve">all </w:t>
      </w:r>
      <w:r>
        <w:t>children live in such households.</w:t>
      </w:r>
    </w:p>
    <w:p w14:paraId="3A812B45" w14:textId="77777777" w:rsidR="007A1438" w:rsidRDefault="007A1438" w:rsidP="007A1438">
      <w:pPr>
        <w:pStyle w:val="Heading3"/>
      </w:pPr>
      <w:bookmarkStart w:id="86" w:name="_Toc158095506"/>
      <w:r>
        <w:t>Comparison of ECPP and CE samples</w:t>
      </w:r>
      <w:bookmarkEnd w:id="86"/>
    </w:p>
    <w:p w14:paraId="0865D24F" w14:textId="18D42835" w:rsidR="007A1438" w:rsidRDefault="007A1438" w:rsidP="007A1438">
      <w:r>
        <w:t>The NHES</w:t>
      </w:r>
      <w:r>
        <w:rPr>
          <w:rFonts w:cs="Times New Roman"/>
        </w:rPr>
        <w:t>—</w:t>
      </w:r>
      <w:r>
        <w:t>based on a nationally representative sample covering 50 states and the District of Columbia</w:t>
      </w:r>
      <w:r>
        <w:rPr>
          <w:rFonts w:cs="Times New Roman"/>
        </w:rPr>
        <w:t>—</w:t>
      </w:r>
      <w:r>
        <w:t xml:space="preserve">was administered between January and August 2019 by the US Census Bureau. As noted above, the ECPP is a module of the NHES. Questions in the ECPP were posed to the parent or guardian in the sample households regarding </w:t>
      </w:r>
      <w:r w:rsidRPr="009521A4">
        <w:rPr>
          <w:i/>
        </w:rPr>
        <w:t>one</w:t>
      </w:r>
      <w:r>
        <w:t xml:space="preserve"> child under the age of </w:t>
      </w:r>
      <w:r w:rsidR="00E97DB2">
        <w:t>six</w:t>
      </w:r>
      <w:r>
        <w:t xml:space="preserve"> and not enrolled in kindergarten. There were 7,076 children in the ECPP module, representing the national population of roughly 21 million preschoolers.</w:t>
      </w:r>
    </w:p>
    <w:p w14:paraId="4541C4D1" w14:textId="286B557C" w:rsidR="007A1438" w:rsidRDefault="007A1438" w:rsidP="007A1438">
      <w:r>
        <w:t>We were attracted to the ECPP because it contains data on the care received by the child from relatives and nonrelatives.</w:t>
      </w:r>
      <w:r>
        <w:rPr>
          <w:rStyle w:val="FootnoteReference"/>
        </w:rPr>
        <w:footnoteReference w:id="36"/>
      </w:r>
      <w:r>
        <w:t xml:space="preserve"> For each type of caregiver, information is collected only for regular care arrangements, i.e., scheduled at least once per week. Duration of care given is obtained from responses to questions regarding </w:t>
      </w:r>
      <w:r w:rsidR="00C243C8">
        <w:t>“</w:t>
      </w:r>
      <w:r>
        <w:t xml:space="preserve">about how many hours each week does this child receive care from this relative </w:t>
      </w:r>
      <w:r>
        <w:lastRenderedPageBreak/>
        <w:t>(nonrelative)?</w:t>
      </w:r>
      <w:r w:rsidR="00C243C8">
        <w:t>”</w:t>
      </w:r>
      <w:r>
        <w:rPr>
          <w:rStyle w:val="FootnoteReference"/>
        </w:rPr>
        <w:footnoteReference w:id="37"/>
      </w:r>
      <w:r>
        <w:t xml:space="preserve"> We can assess whether the arrangement is of a nonmarket type by examining the response to the </w:t>
      </w:r>
      <w:r w:rsidR="00C243C8">
        <w:t>“</w:t>
      </w:r>
      <w:r>
        <w:t>Yes or No</w:t>
      </w:r>
      <w:r w:rsidR="00C243C8">
        <w:t>”</w:t>
      </w:r>
      <w:r>
        <w:t xml:space="preserve"> question</w:t>
      </w:r>
      <w:r w:rsidR="00E97DB2">
        <w:t>:</w:t>
      </w:r>
      <w:r>
        <w:t xml:space="preserve"> </w:t>
      </w:r>
      <w:r w:rsidR="00C243C8">
        <w:t>“</w:t>
      </w:r>
      <w:r>
        <w:t>Is there any charge or fee for the care this child receives from the relative (nonrelative), paid either by you or some other person or agency?</w:t>
      </w:r>
      <w:r w:rsidR="00C243C8">
        <w:t>”</w:t>
      </w:r>
      <w:r>
        <w:t xml:space="preserve"> As noted in the previous section, membership in the child’s household can be directly gauged from the data for nonrelative caregivers. This is because there is a </w:t>
      </w:r>
      <w:r w:rsidR="00C243C8">
        <w:t>“</w:t>
      </w:r>
      <w:r>
        <w:t>Yes or No</w:t>
      </w:r>
      <w:r w:rsidR="00C243C8">
        <w:t>”</w:t>
      </w:r>
      <w:r>
        <w:t xml:space="preserve"> question </w:t>
      </w:r>
      <w:r w:rsidR="00E97DB2">
        <w:t xml:space="preserve">(i.e., </w:t>
      </w:r>
      <w:r w:rsidR="00C243C8">
        <w:t>“</w:t>
      </w:r>
      <w:r>
        <w:t>Does this person who cares for this child live in your household?</w:t>
      </w:r>
      <w:r w:rsidR="00C243C8">
        <w:t>”</w:t>
      </w:r>
      <w:r w:rsidR="00E97DB2">
        <w:t>)</w:t>
      </w:r>
      <w:r w:rsidR="00C243C8">
        <w:t>”</w:t>
      </w:r>
      <w:r>
        <w:t xml:space="preserve"> regarding nonrelatives. For caregivers that are relatives, we assume that if the respondent answers either </w:t>
      </w:r>
      <w:r w:rsidR="00C243C8">
        <w:t>“</w:t>
      </w:r>
      <w:r>
        <w:t>Both</w:t>
      </w:r>
      <w:r w:rsidR="00C243C8">
        <w:t>”</w:t>
      </w:r>
      <w:r>
        <w:t xml:space="preserve"> or </w:t>
      </w:r>
      <w:r w:rsidR="00C243C8">
        <w:t>“</w:t>
      </w:r>
      <w:r>
        <w:t>Other home</w:t>
      </w:r>
      <w:r w:rsidR="00C243C8">
        <w:t>”</w:t>
      </w:r>
      <w:r>
        <w:t xml:space="preserve"> to the question</w:t>
      </w:r>
      <w:r w:rsidR="000F3601">
        <w:t>,</w:t>
      </w:r>
      <w:r>
        <w:t xml:space="preserve"> </w:t>
      </w:r>
      <w:r w:rsidR="00C243C8">
        <w:t>“</w:t>
      </w:r>
      <w:r>
        <w:t>Is this care provided in your home or another home?</w:t>
      </w:r>
      <w:r w:rsidR="00C243C8">
        <w:t>”</w:t>
      </w:r>
      <w:r>
        <w:t xml:space="preserve"> the relative is not a member of the child’s household.</w:t>
      </w:r>
    </w:p>
    <w:p w14:paraId="07284E89" w14:textId="150124DE" w:rsidR="007A1438" w:rsidRPr="006457FF" w:rsidRDefault="007A1438" w:rsidP="007A1438">
      <w:pPr>
        <w:pStyle w:val="Caption"/>
        <w:keepNext/>
        <w:rPr>
          <w:color w:val="auto"/>
          <w:szCs w:val="20"/>
        </w:rPr>
      </w:pPr>
      <w:bookmarkStart w:id="87" w:name="_Ref127195815"/>
      <w:bookmarkStart w:id="88" w:name="_Toc158095547"/>
      <w:r w:rsidRPr="006457FF">
        <w:rPr>
          <w:color w:val="auto"/>
          <w:szCs w:val="20"/>
        </w:rPr>
        <w:t xml:space="preserve">Table </w:t>
      </w:r>
      <w:r w:rsidR="006C1E92">
        <w:rPr>
          <w:color w:val="auto"/>
          <w:szCs w:val="20"/>
        </w:rPr>
        <w:fldChar w:fldCharType="begin"/>
      </w:r>
      <w:r w:rsidR="006C1E92">
        <w:rPr>
          <w:color w:val="auto"/>
          <w:szCs w:val="20"/>
        </w:rPr>
        <w:instrText xml:space="preserve"> STYLEREF 1 \s </w:instrText>
      </w:r>
      <w:r w:rsidR="006C1E92">
        <w:rPr>
          <w:color w:val="auto"/>
          <w:szCs w:val="20"/>
        </w:rPr>
        <w:fldChar w:fldCharType="separate"/>
      </w:r>
      <w:r w:rsidR="006C1E92">
        <w:rPr>
          <w:noProof/>
          <w:color w:val="auto"/>
          <w:szCs w:val="20"/>
        </w:rPr>
        <w:t>4</w:t>
      </w:r>
      <w:r w:rsidR="006C1E92">
        <w:rPr>
          <w:color w:val="auto"/>
          <w:szCs w:val="20"/>
        </w:rPr>
        <w:fldChar w:fldCharType="end"/>
      </w:r>
      <w:r w:rsidR="006C1E92">
        <w:rPr>
          <w:color w:val="auto"/>
          <w:szCs w:val="20"/>
        </w:rPr>
        <w:noBreakHyphen/>
      </w:r>
      <w:r w:rsidR="006C1E92">
        <w:rPr>
          <w:color w:val="auto"/>
          <w:szCs w:val="20"/>
        </w:rPr>
        <w:fldChar w:fldCharType="begin"/>
      </w:r>
      <w:r w:rsidR="006C1E92">
        <w:rPr>
          <w:color w:val="auto"/>
          <w:szCs w:val="20"/>
        </w:rPr>
        <w:instrText xml:space="preserve"> SEQ Table \* ARABIC \s 1 </w:instrText>
      </w:r>
      <w:r w:rsidR="006C1E92">
        <w:rPr>
          <w:color w:val="auto"/>
          <w:szCs w:val="20"/>
        </w:rPr>
        <w:fldChar w:fldCharType="separate"/>
      </w:r>
      <w:r w:rsidR="006C1E92">
        <w:rPr>
          <w:noProof/>
          <w:color w:val="auto"/>
          <w:szCs w:val="20"/>
        </w:rPr>
        <w:t>1</w:t>
      </w:r>
      <w:r w:rsidR="006C1E92">
        <w:rPr>
          <w:color w:val="auto"/>
          <w:szCs w:val="20"/>
        </w:rPr>
        <w:fldChar w:fldCharType="end"/>
      </w:r>
      <w:bookmarkEnd w:id="87"/>
      <w:r w:rsidR="000F3601" w:rsidRPr="006457FF">
        <w:rPr>
          <w:color w:val="auto"/>
          <w:szCs w:val="20"/>
        </w:rPr>
        <w:t xml:space="preserve"> </w:t>
      </w:r>
      <w:r w:rsidRPr="006457FF">
        <w:rPr>
          <w:color w:val="auto"/>
          <w:szCs w:val="20"/>
        </w:rPr>
        <w:t xml:space="preserve">Demographic </w:t>
      </w:r>
      <w:r w:rsidR="00042F9D">
        <w:rPr>
          <w:color w:val="auto"/>
          <w:szCs w:val="20"/>
        </w:rPr>
        <w:t>c</w:t>
      </w:r>
      <w:r w:rsidR="000F3601" w:rsidRPr="006457FF">
        <w:rPr>
          <w:color w:val="auto"/>
          <w:szCs w:val="20"/>
        </w:rPr>
        <w:t xml:space="preserve">omposition </w:t>
      </w:r>
      <w:r w:rsidR="000F3601">
        <w:rPr>
          <w:color w:val="auto"/>
          <w:szCs w:val="20"/>
        </w:rPr>
        <w:t>o</w:t>
      </w:r>
      <w:r w:rsidR="000F3601" w:rsidRPr="006457FF">
        <w:rPr>
          <w:color w:val="auto"/>
          <w:szCs w:val="20"/>
        </w:rPr>
        <w:t xml:space="preserve">f </w:t>
      </w:r>
      <w:r w:rsidR="000F3601">
        <w:rPr>
          <w:color w:val="auto"/>
          <w:szCs w:val="20"/>
        </w:rPr>
        <w:t>t</w:t>
      </w:r>
      <w:r w:rsidR="000F3601" w:rsidRPr="006457FF">
        <w:rPr>
          <w:color w:val="auto"/>
          <w:szCs w:val="20"/>
        </w:rPr>
        <w:t xml:space="preserve">he </w:t>
      </w:r>
      <w:r w:rsidR="00042F9D">
        <w:rPr>
          <w:color w:val="auto"/>
          <w:szCs w:val="20"/>
        </w:rPr>
        <w:t>p</w:t>
      </w:r>
      <w:r w:rsidR="000F3601" w:rsidRPr="006457FF">
        <w:rPr>
          <w:color w:val="auto"/>
          <w:szCs w:val="20"/>
        </w:rPr>
        <w:t xml:space="preserve">opulation </w:t>
      </w:r>
      <w:r w:rsidR="00042F9D">
        <w:rPr>
          <w:color w:val="auto"/>
          <w:szCs w:val="20"/>
        </w:rPr>
        <w:t>u</w:t>
      </w:r>
      <w:r w:rsidR="000F3601" w:rsidRPr="006457FF">
        <w:rPr>
          <w:color w:val="auto"/>
          <w:szCs w:val="20"/>
        </w:rPr>
        <w:t xml:space="preserve">nder </w:t>
      </w:r>
      <w:r w:rsidR="00042F9D">
        <w:rPr>
          <w:color w:val="auto"/>
          <w:szCs w:val="20"/>
        </w:rPr>
        <w:t>s</w:t>
      </w:r>
      <w:r w:rsidR="000F3601">
        <w:rPr>
          <w:color w:val="auto"/>
          <w:szCs w:val="20"/>
        </w:rPr>
        <w:t>ix</w:t>
      </w:r>
      <w:r w:rsidR="000F3601" w:rsidRPr="006457FF">
        <w:rPr>
          <w:color w:val="auto"/>
          <w:szCs w:val="20"/>
        </w:rPr>
        <w:t xml:space="preserve"> </w:t>
      </w:r>
      <w:r w:rsidR="00042F9D">
        <w:rPr>
          <w:color w:val="auto"/>
          <w:szCs w:val="20"/>
        </w:rPr>
        <w:t>y</w:t>
      </w:r>
      <w:r w:rsidR="000F3601" w:rsidRPr="006457FF">
        <w:rPr>
          <w:color w:val="auto"/>
          <w:szCs w:val="20"/>
        </w:rPr>
        <w:t xml:space="preserve">ears </w:t>
      </w:r>
      <w:r w:rsidR="000F3601">
        <w:rPr>
          <w:color w:val="auto"/>
          <w:szCs w:val="20"/>
        </w:rPr>
        <w:t>o</w:t>
      </w:r>
      <w:r w:rsidR="000F3601" w:rsidRPr="006457FF">
        <w:rPr>
          <w:color w:val="auto"/>
          <w:szCs w:val="20"/>
        </w:rPr>
        <w:t xml:space="preserve">f </w:t>
      </w:r>
      <w:r w:rsidR="00042F9D">
        <w:rPr>
          <w:color w:val="auto"/>
          <w:szCs w:val="20"/>
        </w:rPr>
        <w:t>a</w:t>
      </w:r>
      <w:r w:rsidR="000F3601" w:rsidRPr="006457FF">
        <w:rPr>
          <w:color w:val="auto"/>
          <w:szCs w:val="20"/>
        </w:rPr>
        <w:t xml:space="preserve">ge </w:t>
      </w:r>
      <w:r w:rsidR="000F3601">
        <w:rPr>
          <w:color w:val="auto"/>
          <w:szCs w:val="20"/>
        </w:rPr>
        <w:t>b</w:t>
      </w:r>
      <w:r w:rsidR="000F3601" w:rsidRPr="006457FF">
        <w:rPr>
          <w:color w:val="auto"/>
          <w:szCs w:val="20"/>
        </w:rPr>
        <w:t xml:space="preserve">y </w:t>
      </w:r>
      <w:r w:rsidR="00042F9D">
        <w:rPr>
          <w:color w:val="auto"/>
          <w:szCs w:val="20"/>
        </w:rPr>
        <w:t>s</w:t>
      </w:r>
      <w:r w:rsidR="000F3601" w:rsidRPr="006457FF">
        <w:rPr>
          <w:color w:val="auto"/>
          <w:szCs w:val="20"/>
        </w:rPr>
        <w:t>urvey</w:t>
      </w:r>
      <w:r w:rsidR="000F3601">
        <w:rPr>
          <w:color w:val="auto"/>
          <w:szCs w:val="20"/>
        </w:rPr>
        <w:t>, 2019</w:t>
      </w:r>
      <w:bookmarkEnd w:id="88"/>
    </w:p>
    <w:tbl>
      <w:tblPr>
        <w:tblW w:w="9160" w:type="dxa"/>
        <w:tblBorders>
          <w:top w:val="single" w:sz="4" w:space="0" w:color="auto"/>
          <w:left w:val="single" w:sz="4" w:space="0" w:color="auto"/>
          <w:bottom w:val="single" w:sz="4" w:space="0" w:color="auto"/>
          <w:right w:val="single" w:sz="4" w:space="0" w:color="auto"/>
          <w:insideV w:val="single" w:sz="4" w:space="0" w:color="auto"/>
        </w:tblBorders>
        <w:tblLook w:val="04E0" w:firstRow="1" w:lastRow="1" w:firstColumn="1" w:lastColumn="0" w:noHBand="0" w:noVBand="1"/>
      </w:tblPr>
      <w:tblGrid>
        <w:gridCol w:w="1216"/>
        <w:gridCol w:w="1776"/>
        <w:gridCol w:w="1041"/>
        <w:gridCol w:w="1015"/>
        <w:gridCol w:w="1041"/>
        <w:gridCol w:w="1015"/>
        <w:gridCol w:w="1041"/>
        <w:gridCol w:w="1015"/>
      </w:tblGrid>
      <w:tr w:rsidR="007A1438" w:rsidRPr="005E588B" w14:paraId="654FD2CA" w14:textId="77777777" w:rsidTr="00E354D4">
        <w:trPr>
          <w:trHeight w:val="292"/>
          <w:tblHeader/>
        </w:trPr>
        <w:tc>
          <w:tcPr>
            <w:tcW w:w="1216" w:type="dxa"/>
            <w:shd w:val="clear" w:color="auto" w:fill="auto"/>
            <w:noWrap/>
            <w:vAlign w:val="bottom"/>
            <w:hideMark/>
          </w:tcPr>
          <w:p w14:paraId="3059919F" w14:textId="77777777" w:rsidR="007A1438" w:rsidRPr="005E588B" w:rsidRDefault="007A1438" w:rsidP="00E354D4">
            <w:pPr>
              <w:spacing w:after="0" w:line="240" w:lineRule="auto"/>
              <w:rPr>
                <w:rFonts w:eastAsia="Times New Roman" w:cs="Times New Roman"/>
                <w:sz w:val="20"/>
                <w:szCs w:val="20"/>
              </w:rPr>
            </w:pPr>
          </w:p>
        </w:tc>
        <w:tc>
          <w:tcPr>
            <w:tcW w:w="1776" w:type="dxa"/>
            <w:shd w:val="clear" w:color="auto" w:fill="auto"/>
            <w:noWrap/>
            <w:vAlign w:val="bottom"/>
            <w:hideMark/>
          </w:tcPr>
          <w:p w14:paraId="77344EE9" w14:textId="77777777" w:rsidR="007A1438" w:rsidRPr="005E588B" w:rsidRDefault="007A1438" w:rsidP="00E354D4">
            <w:pPr>
              <w:spacing w:after="0" w:line="240" w:lineRule="auto"/>
              <w:rPr>
                <w:rFonts w:eastAsia="Times New Roman" w:cs="Times New Roman"/>
                <w:sz w:val="20"/>
                <w:szCs w:val="20"/>
              </w:rPr>
            </w:pPr>
          </w:p>
        </w:tc>
        <w:tc>
          <w:tcPr>
            <w:tcW w:w="2056" w:type="dxa"/>
            <w:gridSpan w:val="2"/>
            <w:shd w:val="clear" w:color="auto" w:fill="auto"/>
            <w:noWrap/>
            <w:vAlign w:val="bottom"/>
            <w:hideMark/>
          </w:tcPr>
          <w:p w14:paraId="2CC42BCB" w14:textId="77777777" w:rsidR="007A1438" w:rsidRPr="005E588B" w:rsidRDefault="007A1438" w:rsidP="00E354D4">
            <w:pPr>
              <w:spacing w:after="0" w:line="240" w:lineRule="auto"/>
              <w:jc w:val="center"/>
              <w:rPr>
                <w:rFonts w:eastAsia="Times New Roman" w:cs="Times New Roman"/>
                <w:b/>
                <w:color w:val="000000"/>
                <w:sz w:val="20"/>
                <w:szCs w:val="20"/>
              </w:rPr>
            </w:pPr>
            <w:r w:rsidRPr="005E588B">
              <w:rPr>
                <w:rFonts w:eastAsia="Times New Roman" w:cs="Times New Roman"/>
                <w:b/>
                <w:color w:val="000000"/>
                <w:sz w:val="20"/>
                <w:szCs w:val="20"/>
              </w:rPr>
              <w:t>ECPP</w:t>
            </w:r>
          </w:p>
        </w:tc>
        <w:tc>
          <w:tcPr>
            <w:tcW w:w="2056" w:type="dxa"/>
            <w:gridSpan w:val="2"/>
            <w:shd w:val="clear" w:color="auto" w:fill="auto"/>
            <w:noWrap/>
            <w:vAlign w:val="bottom"/>
            <w:hideMark/>
          </w:tcPr>
          <w:p w14:paraId="7CD0DAFE" w14:textId="77777777" w:rsidR="007A1438" w:rsidRPr="005E588B" w:rsidRDefault="007A1438" w:rsidP="00E354D4">
            <w:pPr>
              <w:spacing w:after="0" w:line="240" w:lineRule="auto"/>
              <w:jc w:val="center"/>
              <w:rPr>
                <w:rFonts w:eastAsia="Times New Roman" w:cs="Times New Roman"/>
                <w:b/>
                <w:color w:val="000000"/>
                <w:sz w:val="20"/>
                <w:szCs w:val="20"/>
              </w:rPr>
            </w:pPr>
            <w:r w:rsidRPr="005E588B">
              <w:rPr>
                <w:rFonts w:eastAsia="Times New Roman" w:cs="Times New Roman"/>
                <w:b/>
                <w:color w:val="000000"/>
                <w:sz w:val="20"/>
                <w:szCs w:val="20"/>
              </w:rPr>
              <w:t>CE - Interview</w:t>
            </w:r>
          </w:p>
        </w:tc>
        <w:tc>
          <w:tcPr>
            <w:tcW w:w="2056" w:type="dxa"/>
            <w:gridSpan w:val="2"/>
            <w:shd w:val="clear" w:color="auto" w:fill="auto"/>
            <w:noWrap/>
            <w:vAlign w:val="bottom"/>
            <w:hideMark/>
          </w:tcPr>
          <w:p w14:paraId="736E30B7" w14:textId="77777777" w:rsidR="007A1438" w:rsidRPr="005E588B" w:rsidRDefault="007A1438" w:rsidP="00E354D4">
            <w:pPr>
              <w:spacing w:after="0" w:line="240" w:lineRule="auto"/>
              <w:jc w:val="center"/>
              <w:rPr>
                <w:rFonts w:eastAsia="Times New Roman" w:cs="Times New Roman"/>
                <w:b/>
                <w:color w:val="000000"/>
                <w:sz w:val="20"/>
                <w:szCs w:val="20"/>
              </w:rPr>
            </w:pPr>
            <w:r w:rsidRPr="005E588B">
              <w:rPr>
                <w:rFonts w:eastAsia="Times New Roman" w:cs="Times New Roman"/>
                <w:b/>
                <w:color w:val="000000"/>
                <w:sz w:val="20"/>
                <w:szCs w:val="20"/>
              </w:rPr>
              <w:t>CE - Diary</w:t>
            </w:r>
          </w:p>
        </w:tc>
      </w:tr>
      <w:tr w:rsidR="007A1438" w:rsidRPr="005E588B" w14:paraId="7E7E4919" w14:textId="77777777" w:rsidTr="00E354D4">
        <w:trPr>
          <w:trHeight w:val="583"/>
          <w:tblHeader/>
        </w:trPr>
        <w:tc>
          <w:tcPr>
            <w:tcW w:w="1216" w:type="dxa"/>
            <w:shd w:val="clear" w:color="auto" w:fill="auto"/>
            <w:noWrap/>
            <w:vAlign w:val="bottom"/>
            <w:hideMark/>
          </w:tcPr>
          <w:p w14:paraId="42568864" w14:textId="77777777" w:rsidR="007A1438" w:rsidRPr="005E588B" w:rsidRDefault="007A1438" w:rsidP="00E354D4">
            <w:pPr>
              <w:spacing w:after="0" w:line="240" w:lineRule="auto"/>
              <w:jc w:val="center"/>
              <w:rPr>
                <w:rFonts w:eastAsia="Times New Roman" w:cs="Times New Roman"/>
                <w:color w:val="000000"/>
                <w:sz w:val="20"/>
                <w:szCs w:val="20"/>
              </w:rPr>
            </w:pPr>
          </w:p>
        </w:tc>
        <w:tc>
          <w:tcPr>
            <w:tcW w:w="1776" w:type="dxa"/>
            <w:shd w:val="clear" w:color="auto" w:fill="auto"/>
            <w:noWrap/>
            <w:vAlign w:val="bottom"/>
            <w:hideMark/>
          </w:tcPr>
          <w:p w14:paraId="0CBB4B95" w14:textId="77777777" w:rsidR="007A1438" w:rsidRPr="005E588B" w:rsidRDefault="007A1438" w:rsidP="00E354D4">
            <w:pPr>
              <w:spacing w:after="0" w:line="240" w:lineRule="auto"/>
              <w:rPr>
                <w:rFonts w:eastAsia="Times New Roman" w:cs="Times New Roman"/>
                <w:sz w:val="20"/>
                <w:szCs w:val="20"/>
              </w:rPr>
            </w:pPr>
          </w:p>
        </w:tc>
        <w:tc>
          <w:tcPr>
            <w:tcW w:w="1041" w:type="dxa"/>
            <w:shd w:val="clear" w:color="auto" w:fill="auto"/>
            <w:vAlign w:val="bottom"/>
            <w:hideMark/>
          </w:tcPr>
          <w:p w14:paraId="084F5226" w14:textId="77777777" w:rsidR="007A1438" w:rsidRPr="005E588B" w:rsidRDefault="007A1438" w:rsidP="00E354D4">
            <w:pPr>
              <w:spacing w:after="0" w:line="240" w:lineRule="auto"/>
              <w:jc w:val="center"/>
              <w:rPr>
                <w:rFonts w:eastAsia="Times New Roman" w:cs="Times New Roman"/>
                <w:b/>
                <w:color w:val="000000"/>
                <w:sz w:val="20"/>
                <w:szCs w:val="20"/>
              </w:rPr>
            </w:pPr>
            <w:r w:rsidRPr="005E588B">
              <w:rPr>
                <w:rFonts w:eastAsia="Times New Roman" w:cs="Times New Roman"/>
                <w:b/>
                <w:color w:val="000000"/>
                <w:sz w:val="20"/>
                <w:szCs w:val="20"/>
              </w:rPr>
              <w:t>Number (</w:t>
            </w:r>
            <w:r>
              <w:rPr>
                <w:rFonts w:eastAsia="Times New Roman" w:cs="Times New Roman"/>
                <w:b/>
                <w:color w:val="000000"/>
                <w:sz w:val="20"/>
                <w:szCs w:val="20"/>
              </w:rPr>
              <w:t>‘</w:t>
            </w:r>
            <w:r w:rsidRPr="005E588B">
              <w:rPr>
                <w:rFonts w:eastAsia="Times New Roman" w:cs="Times New Roman"/>
                <w:b/>
                <w:color w:val="000000"/>
                <w:sz w:val="20"/>
                <w:szCs w:val="20"/>
              </w:rPr>
              <w:t>000)</w:t>
            </w:r>
          </w:p>
        </w:tc>
        <w:tc>
          <w:tcPr>
            <w:tcW w:w="1015" w:type="dxa"/>
            <w:shd w:val="clear" w:color="auto" w:fill="auto"/>
            <w:noWrap/>
            <w:vAlign w:val="bottom"/>
            <w:hideMark/>
          </w:tcPr>
          <w:p w14:paraId="660F2610" w14:textId="77777777" w:rsidR="007A1438" w:rsidRPr="005E588B" w:rsidRDefault="007A1438" w:rsidP="00E354D4">
            <w:pPr>
              <w:spacing w:after="0" w:line="240" w:lineRule="auto"/>
              <w:jc w:val="center"/>
              <w:rPr>
                <w:rFonts w:eastAsia="Times New Roman" w:cs="Times New Roman"/>
                <w:b/>
                <w:color w:val="000000"/>
                <w:sz w:val="20"/>
                <w:szCs w:val="20"/>
              </w:rPr>
            </w:pPr>
            <w:r w:rsidRPr="005E588B">
              <w:rPr>
                <w:rFonts w:eastAsia="Times New Roman" w:cs="Times New Roman"/>
                <w:b/>
                <w:color w:val="000000"/>
                <w:sz w:val="20"/>
                <w:szCs w:val="20"/>
              </w:rPr>
              <w:t>Percent</w:t>
            </w:r>
          </w:p>
        </w:tc>
        <w:tc>
          <w:tcPr>
            <w:tcW w:w="1041" w:type="dxa"/>
            <w:shd w:val="clear" w:color="auto" w:fill="auto"/>
            <w:vAlign w:val="bottom"/>
            <w:hideMark/>
          </w:tcPr>
          <w:p w14:paraId="6E341EBC" w14:textId="77777777" w:rsidR="007A1438" w:rsidRPr="005E588B" w:rsidRDefault="007A1438" w:rsidP="00E354D4">
            <w:pPr>
              <w:spacing w:after="0" w:line="240" w:lineRule="auto"/>
              <w:jc w:val="center"/>
              <w:rPr>
                <w:rFonts w:eastAsia="Times New Roman" w:cs="Times New Roman"/>
                <w:b/>
                <w:color w:val="000000"/>
                <w:sz w:val="20"/>
                <w:szCs w:val="20"/>
              </w:rPr>
            </w:pPr>
            <w:r w:rsidRPr="005E588B">
              <w:rPr>
                <w:rFonts w:eastAsia="Times New Roman" w:cs="Times New Roman"/>
                <w:b/>
                <w:color w:val="000000"/>
                <w:sz w:val="20"/>
                <w:szCs w:val="20"/>
              </w:rPr>
              <w:t>Number (</w:t>
            </w:r>
            <w:r>
              <w:rPr>
                <w:rFonts w:eastAsia="Times New Roman" w:cs="Times New Roman"/>
                <w:b/>
                <w:color w:val="000000"/>
                <w:sz w:val="20"/>
                <w:szCs w:val="20"/>
              </w:rPr>
              <w:t>‘</w:t>
            </w:r>
            <w:r w:rsidRPr="005E588B">
              <w:rPr>
                <w:rFonts w:eastAsia="Times New Roman" w:cs="Times New Roman"/>
                <w:b/>
                <w:color w:val="000000"/>
                <w:sz w:val="20"/>
                <w:szCs w:val="20"/>
              </w:rPr>
              <w:t>000)</w:t>
            </w:r>
          </w:p>
        </w:tc>
        <w:tc>
          <w:tcPr>
            <w:tcW w:w="1015" w:type="dxa"/>
            <w:shd w:val="clear" w:color="auto" w:fill="auto"/>
            <w:noWrap/>
            <w:vAlign w:val="bottom"/>
            <w:hideMark/>
          </w:tcPr>
          <w:p w14:paraId="608BF3DA" w14:textId="77777777" w:rsidR="007A1438" w:rsidRPr="005E588B" w:rsidRDefault="007A1438" w:rsidP="00E354D4">
            <w:pPr>
              <w:spacing w:after="0" w:line="240" w:lineRule="auto"/>
              <w:jc w:val="center"/>
              <w:rPr>
                <w:rFonts w:eastAsia="Times New Roman" w:cs="Times New Roman"/>
                <w:b/>
                <w:color w:val="000000"/>
                <w:sz w:val="20"/>
                <w:szCs w:val="20"/>
              </w:rPr>
            </w:pPr>
            <w:r w:rsidRPr="005E588B">
              <w:rPr>
                <w:rFonts w:eastAsia="Times New Roman" w:cs="Times New Roman"/>
                <w:b/>
                <w:color w:val="000000"/>
                <w:sz w:val="20"/>
                <w:szCs w:val="20"/>
              </w:rPr>
              <w:t>Percent</w:t>
            </w:r>
          </w:p>
        </w:tc>
        <w:tc>
          <w:tcPr>
            <w:tcW w:w="1041" w:type="dxa"/>
            <w:shd w:val="clear" w:color="auto" w:fill="auto"/>
            <w:vAlign w:val="bottom"/>
            <w:hideMark/>
          </w:tcPr>
          <w:p w14:paraId="7416DF37" w14:textId="77777777" w:rsidR="007A1438" w:rsidRPr="005E588B" w:rsidRDefault="007A1438" w:rsidP="00E354D4">
            <w:pPr>
              <w:spacing w:after="0" w:line="240" w:lineRule="auto"/>
              <w:jc w:val="center"/>
              <w:rPr>
                <w:rFonts w:eastAsia="Times New Roman" w:cs="Times New Roman"/>
                <w:b/>
                <w:color w:val="000000"/>
                <w:sz w:val="20"/>
                <w:szCs w:val="20"/>
              </w:rPr>
            </w:pPr>
            <w:r w:rsidRPr="005E588B">
              <w:rPr>
                <w:rFonts w:eastAsia="Times New Roman" w:cs="Times New Roman"/>
                <w:b/>
                <w:color w:val="000000"/>
                <w:sz w:val="20"/>
                <w:szCs w:val="20"/>
              </w:rPr>
              <w:t>Number (</w:t>
            </w:r>
            <w:r>
              <w:rPr>
                <w:rFonts w:eastAsia="Times New Roman" w:cs="Times New Roman"/>
                <w:b/>
                <w:color w:val="000000"/>
                <w:sz w:val="20"/>
                <w:szCs w:val="20"/>
              </w:rPr>
              <w:t>‘</w:t>
            </w:r>
            <w:r w:rsidRPr="005E588B">
              <w:rPr>
                <w:rFonts w:eastAsia="Times New Roman" w:cs="Times New Roman"/>
                <w:b/>
                <w:color w:val="000000"/>
                <w:sz w:val="20"/>
                <w:szCs w:val="20"/>
              </w:rPr>
              <w:t>000)</w:t>
            </w:r>
          </w:p>
        </w:tc>
        <w:tc>
          <w:tcPr>
            <w:tcW w:w="1015" w:type="dxa"/>
            <w:shd w:val="clear" w:color="auto" w:fill="auto"/>
            <w:noWrap/>
            <w:vAlign w:val="bottom"/>
            <w:hideMark/>
          </w:tcPr>
          <w:p w14:paraId="2C7E25D6" w14:textId="77777777" w:rsidR="007A1438" w:rsidRPr="005E588B" w:rsidRDefault="007A1438" w:rsidP="00E354D4">
            <w:pPr>
              <w:spacing w:after="0" w:line="240" w:lineRule="auto"/>
              <w:jc w:val="center"/>
              <w:rPr>
                <w:rFonts w:eastAsia="Times New Roman" w:cs="Times New Roman"/>
                <w:b/>
                <w:color w:val="000000"/>
                <w:sz w:val="20"/>
                <w:szCs w:val="20"/>
              </w:rPr>
            </w:pPr>
            <w:r w:rsidRPr="005E588B">
              <w:rPr>
                <w:rFonts w:eastAsia="Times New Roman" w:cs="Times New Roman"/>
                <w:b/>
                <w:color w:val="000000"/>
                <w:sz w:val="20"/>
                <w:szCs w:val="20"/>
              </w:rPr>
              <w:t>Percent</w:t>
            </w:r>
          </w:p>
        </w:tc>
      </w:tr>
      <w:tr w:rsidR="007A1438" w:rsidRPr="005E588B" w14:paraId="5244ECB9" w14:textId="77777777" w:rsidTr="00E354D4">
        <w:trPr>
          <w:trHeight w:val="292"/>
        </w:trPr>
        <w:tc>
          <w:tcPr>
            <w:tcW w:w="1216" w:type="dxa"/>
            <w:vMerge w:val="restart"/>
            <w:shd w:val="clear" w:color="auto" w:fill="D9D9D9" w:themeFill="background1" w:themeFillShade="D9"/>
            <w:noWrap/>
            <w:vAlign w:val="center"/>
            <w:hideMark/>
          </w:tcPr>
          <w:p w14:paraId="4DC7336D"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Gender</w:t>
            </w:r>
          </w:p>
        </w:tc>
        <w:tc>
          <w:tcPr>
            <w:tcW w:w="1776" w:type="dxa"/>
            <w:shd w:val="clear" w:color="auto" w:fill="D9D9D9" w:themeFill="background1" w:themeFillShade="D9"/>
            <w:noWrap/>
            <w:vAlign w:val="bottom"/>
            <w:hideMark/>
          </w:tcPr>
          <w:p w14:paraId="6E0CB370"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Female</w:t>
            </w:r>
          </w:p>
        </w:tc>
        <w:tc>
          <w:tcPr>
            <w:tcW w:w="1041" w:type="dxa"/>
            <w:shd w:val="clear" w:color="auto" w:fill="D9D9D9" w:themeFill="background1" w:themeFillShade="D9"/>
            <w:hideMark/>
          </w:tcPr>
          <w:p w14:paraId="784CBD87"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10,109</w:t>
            </w:r>
          </w:p>
        </w:tc>
        <w:tc>
          <w:tcPr>
            <w:tcW w:w="1015" w:type="dxa"/>
            <w:shd w:val="clear" w:color="auto" w:fill="D9D9D9" w:themeFill="background1" w:themeFillShade="D9"/>
            <w:hideMark/>
          </w:tcPr>
          <w:p w14:paraId="330FEF5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48.1</w:t>
            </w:r>
          </w:p>
        </w:tc>
        <w:tc>
          <w:tcPr>
            <w:tcW w:w="1041" w:type="dxa"/>
            <w:shd w:val="clear" w:color="auto" w:fill="D9D9D9" w:themeFill="background1" w:themeFillShade="D9"/>
            <w:noWrap/>
            <w:vAlign w:val="bottom"/>
            <w:hideMark/>
          </w:tcPr>
          <w:p w14:paraId="055D837F"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10,489</w:t>
            </w:r>
          </w:p>
        </w:tc>
        <w:tc>
          <w:tcPr>
            <w:tcW w:w="1015" w:type="dxa"/>
            <w:shd w:val="clear" w:color="auto" w:fill="D9D9D9" w:themeFill="background1" w:themeFillShade="D9"/>
            <w:noWrap/>
            <w:vAlign w:val="bottom"/>
            <w:hideMark/>
          </w:tcPr>
          <w:p w14:paraId="6F8A5D0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48.9</w:t>
            </w:r>
          </w:p>
        </w:tc>
        <w:tc>
          <w:tcPr>
            <w:tcW w:w="1041" w:type="dxa"/>
            <w:shd w:val="clear" w:color="auto" w:fill="D9D9D9" w:themeFill="background1" w:themeFillShade="D9"/>
            <w:noWrap/>
            <w:vAlign w:val="bottom"/>
            <w:hideMark/>
          </w:tcPr>
          <w:p w14:paraId="2A1FB0BB"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9,619</w:t>
            </w:r>
          </w:p>
        </w:tc>
        <w:tc>
          <w:tcPr>
            <w:tcW w:w="1015" w:type="dxa"/>
            <w:shd w:val="clear" w:color="auto" w:fill="D9D9D9" w:themeFill="background1" w:themeFillShade="D9"/>
            <w:noWrap/>
            <w:vAlign w:val="bottom"/>
            <w:hideMark/>
          </w:tcPr>
          <w:p w14:paraId="1CCBD20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47.8</w:t>
            </w:r>
          </w:p>
        </w:tc>
      </w:tr>
      <w:tr w:rsidR="007A1438" w:rsidRPr="005E588B" w14:paraId="2208EEBC" w14:textId="77777777" w:rsidTr="00E354D4">
        <w:trPr>
          <w:trHeight w:val="292"/>
        </w:trPr>
        <w:tc>
          <w:tcPr>
            <w:tcW w:w="1216" w:type="dxa"/>
            <w:vMerge/>
            <w:shd w:val="clear" w:color="auto" w:fill="D9D9D9" w:themeFill="background1" w:themeFillShade="D9"/>
            <w:vAlign w:val="center"/>
            <w:hideMark/>
          </w:tcPr>
          <w:p w14:paraId="393A460E"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D9D9D9" w:themeFill="background1" w:themeFillShade="D9"/>
            <w:noWrap/>
            <w:vAlign w:val="bottom"/>
            <w:hideMark/>
          </w:tcPr>
          <w:p w14:paraId="0B9E608E"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Male</w:t>
            </w:r>
          </w:p>
        </w:tc>
        <w:tc>
          <w:tcPr>
            <w:tcW w:w="1041" w:type="dxa"/>
            <w:shd w:val="clear" w:color="auto" w:fill="D9D9D9" w:themeFill="background1" w:themeFillShade="D9"/>
            <w:hideMark/>
          </w:tcPr>
          <w:p w14:paraId="55EAD66A"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10,900</w:t>
            </w:r>
          </w:p>
        </w:tc>
        <w:tc>
          <w:tcPr>
            <w:tcW w:w="1015" w:type="dxa"/>
            <w:shd w:val="clear" w:color="auto" w:fill="D9D9D9" w:themeFill="background1" w:themeFillShade="D9"/>
            <w:hideMark/>
          </w:tcPr>
          <w:p w14:paraId="2D308E81"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51.9</w:t>
            </w:r>
          </w:p>
        </w:tc>
        <w:tc>
          <w:tcPr>
            <w:tcW w:w="1041" w:type="dxa"/>
            <w:shd w:val="clear" w:color="auto" w:fill="D9D9D9" w:themeFill="background1" w:themeFillShade="D9"/>
            <w:noWrap/>
            <w:vAlign w:val="bottom"/>
            <w:hideMark/>
          </w:tcPr>
          <w:p w14:paraId="3AD7B737"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10,969</w:t>
            </w:r>
          </w:p>
        </w:tc>
        <w:tc>
          <w:tcPr>
            <w:tcW w:w="1015" w:type="dxa"/>
            <w:shd w:val="clear" w:color="auto" w:fill="D9D9D9" w:themeFill="background1" w:themeFillShade="D9"/>
            <w:noWrap/>
            <w:vAlign w:val="bottom"/>
            <w:hideMark/>
          </w:tcPr>
          <w:p w14:paraId="009C9658"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51.1</w:t>
            </w:r>
          </w:p>
        </w:tc>
        <w:tc>
          <w:tcPr>
            <w:tcW w:w="1041" w:type="dxa"/>
            <w:shd w:val="clear" w:color="auto" w:fill="D9D9D9" w:themeFill="background1" w:themeFillShade="D9"/>
            <w:noWrap/>
            <w:vAlign w:val="bottom"/>
            <w:hideMark/>
          </w:tcPr>
          <w:p w14:paraId="12406DE3"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10,519</w:t>
            </w:r>
          </w:p>
        </w:tc>
        <w:tc>
          <w:tcPr>
            <w:tcW w:w="1015" w:type="dxa"/>
            <w:shd w:val="clear" w:color="auto" w:fill="D9D9D9" w:themeFill="background1" w:themeFillShade="D9"/>
            <w:noWrap/>
            <w:vAlign w:val="bottom"/>
            <w:hideMark/>
          </w:tcPr>
          <w:p w14:paraId="4CC44E9E"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52.2</w:t>
            </w:r>
          </w:p>
        </w:tc>
      </w:tr>
      <w:tr w:rsidR="007A1438" w:rsidRPr="005E588B" w14:paraId="1557075F" w14:textId="77777777" w:rsidTr="00E354D4">
        <w:trPr>
          <w:trHeight w:val="292"/>
        </w:trPr>
        <w:tc>
          <w:tcPr>
            <w:tcW w:w="1216" w:type="dxa"/>
            <w:vMerge w:val="restart"/>
            <w:shd w:val="clear" w:color="auto" w:fill="auto"/>
            <w:noWrap/>
            <w:vAlign w:val="center"/>
            <w:hideMark/>
          </w:tcPr>
          <w:p w14:paraId="4BBB70AC"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Race</w:t>
            </w:r>
            <w:r>
              <w:rPr>
                <w:rFonts w:eastAsia="Times New Roman" w:cs="Times New Roman"/>
                <w:color w:val="000000"/>
                <w:sz w:val="20"/>
                <w:szCs w:val="20"/>
              </w:rPr>
              <w:t xml:space="preserve"> or Ethnicity</w:t>
            </w:r>
          </w:p>
        </w:tc>
        <w:tc>
          <w:tcPr>
            <w:tcW w:w="1776" w:type="dxa"/>
            <w:shd w:val="clear" w:color="auto" w:fill="auto"/>
            <w:noWrap/>
            <w:vAlign w:val="bottom"/>
            <w:hideMark/>
          </w:tcPr>
          <w:p w14:paraId="70DE502C"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White</w:t>
            </w:r>
          </w:p>
        </w:tc>
        <w:tc>
          <w:tcPr>
            <w:tcW w:w="1041" w:type="dxa"/>
            <w:shd w:val="clear" w:color="auto" w:fill="auto"/>
            <w:hideMark/>
          </w:tcPr>
          <w:p w14:paraId="1BB6921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10,399</w:t>
            </w:r>
          </w:p>
        </w:tc>
        <w:tc>
          <w:tcPr>
            <w:tcW w:w="1015" w:type="dxa"/>
            <w:shd w:val="clear" w:color="auto" w:fill="auto"/>
            <w:hideMark/>
          </w:tcPr>
          <w:p w14:paraId="460F1143"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49.5</w:t>
            </w:r>
          </w:p>
        </w:tc>
        <w:tc>
          <w:tcPr>
            <w:tcW w:w="1041" w:type="dxa"/>
            <w:shd w:val="clear" w:color="auto" w:fill="auto"/>
            <w:noWrap/>
            <w:vAlign w:val="bottom"/>
            <w:hideMark/>
          </w:tcPr>
          <w:p w14:paraId="4B1604D1"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10,999</w:t>
            </w:r>
          </w:p>
        </w:tc>
        <w:tc>
          <w:tcPr>
            <w:tcW w:w="1015" w:type="dxa"/>
            <w:shd w:val="clear" w:color="auto" w:fill="auto"/>
            <w:noWrap/>
            <w:vAlign w:val="bottom"/>
            <w:hideMark/>
          </w:tcPr>
          <w:p w14:paraId="26C398B9"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51.3</w:t>
            </w:r>
          </w:p>
        </w:tc>
        <w:tc>
          <w:tcPr>
            <w:tcW w:w="1041" w:type="dxa"/>
            <w:shd w:val="clear" w:color="auto" w:fill="auto"/>
            <w:noWrap/>
            <w:vAlign w:val="bottom"/>
            <w:hideMark/>
          </w:tcPr>
          <w:p w14:paraId="38C6C008"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10,575</w:t>
            </w:r>
          </w:p>
        </w:tc>
        <w:tc>
          <w:tcPr>
            <w:tcW w:w="1015" w:type="dxa"/>
            <w:shd w:val="clear" w:color="auto" w:fill="auto"/>
            <w:noWrap/>
            <w:vAlign w:val="bottom"/>
            <w:hideMark/>
          </w:tcPr>
          <w:p w14:paraId="3BC1D00B"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52.5</w:t>
            </w:r>
          </w:p>
        </w:tc>
      </w:tr>
      <w:tr w:rsidR="007A1438" w:rsidRPr="005E588B" w14:paraId="2BB7BE52" w14:textId="77777777" w:rsidTr="00E354D4">
        <w:trPr>
          <w:trHeight w:val="292"/>
        </w:trPr>
        <w:tc>
          <w:tcPr>
            <w:tcW w:w="1216" w:type="dxa"/>
            <w:vMerge/>
            <w:vAlign w:val="center"/>
            <w:hideMark/>
          </w:tcPr>
          <w:p w14:paraId="46C28507"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2F763C41"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Black</w:t>
            </w:r>
          </w:p>
        </w:tc>
        <w:tc>
          <w:tcPr>
            <w:tcW w:w="1041" w:type="dxa"/>
            <w:shd w:val="clear" w:color="auto" w:fill="auto"/>
            <w:hideMark/>
          </w:tcPr>
          <w:p w14:paraId="65F253D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3,323</w:t>
            </w:r>
          </w:p>
        </w:tc>
        <w:tc>
          <w:tcPr>
            <w:tcW w:w="1015" w:type="dxa"/>
            <w:shd w:val="clear" w:color="auto" w:fill="auto"/>
            <w:hideMark/>
          </w:tcPr>
          <w:p w14:paraId="1C8845B7"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15.8</w:t>
            </w:r>
          </w:p>
        </w:tc>
        <w:tc>
          <w:tcPr>
            <w:tcW w:w="1041" w:type="dxa"/>
            <w:shd w:val="clear" w:color="auto" w:fill="auto"/>
            <w:noWrap/>
            <w:vAlign w:val="bottom"/>
            <w:hideMark/>
          </w:tcPr>
          <w:p w14:paraId="32E73DB2"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3,084</w:t>
            </w:r>
          </w:p>
        </w:tc>
        <w:tc>
          <w:tcPr>
            <w:tcW w:w="1015" w:type="dxa"/>
            <w:shd w:val="clear" w:color="auto" w:fill="auto"/>
            <w:noWrap/>
            <w:vAlign w:val="bottom"/>
            <w:hideMark/>
          </w:tcPr>
          <w:p w14:paraId="6C36A2B0"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14.4</w:t>
            </w:r>
          </w:p>
        </w:tc>
        <w:tc>
          <w:tcPr>
            <w:tcW w:w="1041" w:type="dxa"/>
            <w:shd w:val="clear" w:color="auto" w:fill="auto"/>
            <w:noWrap/>
            <w:vAlign w:val="bottom"/>
            <w:hideMark/>
          </w:tcPr>
          <w:p w14:paraId="070C2FA7"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2,602</w:t>
            </w:r>
          </w:p>
        </w:tc>
        <w:tc>
          <w:tcPr>
            <w:tcW w:w="1015" w:type="dxa"/>
            <w:shd w:val="clear" w:color="auto" w:fill="auto"/>
            <w:noWrap/>
            <w:vAlign w:val="bottom"/>
            <w:hideMark/>
          </w:tcPr>
          <w:p w14:paraId="798CDAE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12.9</w:t>
            </w:r>
          </w:p>
        </w:tc>
      </w:tr>
      <w:tr w:rsidR="007A1438" w:rsidRPr="005E588B" w14:paraId="7CB752BC" w14:textId="77777777" w:rsidTr="00E354D4">
        <w:trPr>
          <w:trHeight w:val="292"/>
        </w:trPr>
        <w:tc>
          <w:tcPr>
            <w:tcW w:w="1216" w:type="dxa"/>
            <w:vMerge/>
            <w:vAlign w:val="center"/>
            <w:hideMark/>
          </w:tcPr>
          <w:p w14:paraId="430D0BF5"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66908A5F"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Hispanic</w:t>
            </w:r>
          </w:p>
        </w:tc>
        <w:tc>
          <w:tcPr>
            <w:tcW w:w="1041" w:type="dxa"/>
            <w:shd w:val="clear" w:color="auto" w:fill="auto"/>
            <w:hideMark/>
          </w:tcPr>
          <w:p w14:paraId="52194C95"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5,348</w:t>
            </w:r>
          </w:p>
        </w:tc>
        <w:tc>
          <w:tcPr>
            <w:tcW w:w="1015" w:type="dxa"/>
            <w:shd w:val="clear" w:color="auto" w:fill="auto"/>
            <w:hideMark/>
          </w:tcPr>
          <w:p w14:paraId="2F9BC373"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25.5</w:t>
            </w:r>
          </w:p>
        </w:tc>
        <w:tc>
          <w:tcPr>
            <w:tcW w:w="1041" w:type="dxa"/>
            <w:shd w:val="clear" w:color="auto" w:fill="auto"/>
            <w:noWrap/>
            <w:vAlign w:val="bottom"/>
            <w:hideMark/>
          </w:tcPr>
          <w:p w14:paraId="05A5EC05"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4,964</w:t>
            </w:r>
          </w:p>
        </w:tc>
        <w:tc>
          <w:tcPr>
            <w:tcW w:w="1015" w:type="dxa"/>
            <w:shd w:val="clear" w:color="auto" w:fill="auto"/>
            <w:noWrap/>
            <w:vAlign w:val="bottom"/>
            <w:hideMark/>
          </w:tcPr>
          <w:p w14:paraId="495C3C1B"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23.1</w:t>
            </w:r>
          </w:p>
        </w:tc>
        <w:tc>
          <w:tcPr>
            <w:tcW w:w="1041" w:type="dxa"/>
            <w:shd w:val="clear" w:color="auto" w:fill="auto"/>
            <w:noWrap/>
            <w:vAlign w:val="bottom"/>
            <w:hideMark/>
          </w:tcPr>
          <w:p w14:paraId="727AABC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4,893</w:t>
            </w:r>
          </w:p>
        </w:tc>
        <w:tc>
          <w:tcPr>
            <w:tcW w:w="1015" w:type="dxa"/>
            <w:shd w:val="clear" w:color="auto" w:fill="auto"/>
            <w:noWrap/>
            <w:vAlign w:val="bottom"/>
            <w:hideMark/>
          </w:tcPr>
          <w:p w14:paraId="671DC910"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24.3</w:t>
            </w:r>
          </w:p>
        </w:tc>
      </w:tr>
      <w:tr w:rsidR="007A1438" w:rsidRPr="005E588B" w14:paraId="6F5A452E" w14:textId="77777777" w:rsidTr="00E354D4">
        <w:trPr>
          <w:trHeight w:val="292"/>
        </w:trPr>
        <w:tc>
          <w:tcPr>
            <w:tcW w:w="1216" w:type="dxa"/>
            <w:vMerge/>
            <w:vAlign w:val="center"/>
            <w:hideMark/>
          </w:tcPr>
          <w:p w14:paraId="1FEDF407"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06B78298"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Other</w:t>
            </w:r>
          </w:p>
        </w:tc>
        <w:tc>
          <w:tcPr>
            <w:tcW w:w="1041" w:type="dxa"/>
            <w:shd w:val="clear" w:color="auto" w:fill="auto"/>
            <w:hideMark/>
          </w:tcPr>
          <w:p w14:paraId="4919B0B9"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1,939</w:t>
            </w:r>
          </w:p>
        </w:tc>
        <w:tc>
          <w:tcPr>
            <w:tcW w:w="1015" w:type="dxa"/>
            <w:shd w:val="clear" w:color="auto" w:fill="auto"/>
            <w:hideMark/>
          </w:tcPr>
          <w:p w14:paraId="799D8930"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9.2</w:t>
            </w:r>
          </w:p>
        </w:tc>
        <w:tc>
          <w:tcPr>
            <w:tcW w:w="1041" w:type="dxa"/>
            <w:shd w:val="clear" w:color="auto" w:fill="auto"/>
            <w:noWrap/>
            <w:vAlign w:val="bottom"/>
            <w:hideMark/>
          </w:tcPr>
          <w:p w14:paraId="2BA4EA6E"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2,410</w:t>
            </w:r>
          </w:p>
        </w:tc>
        <w:tc>
          <w:tcPr>
            <w:tcW w:w="1015" w:type="dxa"/>
            <w:shd w:val="clear" w:color="auto" w:fill="auto"/>
            <w:noWrap/>
            <w:vAlign w:val="bottom"/>
            <w:hideMark/>
          </w:tcPr>
          <w:p w14:paraId="70C23854"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11.2</w:t>
            </w:r>
          </w:p>
        </w:tc>
        <w:tc>
          <w:tcPr>
            <w:tcW w:w="1041" w:type="dxa"/>
            <w:shd w:val="clear" w:color="auto" w:fill="auto"/>
            <w:noWrap/>
            <w:vAlign w:val="bottom"/>
            <w:hideMark/>
          </w:tcPr>
          <w:p w14:paraId="65F7DB7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2,067</w:t>
            </w:r>
          </w:p>
        </w:tc>
        <w:tc>
          <w:tcPr>
            <w:tcW w:w="1015" w:type="dxa"/>
            <w:shd w:val="clear" w:color="auto" w:fill="auto"/>
            <w:noWrap/>
            <w:vAlign w:val="bottom"/>
            <w:hideMark/>
          </w:tcPr>
          <w:p w14:paraId="70AB1BE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10.3</w:t>
            </w:r>
          </w:p>
        </w:tc>
      </w:tr>
      <w:tr w:rsidR="007A1438" w:rsidRPr="005E588B" w14:paraId="4348C713" w14:textId="77777777" w:rsidTr="00E354D4">
        <w:trPr>
          <w:trHeight w:val="292"/>
        </w:trPr>
        <w:tc>
          <w:tcPr>
            <w:tcW w:w="1216" w:type="dxa"/>
            <w:vMerge w:val="restart"/>
            <w:shd w:val="clear" w:color="auto" w:fill="D9D9D9" w:themeFill="background1" w:themeFillShade="D9"/>
            <w:noWrap/>
            <w:vAlign w:val="center"/>
            <w:hideMark/>
          </w:tcPr>
          <w:p w14:paraId="751CF503"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Age</w:t>
            </w:r>
          </w:p>
        </w:tc>
        <w:tc>
          <w:tcPr>
            <w:tcW w:w="1776" w:type="dxa"/>
            <w:shd w:val="clear" w:color="auto" w:fill="D9D9D9" w:themeFill="background1" w:themeFillShade="D9"/>
            <w:noWrap/>
            <w:vAlign w:val="bottom"/>
            <w:hideMark/>
          </w:tcPr>
          <w:p w14:paraId="72F0654E" w14:textId="4895B4BD" w:rsidR="007A1438" w:rsidRPr="005E588B" w:rsidRDefault="00E75952" w:rsidP="00E354D4">
            <w:pPr>
              <w:spacing w:after="0" w:line="240" w:lineRule="auto"/>
              <w:rPr>
                <w:rFonts w:eastAsia="Times New Roman" w:cs="Times New Roman"/>
                <w:color w:val="FF0000"/>
                <w:sz w:val="20"/>
                <w:szCs w:val="20"/>
              </w:rPr>
            </w:pPr>
            <w:r>
              <w:rPr>
                <w:rFonts w:eastAsia="Times New Roman" w:cs="Times New Roman"/>
                <w:color w:val="FF0000"/>
                <w:sz w:val="20"/>
                <w:szCs w:val="20"/>
              </w:rPr>
              <w:t>Less than one year</w:t>
            </w:r>
          </w:p>
        </w:tc>
        <w:tc>
          <w:tcPr>
            <w:tcW w:w="1041" w:type="dxa"/>
            <w:shd w:val="clear" w:color="auto" w:fill="D9D9D9" w:themeFill="background1" w:themeFillShade="D9"/>
            <w:hideMark/>
          </w:tcPr>
          <w:p w14:paraId="0B6B4CDD" w14:textId="77777777" w:rsidR="007A1438" w:rsidRPr="005E588B" w:rsidRDefault="007A1438" w:rsidP="00E354D4">
            <w:pPr>
              <w:spacing w:after="0" w:line="240" w:lineRule="auto"/>
              <w:jc w:val="right"/>
              <w:rPr>
                <w:rFonts w:eastAsia="Times New Roman" w:cs="Times New Roman"/>
                <w:color w:val="FF0000"/>
                <w:sz w:val="20"/>
                <w:szCs w:val="20"/>
              </w:rPr>
            </w:pPr>
            <w:r w:rsidRPr="005E588B">
              <w:rPr>
                <w:rFonts w:eastAsia="Times New Roman" w:cs="Times New Roman"/>
                <w:color w:val="FF0000"/>
                <w:sz w:val="20"/>
                <w:szCs w:val="20"/>
              </w:rPr>
              <w:t>4,577</w:t>
            </w:r>
          </w:p>
        </w:tc>
        <w:tc>
          <w:tcPr>
            <w:tcW w:w="1015" w:type="dxa"/>
            <w:shd w:val="clear" w:color="auto" w:fill="D9D9D9" w:themeFill="background1" w:themeFillShade="D9"/>
            <w:hideMark/>
          </w:tcPr>
          <w:p w14:paraId="2E706093" w14:textId="77777777" w:rsidR="007A1438" w:rsidRPr="005E588B" w:rsidRDefault="007A1438" w:rsidP="00E354D4">
            <w:pPr>
              <w:spacing w:after="0" w:line="240" w:lineRule="auto"/>
              <w:jc w:val="right"/>
              <w:rPr>
                <w:rFonts w:eastAsia="Times New Roman" w:cs="Times New Roman"/>
                <w:color w:val="FF0000"/>
                <w:sz w:val="20"/>
                <w:szCs w:val="20"/>
              </w:rPr>
            </w:pPr>
            <w:r w:rsidRPr="005E588B">
              <w:rPr>
                <w:rFonts w:eastAsia="Times New Roman" w:cs="Times New Roman"/>
                <w:color w:val="FF0000"/>
                <w:sz w:val="20"/>
                <w:szCs w:val="20"/>
              </w:rPr>
              <w:t>21.8</w:t>
            </w:r>
          </w:p>
        </w:tc>
        <w:tc>
          <w:tcPr>
            <w:tcW w:w="1041" w:type="dxa"/>
            <w:shd w:val="clear" w:color="auto" w:fill="D9D9D9" w:themeFill="background1" w:themeFillShade="D9"/>
            <w:noWrap/>
            <w:vAlign w:val="bottom"/>
            <w:hideMark/>
          </w:tcPr>
          <w:p w14:paraId="2835BA46" w14:textId="77777777" w:rsidR="007A1438" w:rsidRPr="005E588B" w:rsidRDefault="007A1438" w:rsidP="00E354D4">
            <w:pPr>
              <w:spacing w:after="0" w:line="240" w:lineRule="auto"/>
              <w:jc w:val="right"/>
              <w:rPr>
                <w:rFonts w:eastAsia="Times New Roman" w:cs="Times New Roman"/>
                <w:color w:val="FF0000"/>
                <w:sz w:val="20"/>
                <w:szCs w:val="20"/>
              </w:rPr>
            </w:pPr>
            <w:r w:rsidRPr="005E588B">
              <w:rPr>
                <w:rFonts w:eastAsia="Times New Roman" w:cs="Times New Roman"/>
                <w:color w:val="FF0000"/>
                <w:sz w:val="20"/>
                <w:szCs w:val="20"/>
              </w:rPr>
              <w:t>2,178</w:t>
            </w:r>
          </w:p>
        </w:tc>
        <w:tc>
          <w:tcPr>
            <w:tcW w:w="1015" w:type="dxa"/>
            <w:shd w:val="clear" w:color="auto" w:fill="D9D9D9" w:themeFill="background1" w:themeFillShade="D9"/>
            <w:noWrap/>
            <w:vAlign w:val="bottom"/>
            <w:hideMark/>
          </w:tcPr>
          <w:p w14:paraId="3037E539" w14:textId="77777777" w:rsidR="007A1438" w:rsidRPr="005E588B" w:rsidRDefault="007A1438" w:rsidP="00E354D4">
            <w:pPr>
              <w:spacing w:after="0" w:line="240" w:lineRule="auto"/>
              <w:jc w:val="right"/>
              <w:rPr>
                <w:rFonts w:eastAsia="Times New Roman" w:cs="Times New Roman"/>
                <w:color w:val="FF0000"/>
                <w:sz w:val="20"/>
                <w:szCs w:val="20"/>
              </w:rPr>
            </w:pPr>
            <w:r w:rsidRPr="005E588B">
              <w:rPr>
                <w:rFonts w:eastAsia="Times New Roman" w:cs="Times New Roman"/>
                <w:color w:val="FF0000"/>
                <w:sz w:val="20"/>
                <w:szCs w:val="20"/>
              </w:rPr>
              <w:t>10.2</w:t>
            </w:r>
          </w:p>
        </w:tc>
        <w:tc>
          <w:tcPr>
            <w:tcW w:w="1041" w:type="dxa"/>
            <w:shd w:val="clear" w:color="auto" w:fill="D9D9D9" w:themeFill="background1" w:themeFillShade="D9"/>
            <w:noWrap/>
            <w:vAlign w:val="bottom"/>
            <w:hideMark/>
          </w:tcPr>
          <w:p w14:paraId="6B6194B8" w14:textId="77777777" w:rsidR="007A1438" w:rsidRPr="005E588B" w:rsidRDefault="007A1438" w:rsidP="00E354D4">
            <w:pPr>
              <w:spacing w:after="0" w:line="240" w:lineRule="auto"/>
              <w:jc w:val="right"/>
              <w:rPr>
                <w:rFonts w:eastAsia="Times New Roman" w:cs="Times New Roman"/>
                <w:color w:val="FF0000"/>
                <w:sz w:val="20"/>
                <w:szCs w:val="20"/>
              </w:rPr>
            </w:pPr>
            <w:r w:rsidRPr="005E588B">
              <w:rPr>
                <w:rFonts w:eastAsia="Times New Roman" w:cs="Times New Roman"/>
                <w:color w:val="FF0000"/>
                <w:sz w:val="20"/>
                <w:szCs w:val="20"/>
              </w:rPr>
              <w:t>1,819</w:t>
            </w:r>
          </w:p>
        </w:tc>
        <w:tc>
          <w:tcPr>
            <w:tcW w:w="1015" w:type="dxa"/>
            <w:shd w:val="clear" w:color="auto" w:fill="D9D9D9" w:themeFill="background1" w:themeFillShade="D9"/>
            <w:noWrap/>
            <w:vAlign w:val="bottom"/>
            <w:hideMark/>
          </w:tcPr>
          <w:p w14:paraId="19934EF5" w14:textId="77777777" w:rsidR="007A1438" w:rsidRPr="005E588B" w:rsidRDefault="007A1438" w:rsidP="00E354D4">
            <w:pPr>
              <w:spacing w:after="0" w:line="240" w:lineRule="auto"/>
              <w:jc w:val="right"/>
              <w:rPr>
                <w:rFonts w:eastAsia="Times New Roman" w:cs="Times New Roman"/>
                <w:color w:val="FF0000"/>
                <w:sz w:val="20"/>
                <w:szCs w:val="20"/>
              </w:rPr>
            </w:pPr>
            <w:r w:rsidRPr="005E588B">
              <w:rPr>
                <w:rFonts w:eastAsia="Times New Roman" w:cs="Times New Roman"/>
                <w:color w:val="FF0000"/>
                <w:sz w:val="20"/>
                <w:szCs w:val="20"/>
              </w:rPr>
              <w:t>9.0</w:t>
            </w:r>
          </w:p>
        </w:tc>
      </w:tr>
      <w:tr w:rsidR="007A1438" w:rsidRPr="005E588B" w14:paraId="199D42FB" w14:textId="77777777" w:rsidTr="00E354D4">
        <w:trPr>
          <w:trHeight w:val="292"/>
        </w:trPr>
        <w:tc>
          <w:tcPr>
            <w:tcW w:w="1216" w:type="dxa"/>
            <w:vMerge/>
            <w:shd w:val="clear" w:color="auto" w:fill="D9D9D9" w:themeFill="background1" w:themeFillShade="D9"/>
            <w:vAlign w:val="center"/>
            <w:hideMark/>
          </w:tcPr>
          <w:p w14:paraId="5A09F4F9"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D9D9D9" w:themeFill="background1" w:themeFillShade="D9"/>
            <w:noWrap/>
            <w:vAlign w:val="bottom"/>
            <w:hideMark/>
          </w:tcPr>
          <w:p w14:paraId="4B07E2D3" w14:textId="77777777" w:rsidR="007A1438" w:rsidRPr="005E588B" w:rsidRDefault="007A1438" w:rsidP="00E354D4">
            <w:pPr>
              <w:spacing w:after="0" w:line="240" w:lineRule="auto"/>
              <w:rPr>
                <w:rFonts w:eastAsia="Times New Roman" w:cs="Times New Roman"/>
                <w:sz w:val="20"/>
                <w:szCs w:val="20"/>
              </w:rPr>
            </w:pPr>
            <w:r w:rsidRPr="005E588B">
              <w:rPr>
                <w:rFonts w:eastAsia="Times New Roman" w:cs="Times New Roman"/>
                <w:sz w:val="20"/>
                <w:szCs w:val="20"/>
              </w:rPr>
              <w:t>Two years</w:t>
            </w:r>
          </w:p>
        </w:tc>
        <w:tc>
          <w:tcPr>
            <w:tcW w:w="1041" w:type="dxa"/>
            <w:shd w:val="clear" w:color="auto" w:fill="D9D9D9" w:themeFill="background1" w:themeFillShade="D9"/>
            <w:hideMark/>
          </w:tcPr>
          <w:p w14:paraId="0895A7DA"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8,344</w:t>
            </w:r>
          </w:p>
        </w:tc>
        <w:tc>
          <w:tcPr>
            <w:tcW w:w="1015" w:type="dxa"/>
            <w:shd w:val="clear" w:color="auto" w:fill="D9D9D9" w:themeFill="background1" w:themeFillShade="D9"/>
            <w:hideMark/>
          </w:tcPr>
          <w:p w14:paraId="7054F896"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39.7</w:t>
            </w:r>
          </w:p>
        </w:tc>
        <w:tc>
          <w:tcPr>
            <w:tcW w:w="1041" w:type="dxa"/>
            <w:shd w:val="clear" w:color="auto" w:fill="D9D9D9" w:themeFill="background1" w:themeFillShade="D9"/>
            <w:noWrap/>
            <w:vAlign w:val="bottom"/>
            <w:hideMark/>
          </w:tcPr>
          <w:p w14:paraId="06D17AA5"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7,894</w:t>
            </w:r>
          </w:p>
        </w:tc>
        <w:tc>
          <w:tcPr>
            <w:tcW w:w="1015" w:type="dxa"/>
            <w:shd w:val="clear" w:color="auto" w:fill="D9D9D9" w:themeFill="background1" w:themeFillShade="D9"/>
            <w:noWrap/>
            <w:vAlign w:val="bottom"/>
            <w:hideMark/>
          </w:tcPr>
          <w:p w14:paraId="2D5AD200"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36.8</w:t>
            </w:r>
          </w:p>
        </w:tc>
        <w:tc>
          <w:tcPr>
            <w:tcW w:w="1041" w:type="dxa"/>
            <w:shd w:val="clear" w:color="auto" w:fill="D9D9D9" w:themeFill="background1" w:themeFillShade="D9"/>
            <w:noWrap/>
            <w:vAlign w:val="bottom"/>
            <w:hideMark/>
          </w:tcPr>
          <w:p w14:paraId="10371D79"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7,182</w:t>
            </w:r>
          </w:p>
        </w:tc>
        <w:tc>
          <w:tcPr>
            <w:tcW w:w="1015" w:type="dxa"/>
            <w:shd w:val="clear" w:color="auto" w:fill="D9D9D9" w:themeFill="background1" w:themeFillShade="D9"/>
            <w:noWrap/>
            <w:vAlign w:val="bottom"/>
            <w:hideMark/>
          </w:tcPr>
          <w:p w14:paraId="2D726BC5"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35.7</w:t>
            </w:r>
          </w:p>
        </w:tc>
      </w:tr>
      <w:tr w:rsidR="007A1438" w:rsidRPr="005E588B" w14:paraId="3CCB4675" w14:textId="77777777" w:rsidTr="00E354D4">
        <w:trPr>
          <w:trHeight w:val="292"/>
        </w:trPr>
        <w:tc>
          <w:tcPr>
            <w:tcW w:w="1216" w:type="dxa"/>
            <w:vMerge/>
            <w:shd w:val="clear" w:color="auto" w:fill="D9D9D9" w:themeFill="background1" w:themeFillShade="D9"/>
            <w:vAlign w:val="center"/>
            <w:hideMark/>
          </w:tcPr>
          <w:p w14:paraId="411F4591"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D9D9D9" w:themeFill="background1" w:themeFillShade="D9"/>
            <w:noWrap/>
            <w:vAlign w:val="bottom"/>
            <w:hideMark/>
          </w:tcPr>
          <w:p w14:paraId="67BC8FDC" w14:textId="77777777" w:rsidR="007A1438" w:rsidRPr="005E588B" w:rsidRDefault="007A1438" w:rsidP="00E354D4">
            <w:pPr>
              <w:spacing w:after="0" w:line="240" w:lineRule="auto"/>
              <w:rPr>
                <w:rFonts w:eastAsia="Times New Roman" w:cs="Times New Roman"/>
                <w:sz w:val="20"/>
                <w:szCs w:val="20"/>
              </w:rPr>
            </w:pPr>
            <w:r w:rsidRPr="005E588B">
              <w:rPr>
                <w:rFonts w:eastAsia="Times New Roman" w:cs="Times New Roman"/>
                <w:sz w:val="20"/>
                <w:szCs w:val="20"/>
              </w:rPr>
              <w:t>3-6 years</w:t>
            </w:r>
          </w:p>
        </w:tc>
        <w:tc>
          <w:tcPr>
            <w:tcW w:w="1041" w:type="dxa"/>
            <w:shd w:val="clear" w:color="auto" w:fill="D9D9D9" w:themeFill="background1" w:themeFillShade="D9"/>
            <w:hideMark/>
          </w:tcPr>
          <w:p w14:paraId="47E7D000"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8,088</w:t>
            </w:r>
          </w:p>
        </w:tc>
        <w:tc>
          <w:tcPr>
            <w:tcW w:w="1015" w:type="dxa"/>
            <w:shd w:val="clear" w:color="auto" w:fill="D9D9D9" w:themeFill="background1" w:themeFillShade="D9"/>
            <w:hideMark/>
          </w:tcPr>
          <w:p w14:paraId="23236B1D"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38.5</w:t>
            </w:r>
          </w:p>
        </w:tc>
        <w:tc>
          <w:tcPr>
            <w:tcW w:w="1041" w:type="dxa"/>
            <w:shd w:val="clear" w:color="auto" w:fill="D9D9D9" w:themeFill="background1" w:themeFillShade="D9"/>
            <w:noWrap/>
            <w:vAlign w:val="bottom"/>
            <w:hideMark/>
          </w:tcPr>
          <w:p w14:paraId="20D10C95"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11,386</w:t>
            </w:r>
          </w:p>
        </w:tc>
        <w:tc>
          <w:tcPr>
            <w:tcW w:w="1015" w:type="dxa"/>
            <w:shd w:val="clear" w:color="auto" w:fill="D9D9D9" w:themeFill="background1" w:themeFillShade="D9"/>
            <w:noWrap/>
            <w:vAlign w:val="bottom"/>
            <w:hideMark/>
          </w:tcPr>
          <w:p w14:paraId="0EDC69D4"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53.1</w:t>
            </w:r>
          </w:p>
        </w:tc>
        <w:tc>
          <w:tcPr>
            <w:tcW w:w="1041" w:type="dxa"/>
            <w:shd w:val="clear" w:color="auto" w:fill="D9D9D9" w:themeFill="background1" w:themeFillShade="D9"/>
            <w:noWrap/>
            <w:vAlign w:val="bottom"/>
            <w:hideMark/>
          </w:tcPr>
          <w:p w14:paraId="38D4983F"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11,137</w:t>
            </w:r>
          </w:p>
        </w:tc>
        <w:tc>
          <w:tcPr>
            <w:tcW w:w="1015" w:type="dxa"/>
            <w:shd w:val="clear" w:color="auto" w:fill="D9D9D9" w:themeFill="background1" w:themeFillShade="D9"/>
            <w:noWrap/>
            <w:vAlign w:val="bottom"/>
            <w:hideMark/>
          </w:tcPr>
          <w:p w14:paraId="4EE1857F"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55.3</w:t>
            </w:r>
          </w:p>
        </w:tc>
      </w:tr>
      <w:tr w:rsidR="007A1438" w:rsidRPr="005E588B" w14:paraId="3B733141" w14:textId="77777777" w:rsidTr="00E354D4">
        <w:trPr>
          <w:trHeight w:val="292"/>
        </w:trPr>
        <w:tc>
          <w:tcPr>
            <w:tcW w:w="1216" w:type="dxa"/>
            <w:vMerge w:val="restart"/>
            <w:shd w:val="clear" w:color="auto" w:fill="auto"/>
            <w:hideMark/>
          </w:tcPr>
          <w:p w14:paraId="5D5AD0DE" w14:textId="77777777" w:rsidR="007A1438" w:rsidRPr="005E588B"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Number of children under six years</w:t>
            </w:r>
          </w:p>
        </w:tc>
        <w:tc>
          <w:tcPr>
            <w:tcW w:w="1776" w:type="dxa"/>
            <w:shd w:val="clear" w:color="auto" w:fill="auto"/>
            <w:noWrap/>
            <w:vAlign w:val="bottom"/>
            <w:hideMark/>
          </w:tcPr>
          <w:p w14:paraId="000BB0BD" w14:textId="77777777" w:rsidR="007A1438" w:rsidRPr="005E588B" w:rsidRDefault="007A1438" w:rsidP="00E354D4">
            <w:pPr>
              <w:spacing w:after="0" w:line="240" w:lineRule="auto"/>
              <w:rPr>
                <w:rFonts w:eastAsia="Times New Roman" w:cs="Times New Roman"/>
                <w:sz w:val="20"/>
                <w:szCs w:val="20"/>
              </w:rPr>
            </w:pPr>
            <w:r w:rsidRPr="005E588B">
              <w:rPr>
                <w:rFonts w:eastAsia="Times New Roman" w:cs="Times New Roman"/>
                <w:sz w:val="20"/>
                <w:szCs w:val="20"/>
              </w:rPr>
              <w:t>One</w:t>
            </w:r>
          </w:p>
        </w:tc>
        <w:tc>
          <w:tcPr>
            <w:tcW w:w="1041" w:type="dxa"/>
            <w:shd w:val="clear" w:color="auto" w:fill="auto"/>
            <w:hideMark/>
          </w:tcPr>
          <w:p w14:paraId="5B87FF33"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11,173</w:t>
            </w:r>
          </w:p>
        </w:tc>
        <w:tc>
          <w:tcPr>
            <w:tcW w:w="1015" w:type="dxa"/>
            <w:shd w:val="clear" w:color="auto" w:fill="auto"/>
            <w:hideMark/>
          </w:tcPr>
          <w:p w14:paraId="0B563EBE"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53.2</w:t>
            </w:r>
          </w:p>
        </w:tc>
        <w:tc>
          <w:tcPr>
            <w:tcW w:w="1041" w:type="dxa"/>
            <w:shd w:val="clear" w:color="auto" w:fill="auto"/>
            <w:noWrap/>
            <w:vAlign w:val="bottom"/>
            <w:hideMark/>
          </w:tcPr>
          <w:p w14:paraId="06B1BFC4"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11,178</w:t>
            </w:r>
          </w:p>
        </w:tc>
        <w:tc>
          <w:tcPr>
            <w:tcW w:w="1015" w:type="dxa"/>
            <w:shd w:val="clear" w:color="auto" w:fill="auto"/>
            <w:noWrap/>
            <w:vAlign w:val="bottom"/>
            <w:hideMark/>
          </w:tcPr>
          <w:p w14:paraId="6C167347"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52.1</w:t>
            </w:r>
          </w:p>
        </w:tc>
        <w:tc>
          <w:tcPr>
            <w:tcW w:w="1041" w:type="dxa"/>
            <w:shd w:val="clear" w:color="auto" w:fill="auto"/>
            <w:noWrap/>
            <w:vAlign w:val="bottom"/>
            <w:hideMark/>
          </w:tcPr>
          <w:p w14:paraId="34516A06"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10,708</w:t>
            </w:r>
          </w:p>
        </w:tc>
        <w:tc>
          <w:tcPr>
            <w:tcW w:w="1015" w:type="dxa"/>
            <w:shd w:val="clear" w:color="auto" w:fill="auto"/>
            <w:noWrap/>
            <w:vAlign w:val="bottom"/>
            <w:hideMark/>
          </w:tcPr>
          <w:p w14:paraId="325D2C24"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53.2</w:t>
            </w:r>
          </w:p>
        </w:tc>
      </w:tr>
      <w:tr w:rsidR="007A1438" w:rsidRPr="005E588B" w14:paraId="273926C8" w14:textId="77777777" w:rsidTr="00E354D4">
        <w:trPr>
          <w:trHeight w:val="292"/>
        </w:trPr>
        <w:tc>
          <w:tcPr>
            <w:tcW w:w="1216" w:type="dxa"/>
            <w:vMerge/>
            <w:vAlign w:val="center"/>
            <w:hideMark/>
          </w:tcPr>
          <w:p w14:paraId="4D354BBA"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10A6F27E" w14:textId="77777777" w:rsidR="007A1438" w:rsidRPr="005E588B" w:rsidRDefault="007A1438" w:rsidP="00E354D4">
            <w:pPr>
              <w:spacing w:after="0" w:line="240" w:lineRule="auto"/>
              <w:rPr>
                <w:rFonts w:eastAsia="Times New Roman" w:cs="Times New Roman"/>
                <w:sz w:val="20"/>
                <w:szCs w:val="20"/>
              </w:rPr>
            </w:pPr>
            <w:r w:rsidRPr="005E588B">
              <w:rPr>
                <w:rFonts w:eastAsia="Times New Roman" w:cs="Times New Roman"/>
                <w:sz w:val="20"/>
                <w:szCs w:val="20"/>
              </w:rPr>
              <w:t>Two</w:t>
            </w:r>
          </w:p>
        </w:tc>
        <w:tc>
          <w:tcPr>
            <w:tcW w:w="1041" w:type="dxa"/>
            <w:shd w:val="clear" w:color="auto" w:fill="auto"/>
            <w:hideMark/>
          </w:tcPr>
          <w:p w14:paraId="6FB19008"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8,005</w:t>
            </w:r>
          </w:p>
        </w:tc>
        <w:tc>
          <w:tcPr>
            <w:tcW w:w="1015" w:type="dxa"/>
            <w:shd w:val="clear" w:color="auto" w:fill="auto"/>
            <w:hideMark/>
          </w:tcPr>
          <w:p w14:paraId="09EF6EF5"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38.1</w:t>
            </w:r>
          </w:p>
        </w:tc>
        <w:tc>
          <w:tcPr>
            <w:tcW w:w="1041" w:type="dxa"/>
            <w:shd w:val="clear" w:color="auto" w:fill="auto"/>
            <w:noWrap/>
            <w:vAlign w:val="bottom"/>
            <w:hideMark/>
          </w:tcPr>
          <w:p w14:paraId="41805DC8"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8,118</w:t>
            </w:r>
          </w:p>
        </w:tc>
        <w:tc>
          <w:tcPr>
            <w:tcW w:w="1015" w:type="dxa"/>
            <w:shd w:val="clear" w:color="auto" w:fill="auto"/>
            <w:noWrap/>
            <w:vAlign w:val="bottom"/>
            <w:hideMark/>
          </w:tcPr>
          <w:p w14:paraId="749AA502"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37.8</w:t>
            </w:r>
          </w:p>
        </w:tc>
        <w:tc>
          <w:tcPr>
            <w:tcW w:w="1041" w:type="dxa"/>
            <w:shd w:val="clear" w:color="auto" w:fill="auto"/>
            <w:noWrap/>
            <w:vAlign w:val="bottom"/>
            <w:hideMark/>
          </w:tcPr>
          <w:p w14:paraId="6BB93862"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7,272</w:t>
            </w:r>
          </w:p>
        </w:tc>
        <w:tc>
          <w:tcPr>
            <w:tcW w:w="1015" w:type="dxa"/>
            <w:shd w:val="clear" w:color="auto" w:fill="auto"/>
            <w:noWrap/>
            <w:vAlign w:val="bottom"/>
            <w:hideMark/>
          </w:tcPr>
          <w:p w14:paraId="3BB4EEC7"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36.1</w:t>
            </w:r>
          </w:p>
        </w:tc>
      </w:tr>
      <w:tr w:rsidR="007A1438" w:rsidRPr="005E588B" w14:paraId="15A0E3FA" w14:textId="77777777" w:rsidTr="00E354D4">
        <w:trPr>
          <w:trHeight w:val="292"/>
        </w:trPr>
        <w:tc>
          <w:tcPr>
            <w:tcW w:w="1216" w:type="dxa"/>
            <w:vMerge/>
            <w:vAlign w:val="center"/>
            <w:hideMark/>
          </w:tcPr>
          <w:p w14:paraId="56917C01"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264F18CB" w14:textId="77777777" w:rsidR="007A1438" w:rsidRPr="005E588B" w:rsidRDefault="007A1438" w:rsidP="00E354D4">
            <w:pPr>
              <w:spacing w:after="0" w:line="240" w:lineRule="auto"/>
              <w:rPr>
                <w:rFonts w:eastAsia="Times New Roman" w:cs="Times New Roman"/>
                <w:sz w:val="20"/>
                <w:szCs w:val="20"/>
              </w:rPr>
            </w:pPr>
            <w:r>
              <w:rPr>
                <w:rFonts w:eastAsia="Times New Roman" w:cs="Times New Roman"/>
                <w:sz w:val="20"/>
                <w:szCs w:val="20"/>
              </w:rPr>
              <w:t>Three</w:t>
            </w:r>
            <w:r w:rsidRPr="005E588B">
              <w:rPr>
                <w:rFonts w:eastAsia="Times New Roman" w:cs="Times New Roman"/>
                <w:sz w:val="20"/>
                <w:szCs w:val="20"/>
              </w:rPr>
              <w:t xml:space="preserve"> or more</w:t>
            </w:r>
          </w:p>
        </w:tc>
        <w:tc>
          <w:tcPr>
            <w:tcW w:w="1041" w:type="dxa"/>
            <w:shd w:val="clear" w:color="auto" w:fill="auto"/>
            <w:hideMark/>
          </w:tcPr>
          <w:p w14:paraId="4376E2D6"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1,831</w:t>
            </w:r>
          </w:p>
        </w:tc>
        <w:tc>
          <w:tcPr>
            <w:tcW w:w="1015" w:type="dxa"/>
            <w:shd w:val="clear" w:color="auto" w:fill="auto"/>
            <w:hideMark/>
          </w:tcPr>
          <w:p w14:paraId="42E90355"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8.7</w:t>
            </w:r>
          </w:p>
        </w:tc>
        <w:tc>
          <w:tcPr>
            <w:tcW w:w="1041" w:type="dxa"/>
            <w:shd w:val="clear" w:color="auto" w:fill="auto"/>
            <w:noWrap/>
            <w:vAlign w:val="bottom"/>
            <w:hideMark/>
          </w:tcPr>
          <w:p w14:paraId="0031BAAF"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2,161</w:t>
            </w:r>
          </w:p>
        </w:tc>
        <w:tc>
          <w:tcPr>
            <w:tcW w:w="1015" w:type="dxa"/>
            <w:shd w:val="clear" w:color="auto" w:fill="auto"/>
            <w:noWrap/>
            <w:vAlign w:val="bottom"/>
            <w:hideMark/>
          </w:tcPr>
          <w:p w14:paraId="0ED38725"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10.1</w:t>
            </w:r>
          </w:p>
        </w:tc>
        <w:tc>
          <w:tcPr>
            <w:tcW w:w="1041" w:type="dxa"/>
            <w:shd w:val="clear" w:color="auto" w:fill="auto"/>
            <w:noWrap/>
            <w:vAlign w:val="bottom"/>
            <w:hideMark/>
          </w:tcPr>
          <w:p w14:paraId="63F4596D"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2,158</w:t>
            </w:r>
          </w:p>
        </w:tc>
        <w:tc>
          <w:tcPr>
            <w:tcW w:w="1015" w:type="dxa"/>
            <w:shd w:val="clear" w:color="auto" w:fill="auto"/>
            <w:noWrap/>
            <w:vAlign w:val="bottom"/>
            <w:hideMark/>
          </w:tcPr>
          <w:p w14:paraId="3017A1A4"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10.7</w:t>
            </w:r>
          </w:p>
        </w:tc>
      </w:tr>
      <w:tr w:rsidR="007A1438" w:rsidRPr="005E588B" w14:paraId="72E2A209" w14:textId="77777777" w:rsidTr="00E354D4">
        <w:trPr>
          <w:trHeight w:val="292"/>
        </w:trPr>
        <w:tc>
          <w:tcPr>
            <w:tcW w:w="1216" w:type="dxa"/>
            <w:vMerge w:val="restart"/>
            <w:shd w:val="clear" w:color="auto" w:fill="D9D9D9" w:themeFill="background1" w:themeFillShade="D9"/>
            <w:hideMark/>
          </w:tcPr>
          <w:p w14:paraId="5856A7AA" w14:textId="77777777" w:rsidR="007A1438" w:rsidRPr="005E588B" w:rsidRDefault="007A1438" w:rsidP="00E354D4">
            <w:pPr>
              <w:spacing w:after="0" w:line="240" w:lineRule="auto"/>
              <w:jc w:val="center"/>
              <w:rPr>
                <w:rFonts w:eastAsia="Times New Roman" w:cs="Times New Roman"/>
                <w:color w:val="000000"/>
                <w:sz w:val="20"/>
                <w:szCs w:val="20"/>
              </w:rPr>
            </w:pPr>
            <w:r>
              <w:rPr>
                <w:rFonts w:eastAsia="Times New Roman" w:cs="Times New Roman"/>
                <w:color w:val="000000"/>
                <w:sz w:val="20"/>
                <w:szCs w:val="20"/>
              </w:rPr>
              <w:t>Number of children, 6 to</w:t>
            </w:r>
            <w:r w:rsidRPr="005E588B">
              <w:rPr>
                <w:rFonts w:eastAsia="Times New Roman" w:cs="Times New Roman"/>
                <w:color w:val="000000"/>
                <w:sz w:val="20"/>
                <w:szCs w:val="20"/>
              </w:rPr>
              <w:t xml:space="preserve"> 18 y</w:t>
            </w:r>
            <w:r>
              <w:rPr>
                <w:rFonts w:eastAsia="Times New Roman" w:cs="Times New Roman"/>
                <w:color w:val="000000"/>
                <w:sz w:val="20"/>
                <w:szCs w:val="20"/>
              </w:rPr>
              <w:t>ears</w:t>
            </w:r>
          </w:p>
        </w:tc>
        <w:tc>
          <w:tcPr>
            <w:tcW w:w="1776" w:type="dxa"/>
            <w:shd w:val="clear" w:color="auto" w:fill="D9D9D9" w:themeFill="background1" w:themeFillShade="D9"/>
            <w:noWrap/>
            <w:vAlign w:val="bottom"/>
            <w:hideMark/>
          </w:tcPr>
          <w:p w14:paraId="0F6B074B" w14:textId="77777777" w:rsidR="007A1438" w:rsidRPr="005E588B" w:rsidRDefault="007A1438" w:rsidP="00E354D4">
            <w:pPr>
              <w:spacing w:after="0" w:line="240" w:lineRule="auto"/>
              <w:rPr>
                <w:rFonts w:eastAsia="Times New Roman" w:cs="Times New Roman"/>
                <w:sz w:val="20"/>
                <w:szCs w:val="20"/>
              </w:rPr>
            </w:pPr>
            <w:r w:rsidRPr="005E588B">
              <w:rPr>
                <w:rFonts w:eastAsia="Times New Roman" w:cs="Times New Roman"/>
                <w:sz w:val="20"/>
                <w:szCs w:val="20"/>
              </w:rPr>
              <w:t>None</w:t>
            </w:r>
          </w:p>
        </w:tc>
        <w:tc>
          <w:tcPr>
            <w:tcW w:w="1041" w:type="dxa"/>
            <w:shd w:val="clear" w:color="auto" w:fill="D9D9D9" w:themeFill="background1" w:themeFillShade="D9"/>
            <w:hideMark/>
          </w:tcPr>
          <w:p w14:paraId="18037641"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11,945</w:t>
            </w:r>
          </w:p>
        </w:tc>
        <w:tc>
          <w:tcPr>
            <w:tcW w:w="1015" w:type="dxa"/>
            <w:shd w:val="clear" w:color="auto" w:fill="D9D9D9" w:themeFill="background1" w:themeFillShade="D9"/>
            <w:hideMark/>
          </w:tcPr>
          <w:p w14:paraId="57DC6352"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56.9</w:t>
            </w:r>
          </w:p>
        </w:tc>
        <w:tc>
          <w:tcPr>
            <w:tcW w:w="1041" w:type="dxa"/>
            <w:shd w:val="clear" w:color="auto" w:fill="D9D9D9" w:themeFill="background1" w:themeFillShade="D9"/>
            <w:noWrap/>
            <w:vAlign w:val="bottom"/>
            <w:hideMark/>
          </w:tcPr>
          <w:p w14:paraId="3CDB141C"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11,451</w:t>
            </w:r>
          </w:p>
        </w:tc>
        <w:tc>
          <w:tcPr>
            <w:tcW w:w="1015" w:type="dxa"/>
            <w:shd w:val="clear" w:color="auto" w:fill="D9D9D9" w:themeFill="background1" w:themeFillShade="D9"/>
            <w:noWrap/>
            <w:vAlign w:val="bottom"/>
            <w:hideMark/>
          </w:tcPr>
          <w:p w14:paraId="3B9F4F69"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53.4</w:t>
            </w:r>
          </w:p>
        </w:tc>
        <w:tc>
          <w:tcPr>
            <w:tcW w:w="1041" w:type="dxa"/>
            <w:shd w:val="clear" w:color="auto" w:fill="D9D9D9" w:themeFill="background1" w:themeFillShade="D9"/>
            <w:noWrap/>
            <w:vAlign w:val="bottom"/>
            <w:hideMark/>
          </w:tcPr>
          <w:p w14:paraId="69B655CB"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10,851</w:t>
            </w:r>
          </w:p>
        </w:tc>
        <w:tc>
          <w:tcPr>
            <w:tcW w:w="1015" w:type="dxa"/>
            <w:shd w:val="clear" w:color="auto" w:fill="D9D9D9" w:themeFill="background1" w:themeFillShade="D9"/>
            <w:noWrap/>
            <w:vAlign w:val="bottom"/>
            <w:hideMark/>
          </w:tcPr>
          <w:p w14:paraId="1306471B"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53.9</w:t>
            </w:r>
          </w:p>
        </w:tc>
      </w:tr>
      <w:tr w:rsidR="007A1438" w:rsidRPr="005E588B" w14:paraId="2E09B56B" w14:textId="77777777" w:rsidTr="00E354D4">
        <w:trPr>
          <w:trHeight w:val="292"/>
        </w:trPr>
        <w:tc>
          <w:tcPr>
            <w:tcW w:w="1216" w:type="dxa"/>
            <w:vMerge/>
            <w:shd w:val="clear" w:color="auto" w:fill="D9D9D9" w:themeFill="background1" w:themeFillShade="D9"/>
            <w:vAlign w:val="center"/>
            <w:hideMark/>
          </w:tcPr>
          <w:p w14:paraId="7B6F1B31"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D9D9D9" w:themeFill="background1" w:themeFillShade="D9"/>
            <w:noWrap/>
            <w:vAlign w:val="bottom"/>
            <w:hideMark/>
          </w:tcPr>
          <w:p w14:paraId="7073249A"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One</w:t>
            </w:r>
          </w:p>
        </w:tc>
        <w:tc>
          <w:tcPr>
            <w:tcW w:w="1041" w:type="dxa"/>
            <w:shd w:val="clear" w:color="auto" w:fill="D9D9D9" w:themeFill="background1" w:themeFillShade="D9"/>
            <w:hideMark/>
          </w:tcPr>
          <w:p w14:paraId="0C502741"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5,294</w:t>
            </w:r>
          </w:p>
        </w:tc>
        <w:tc>
          <w:tcPr>
            <w:tcW w:w="1015" w:type="dxa"/>
            <w:shd w:val="clear" w:color="auto" w:fill="D9D9D9" w:themeFill="background1" w:themeFillShade="D9"/>
            <w:hideMark/>
          </w:tcPr>
          <w:p w14:paraId="79FE8D1A"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25.2</w:t>
            </w:r>
          </w:p>
        </w:tc>
        <w:tc>
          <w:tcPr>
            <w:tcW w:w="1041" w:type="dxa"/>
            <w:shd w:val="clear" w:color="auto" w:fill="D9D9D9" w:themeFill="background1" w:themeFillShade="D9"/>
            <w:noWrap/>
            <w:vAlign w:val="bottom"/>
            <w:hideMark/>
          </w:tcPr>
          <w:p w14:paraId="357809E5"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5,869</w:t>
            </w:r>
          </w:p>
        </w:tc>
        <w:tc>
          <w:tcPr>
            <w:tcW w:w="1015" w:type="dxa"/>
            <w:shd w:val="clear" w:color="auto" w:fill="D9D9D9" w:themeFill="background1" w:themeFillShade="D9"/>
            <w:noWrap/>
            <w:vAlign w:val="bottom"/>
            <w:hideMark/>
          </w:tcPr>
          <w:p w14:paraId="59205BF3"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27.4</w:t>
            </w:r>
          </w:p>
        </w:tc>
        <w:tc>
          <w:tcPr>
            <w:tcW w:w="1041" w:type="dxa"/>
            <w:shd w:val="clear" w:color="auto" w:fill="D9D9D9" w:themeFill="background1" w:themeFillShade="D9"/>
            <w:noWrap/>
            <w:vAlign w:val="bottom"/>
            <w:hideMark/>
          </w:tcPr>
          <w:p w14:paraId="4974573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5,410</w:t>
            </w:r>
          </w:p>
        </w:tc>
        <w:tc>
          <w:tcPr>
            <w:tcW w:w="1015" w:type="dxa"/>
            <w:shd w:val="clear" w:color="auto" w:fill="D9D9D9" w:themeFill="background1" w:themeFillShade="D9"/>
            <w:noWrap/>
            <w:vAlign w:val="bottom"/>
            <w:hideMark/>
          </w:tcPr>
          <w:p w14:paraId="0F43907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26.9</w:t>
            </w:r>
          </w:p>
        </w:tc>
      </w:tr>
      <w:tr w:rsidR="007A1438" w:rsidRPr="005E588B" w14:paraId="2CBA6923" w14:textId="77777777" w:rsidTr="00E354D4">
        <w:trPr>
          <w:trHeight w:val="292"/>
        </w:trPr>
        <w:tc>
          <w:tcPr>
            <w:tcW w:w="1216" w:type="dxa"/>
            <w:vMerge/>
            <w:shd w:val="clear" w:color="auto" w:fill="D9D9D9" w:themeFill="background1" w:themeFillShade="D9"/>
            <w:vAlign w:val="center"/>
            <w:hideMark/>
          </w:tcPr>
          <w:p w14:paraId="45818657"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D9D9D9" w:themeFill="background1" w:themeFillShade="D9"/>
            <w:noWrap/>
            <w:vAlign w:val="bottom"/>
            <w:hideMark/>
          </w:tcPr>
          <w:p w14:paraId="150B817D"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Two</w:t>
            </w:r>
          </w:p>
        </w:tc>
        <w:tc>
          <w:tcPr>
            <w:tcW w:w="1041" w:type="dxa"/>
            <w:shd w:val="clear" w:color="auto" w:fill="D9D9D9" w:themeFill="background1" w:themeFillShade="D9"/>
            <w:hideMark/>
          </w:tcPr>
          <w:p w14:paraId="75734FA1"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2,743</w:t>
            </w:r>
          </w:p>
        </w:tc>
        <w:tc>
          <w:tcPr>
            <w:tcW w:w="1015" w:type="dxa"/>
            <w:shd w:val="clear" w:color="auto" w:fill="D9D9D9" w:themeFill="background1" w:themeFillShade="D9"/>
            <w:hideMark/>
          </w:tcPr>
          <w:p w14:paraId="63C2CEAB"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13.1</w:t>
            </w:r>
          </w:p>
        </w:tc>
        <w:tc>
          <w:tcPr>
            <w:tcW w:w="1041" w:type="dxa"/>
            <w:shd w:val="clear" w:color="auto" w:fill="D9D9D9" w:themeFill="background1" w:themeFillShade="D9"/>
            <w:noWrap/>
            <w:vAlign w:val="bottom"/>
            <w:hideMark/>
          </w:tcPr>
          <w:p w14:paraId="437F67A3"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2,599</w:t>
            </w:r>
          </w:p>
        </w:tc>
        <w:tc>
          <w:tcPr>
            <w:tcW w:w="1015" w:type="dxa"/>
            <w:shd w:val="clear" w:color="auto" w:fill="D9D9D9" w:themeFill="background1" w:themeFillShade="D9"/>
            <w:noWrap/>
            <w:vAlign w:val="bottom"/>
            <w:hideMark/>
          </w:tcPr>
          <w:p w14:paraId="09B7B92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12.1</w:t>
            </w:r>
          </w:p>
        </w:tc>
        <w:tc>
          <w:tcPr>
            <w:tcW w:w="1041" w:type="dxa"/>
            <w:shd w:val="clear" w:color="auto" w:fill="D9D9D9" w:themeFill="background1" w:themeFillShade="D9"/>
            <w:noWrap/>
            <w:vAlign w:val="bottom"/>
            <w:hideMark/>
          </w:tcPr>
          <w:p w14:paraId="6847A878"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2,028</w:t>
            </w:r>
          </w:p>
        </w:tc>
        <w:tc>
          <w:tcPr>
            <w:tcW w:w="1015" w:type="dxa"/>
            <w:shd w:val="clear" w:color="auto" w:fill="D9D9D9" w:themeFill="background1" w:themeFillShade="D9"/>
            <w:noWrap/>
            <w:vAlign w:val="bottom"/>
            <w:hideMark/>
          </w:tcPr>
          <w:p w14:paraId="2016FB7B"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10.1</w:t>
            </w:r>
          </w:p>
        </w:tc>
      </w:tr>
      <w:tr w:rsidR="007A1438" w:rsidRPr="005E588B" w14:paraId="7B23864E" w14:textId="77777777" w:rsidTr="00E354D4">
        <w:trPr>
          <w:trHeight w:val="292"/>
        </w:trPr>
        <w:tc>
          <w:tcPr>
            <w:tcW w:w="1216" w:type="dxa"/>
            <w:vMerge/>
            <w:shd w:val="clear" w:color="auto" w:fill="D9D9D9" w:themeFill="background1" w:themeFillShade="D9"/>
            <w:vAlign w:val="center"/>
            <w:hideMark/>
          </w:tcPr>
          <w:p w14:paraId="06603A30"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D9D9D9" w:themeFill="background1" w:themeFillShade="D9"/>
            <w:noWrap/>
            <w:vAlign w:val="bottom"/>
            <w:hideMark/>
          </w:tcPr>
          <w:p w14:paraId="34A4E814" w14:textId="77777777" w:rsidR="007A1438" w:rsidRPr="005E588B"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Three</w:t>
            </w:r>
            <w:r w:rsidRPr="005E588B">
              <w:rPr>
                <w:rFonts w:eastAsia="Times New Roman" w:cs="Times New Roman"/>
                <w:color w:val="000000"/>
                <w:sz w:val="20"/>
                <w:szCs w:val="20"/>
              </w:rPr>
              <w:t xml:space="preserve"> or more</w:t>
            </w:r>
          </w:p>
        </w:tc>
        <w:tc>
          <w:tcPr>
            <w:tcW w:w="1041" w:type="dxa"/>
            <w:shd w:val="clear" w:color="auto" w:fill="D9D9D9" w:themeFill="background1" w:themeFillShade="D9"/>
            <w:hideMark/>
          </w:tcPr>
          <w:p w14:paraId="35681A4A"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1,027</w:t>
            </w:r>
          </w:p>
        </w:tc>
        <w:tc>
          <w:tcPr>
            <w:tcW w:w="1015" w:type="dxa"/>
            <w:shd w:val="clear" w:color="auto" w:fill="D9D9D9" w:themeFill="background1" w:themeFillShade="D9"/>
            <w:hideMark/>
          </w:tcPr>
          <w:p w14:paraId="75C5463F"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4.9</w:t>
            </w:r>
          </w:p>
        </w:tc>
        <w:tc>
          <w:tcPr>
            <w:tcW w:w="1041" w:type="dxa"/>
            <w:shd w:val="clear" w:color="auto" w:fill="D9D9D9" w:themeFill="background1" w:themeFillShade="D9"/>
            <w:noWrap/>
            <w:vAlign w:val="bottom"/>
            <w:hideMark/>
          </w:tcPr>
          <w:p w14:paraId="2C24D60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1,539</w:t>
            </w:r>
          </w:p>
        </w:tc>
        <w:tc>
          <w:tcPr>
            <w:tcW w:w="1015" w:type="dxa"/>
            <w:shd w:val="clear" w:color="auto" w:fill="D9D9D9" w:themeFill="background1" w:themeFillShade="D9"/>
            <w:noWrap/>
            <w:vAlign w:val="bottom"/>
            <w:hideMark/>
          </w:tcPr>
          <w:p w14:paraId="1C3376D4"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7.2</w:t>
            </w:r>
          </w:p>
        </w:tc>
        <w:tc>
          <w:tcPr>
            <w:tcW w:w="1041" w:type="dxa"/>
            <w:shd w:val="clear" w:color="auto" w:fill="D9D9D9" w:themeFill="background1" w:themeFillShade="D9"/>
            <w:noWrap/>
            <w:vAlign w:val="bottom"/>
            <w:hideMark/>
          </w:tcPr>
          <w:p w14:paraId="7D6263E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1,849</w:t>
            </w:r>
          </w:p>
        </w:tc>
        <w:tc>
          <w:tcPr>
            <w:tcW w:w="1015" w:type="dxa"/>
            <w:shd w:val="clear" w:color="auto" w:fill="D9D9D9" w:themeFill="background1" w:themeFillShade="D9"/>
            <w:noWrap/>
            <w:vAlign w:val="bottom"/>
            <w:hideMark/>
          </w:tcPr>
          <w:p w14:paraId="429F7A4C"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9.2</w:t>
            </w:r>
          </w:p>
        </w:tc>
      </w:tr>
      <w:tr w:rsidR="007A1438" w:rsidRPr="005E588B" w14:paraId="40E5BBA4" w14:textId="77777777" w:rsidTr="00E354D4">
        <w:trPr>
          <w:trHeight w:val="292"/>
        </w:trPr>
        <w:tc>
          <w:tcPr>
            <w:tcW w:w="1216" w:type="dxa"/>
            <w:vMerge w:val="restart"/>
            <w:shd w:val="clear" w:color="auto" w:fill="auto"/>
            <w:noWrap/>
            <w:vAlign w:val="center"/>
            <w:hideMark/>
          </w:tcPr>
          <w:p w14:paraId="1CE4503B" w14:textId="77777777" w:rsidR="007A1438" w:rsidRPr="005E588B"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Family type</w:t>
            </w:r>
          </w:p>
        </w:tc>
        <w:tc>
          <w:tcPr>
            <w:tcW w:w="1776" w:type="dxa"/>
            <w:shd w:val="clear" w:color="auto" w:fill="auto"/>
            <w:noWrap/>
            <w:vAlign w:val="bottom"/>
            <w:hideMark/>
          </w:tcPr>
          <w:p w14:paraId="7DE69E81" w14:textId="77777777" w:rsidR="007A1438" w:rsidRPr="005E588B" w:rsidRDefault="007A1438" w:rsidP="00E354D4">
            <w:pPr>
              <w:spacing w:after="0" w:line="240" w:lineRule="auto"/>
              <w:rPr>
                <w:rFonts w:eastAsia="Times New Roman" w:cs="Times New Roman"/>
                <w:sz w:val="20"/>
                <w:szCs w:val="20"/>
              </w:rPr>
            </w:pPr>
            <w:r w:rsidRPr="005E588B">
              <w:rPr>
                <w:rFonts w:eastAsia="Times New Roman" w:cs="Times New Roman"/>
                <w:sz w:val="20"/>
                <w:szCs w:val="20"/>
              </w:rPr>
              <w:t>Couple</w:t>
            </w:r>
          </w:p>
        </w:tc>
        <w:tc>
          <w:tcPr>
            <w:tcW w:w="1041" w:type="dxa"/>
            <w:shd w:val="clear" w:color="auto" w:fill="auto"/>
            <w:hideMark/>
          </w:tcPr>
          <w:p w14:paraId="135BA81D"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16,533</w:t>
            </w:r>
          </w:p>
        </w:tc>
        <w:tc>
          <w:tcPr>
            <w:tcW w:w="1015" w:type="dxa"/>
            <w:shd w:val="clear" w:color="auto" w:fill="auto"/>
            <w:hideMark/>
          </w:tcPr>
          <w:p w14:paraId="3E4D0DB8"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78.7</w:t>
            </w:r>
          </w:p>
        </w:tc>
        <w:tc>
          <w:tcPr>
            <w:tcW w:w="1041" w:type="dxa"/>
            <w:shd w:val="clear" w:color="auto" w:fill="auto"/>
            <w:noWrap/>
            <w:vAlign w:val="bottom"/>
            <w:hideMark/>
          </w:tcPr>
          <w:p w14:paraId="2D1413A0"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15,550</w:t>
            </w:r>
          </w:p>
        </w:tc>
        <w:tc>
          <w:tcPr>
            <w:tcW w:w="1015" w:type="dxa"/>
            <w:shd w:val="clear" w:color="auto" w:fill="auto"/>
            <w:noWrap/>
            <w:vAlign w:val="bottom"/>
            <w:hideMark/>
          </w:tcPr>
          <w:p w14:paraId="7641BB69"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72.5</w:t>
            </w:r>
          </w:p>
        </w:tc>
        <w:tc>
          <w:tcPr>
            <w:tcW w:w="1041" w:type="dxa"/>
            <w:shd w:val="clear" w:color="auto" w:fill="auto"/>
            <w:noWrap/>
            <w:vAlign w:val="bottom"/>
            <w:hideMark/>
          </w:tcPr>
          <w:p w14:paraId="52BFA6A0"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15,160</w:t>
            </w:r>
          </w:p>
        </w:tc>
        <w:tc>
          <w:tcPr>
            <w:tcW w:w="1015" w:type="dxa"/>
            <w:shd w:val="clear" w:color="auto" w:fill="auto"/>
            <w:noWrap/>
            <w:vAlign w:val="bottom"/>
            <w:hideMark/>
          </w:tcPr>
          <w:p w14:paraId="1D682F27"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75.3</w:t>
            </w:r>
          </w:p>
        </w:tc>
      </w:tr>
      <w:tr w:rsidR="007A1438" w:rsidRPr="005E588B" w14:paraId="00CD8DF8" w14:textId="77777777" w:rsidTr="00E354D4">
        <w:trPr>
          <w:trHeight w:val="292"/>
        </w:trPr>
        <w:tc>
          <w:tcPr>
            <w:tcW w:w="1216" w:type="dxa"/>
            <w:vMerge/>
            <w:vAlign w:val="center"/>
            <w:hideMark/>
          </w:tcPr>
          <w:p w14:paraId="485C5F90"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1ACB011D" w14:textId="77777777" w:rsidR="007A1438" w:rsidRPr="005E588B" w:rsidRDefault="007A1438" w:rsidP="00E354D4">
            <w:pPr>
              <w:spacing w:after="0" w:line="240" w:lineRule="auto"/>
              <w:rPr>
                <w:rFonts w:eastAsia="Times New Roman" w:cs="Times New Roman"/>
                <w:sz w:val="20"/>
                <w:szCs w:val="20"/>
              </w:rPr>
            </w:pPr>
            <w:r w:rsidRPr="005E588B">
              <w:rPr>
                <w:rFonts w:eastAsia="Times New Roman" w:cs="Times New Roman"/>
                <w:sz w:val="20"/>
                <w:szCs w:val="20"/>
              </w:rPr>
              <w:t>Single mother</w:t>
            </w:r>
          </w:p>
        </w:tc>
        <w:tc>
          <w:tcPr>
            <w:tcW w:w="1041" w:type="dxa"/>
            <w:shd w:val="clear" w:color="auto" w:fill="auto"/>
            <w:hideMark/>
          </w:tcPr>
          <w:p w14:paraId="78F67B4A"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3,289</w:t>
            </w:r>
          </w:p>
        </w:tc>
        <w:tc>
          <w:tcPr>
            <w:tcW w:w="1015" w:type="dxa"/>
            <w:shd w:val="clear" w:color="auto" w:fill="auto"/>
            <w:hideMark/>
          </w:tcPr>
          <w:p w14:paraId="22E4CA35"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15.7</w:t>
            </w:r>
          </w:p>
        </w:tc>
        <w:tc>
          <w:tcPr>
            <w:tcW w:w="1041" w:type="dxa"/>
            <w:shd w:val="clear" w:color="auto" w:fill="auto"/>
            <w:noWrap/>
            <w:vAlign w:val="bottom"/>
            <w:hideMark/>
          </w:tcPr>
          <w:p w14:paraId="3E2E24B4"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3,205</w:t>
            </w:r>
          </w:p>
        </w:tc>
        <w:tc>
          <w:tcPr>
            <w:tcW w:w="1015" w:type="dxa"/>
            <w:shd w:val="clear" w:color="auto" w:fill="auto"/>
            <w:noWrap/>
            <w:vAlign w:val="bottom"/>
            <w:hideMark/>
          </w:tcPr>
          <w:p w14:paraId="0B42D1E1"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14.9</w:t>
            </w:r>
          </w:p>
        </w:tc>
        <w:tc>
          <w:tcPr>
            <w:tcW w:w="1041" w:type="dxa"/>
            <w:shd w:val="clear" w:color="auto" w:fill="auto"/>
            <w:noWrap/>
            <w:vAlign w:val="bottom"/>
            <w:hideMark/>
          </w:tcPr>
          <w:p w14:paraId="1D7A58F7"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2,865</w:t>
            </w:r>
          </w:p>
        </w:tc>
        <w:tc>
          <w:tcPr>
            <w:tcW w:w="1015" w:type="dxa"/>
            <w:shd w:val="clear" w:color="auto" w:fill="auto"/>
            <w:noWrap/>
            <w:vAlign w:val="bottom"/>
            <w:hideMark/>
          </w:tcPr>
          <w:p w14:paraId="79B3C65B"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14.2</w:t>
            </w:r>
          </w:p>
        </w:tc>
      </w:tr>
      <w:tr w:rsidR="007A1438" w:rsidRPr="005E588B" w14:paraId="5140C91F" w14:textId="77777777" w:rsidTr="00E354D4">
        <w:trPr>
          <w:trHeight w:val="292"/>
        </w:trPr>
        <w:tc>
          <w:tcPr>
            <w:tcW w:w="1216" w:type="dxa"/>
            <w:vMerge/>
            <w:vAlign w:val="center"/>
            <w:hideMark/>
          </w:tcPr>
          <w:p w14:paraId="68CC0EC6"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775FBE29" w14:textId="77777777" w:rsidR="007A1438" w:rsidRPr="005E588B" w:rsidRDefault="007A1438" w:rsidP="00E354D4">
            <w:pPr>
              <w:spacing w:after="0" w:line="240" w:lineRule="auto"/>
              <w:rPr>
                <w:rFonts w:eastAsia="Times New Roman" w:cs="Times New Roman"/>
                <w:sz w:val="20"/>
                <w:szCs w:val="20"/>
              </w:rPr>
            </w:pPr>
            <w:r w:rsidRPr="005E588B">
              <w:rPr>
                <w:rFonts w:eastAsia="Times New Roman" w:cs="Times New Roman"/>
                <w:sz w:val="20"/>
                <w:szCs w:val="20"/>
              </w:rPr>
              <w:t>Single father</w:t>
            </w:r>
          </w:p>
        </w:tc>
        <w:tc>
          <w:tcPr>
            <w:tcW w:w="1041" w:type="dxa"/>
            <w:shd w:val="clear" w:color="auto" w:fill="auto"/>
            <w:hideMark/>
          </w:tcPr>
          <w:p w14:paraId="2F0F1658"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691</w:t>
            </w:r>
          </w:p>
        </w:tc>
        <w:tc>
          <w:tcPr>
            <w:tcW w:w="1015" w:type="dxa"/>
            <w:shd w:val="clear" w:color="auto" w:fill="auto"/>
            <w:hideMark/>
          </w:tcPr>
          <w:p w14:paraId="70D8F3B9"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3.3</w:t>
            </w:r>
          </w:p>
        </w:tc>
        <w:tc>
          <w:tcPr>
            <w:tcW w:w="1041" w:type="dxa"/>
            <w:shd w:val="clear" w:color="auto" w:fill="auto"/>
            <w:noWrap/>
            <w:vAlign w:val="bottom"/>
            <w:hideMark/>
          </w:tcPr>
          <w:p w14:paraId="4E0B0488"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875</w:t>
            </w:r>
          </w:p>
        </w:tc>
        <w:tc>
          <w:tcPr>
            <w:tcW w:w="1015" w:type="dxa"/>
            <w:shd w:val="clear" w:color="auto" w:fill="auto"/>
            <w:noWrap/>
            <w:vAlign w:val="bottom"/>
            <w:hideMark/>
          </w:tcPr>
          <w:p w14:paraId="17B9A6DB"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4.1</w:t>
            </w:r>
          </w:p>
        </w:tc>
        <w:tc>
          <w:tcPr>
            <w:tcW w:w="1041" w:type="dxa"/>
            <w:shd w:val="clear" w:color="auto" w:fill="auto"/>
            <w:noWrap/>
            <w:vAlign w:val="bottom"/>
            <w:hideMark/>
          </w:tcPr>
          <w:p w14:paraId="4842E40B"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773</w:t>
            </w:r>
          </w:p>
        </w:tc>
        <w:tc>
          <w:tcPr>
            <w:tcW w:w="1015" w:type="dxa"/>
            <w:shd w:val="clear" w:color="auto" w:fill="auto"/>
            <w:noWrap/>
            <w:vAlign w:val="bottom"/>
            <w:hideMark/>
          </w:tcPr>
          <w:p w14:paraId="49335496"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3.8</w:t>
            </w:r>
          </w:p>
        </w:tc>
      </w:tr>
      <w:tr w:rsidR="007A1438" w:rsidRPr="005E588B" w14:paraId="55E903C4" w14:textId="77777777" w:rsidTr="00E354D4">
        <w:trPr>
          <w:trHeight w:val="292"/>
        </w:trPr>
        <w:tc>
          <w:tcPr>
            <w:tcW w:w="1216" w:type="dxa"/>
            <w:vMerge/>
            <w:vAlign w:val="center"/>
            <w:hideMark/>
          </w:tcPr>
          <w:p w14:paraId="3D7080CE"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200A30CF" w14:textId="77777777" w:rsidR="007A1438" w:rsidRPr="005E588B" w:rsidRDefault="007A1438" w:rsidP="00E354D4">
            <w:pPr>
              <w:spacing w:after="0" w:line="240" w:lineRule="auto"/>
              <w:rPr>
                <w:rFonts w:eastAsia="Times New Roman" w:cs="Times New Roman"/>
                <w:sz w:val="20"/>
                <w:szCs w:val="20"/>
              </w:rPr>
            </w:pPr>
            <w:r w:rsidRPr="005E588B">
              <w:rPr>
                <w:rFonts w:eastAsia="Times New Roman" w:cs="Times New Roman"/>
                <w:sz w:val="20"/>
                <w:szCs w:val="20"/>
              </w:rPr>
              <w:t>Other</w:t>
            </w:r>
          </w:p>
        </w:tc>
        <w:tc>
          <w:tcPr>
            <w:tcW w:w="1041" w:type="dxa"/>
            <w:shd w:val="clear" w:color="auto" w:fill="auto"/>
            <w:hideMark/>
          </w:tcPr>
          <w:p w14:paraId="41FF4419"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496</w:t>
            </w:r>
          </w:p>
        </w:tc>
        <w:tc>
          <w:tcPr>
            <w:tcW w:w="1015" w:type="dxa"/>
            <w:shd w:val="clear" w:color="auto" w:fill="auto"/>
            <w:hideMark/>
          </w:tcPr>
          <w:p w14:paraId="78E4572F"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2.4</w:t>
            </w:r>
          </w:p>
        </w:tc>
        <w:tc>
          <w:tcPr>
            <w:tcW w:w="1041" w:type="dxa"/>
            <w:shd w:val="clear" w:color="auto" w:fill="auto"/>
            <w:noWrap/>
            <w:vAlign w:val="bottom"/>
            <w:hideMark/>
          </w:tcPr>
          <w:p w14:paraId="6AF199B0"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1,829</w:t>
            </w:r>
          </w:p>
        </w:tc>
        <w:tc>
          <w:tcPr>
            <w:tcW w:w="1015" w:type="dxa"/>
            <w:shd w:val="clear" w:color="auto" w:fill="auto"/>
            <w:noWrap/>
            <w:vAlign w:val="bottom"/>
            <w:hideMark/>
          </w:tcPr>
          <w:p w14:paraId="51A1D944"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8.5</w:t>
            </w:r>
          </w:p>
        </w:tc>
        <w:tc>
          <w:tcPr>
            <w:tcW w:w="1041" w:type="dxa"/>
            <w:shd w:val="clear" w:color="auto" w:fill="auto"/>
            <w:noWrap/>
            <w:vAlign w:val="bottom"/>
            <w:hideMark/>
          </w:tcPr>
          <w:p w14:paraId="4918E7EF"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1,339</w:t>
            </w:r>
          </w:p>
        </w:tc>
        <w:tc>
          <w:tcPr>
            <w:tcW w:w="1015" w:type="dxa"/>
            <w:shd w:val="clear" w:color="auto" w:fill="auto"/>
            <w:noWrap/>
            <w:vAlign w:val="bottom"/>
            <w:hideMark/>
          </w:tcPr>
          <w:p w14:paraId="5B869AAF"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6.6</w:t>
            </w:r>
          </w:p>
        </w:tc>
      </w:tr>
      <w:tr w:rsidR="007A1438" w:rsidRPr="005E588B" w14:paraId="5D13DCC9" w14:textId="77777777" w:rsidTr="00E354D4">
        <w:trPr>
          <w:trHeight w:val="292"/>
        </w:trPr>
        <w:tc>
          <w:tcPr>
            <w:tcW w:w="1216" w:type="dxa"/>
            <w:vMerge w:val="restart"/>
            <w:shd w:val="clear" w:color="auto" w:fill="D9D9D9" w:themeFill="background1" w:themeFillShade="D9"/>
            <w:vAlign w:val="center"/>
            <w:hideMark/>
          </w:tcPr>
          <w:p w14:paraId="67424806" w14:textId="77777777" w:rsidR="007A1438" w:rsidRPr="005E588B"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Parental employment</w:t>
            </w:r>
          </w:p>
        </w:tc>
        <w:tc>
          <w:tcPr>
            <w:tcW w:w="1776" w:type="dxa"/>
            <w:shd w:val="clear" w:color="auto" w:fill="D9D9D9" w:themeFill="background1" w:themeFillShade="D9"/>
            <w:noWrap/>
            <w:vAlign w:val="bottom"/>
            <w:hideMark/>
          </w:tcPr>
          <w:p w14:paraId="74D1F581"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Both employed</w:t>
            </w:r>
          </w:p>
        </w:tc>
        <w:tc>
          <w:tcPr>
            <w:tcW w:w="1041" w:type="dxa"/>
            <w:shd w:val="clear" w:color="auto" w:fill="D9D9D9" w:themeFill="background1" w:themeFillShade="D9"/>
            <w:hideMark/>
          </w:tcPr>
          <w:p w14:paraId="35C4423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9,508</w:t>
            </w:r>
          </w:p>
        </w:tc>
        <w:tc>
          <w:tcPr>
            <w:tcW w:w="1015" w:type="dxa"/>
            <w:shd w:val="clear" w:color="auto" w:fill="D9D9D9" w:themeFill="background1" w:themeFillShade="D9"/>
            <w:hideMark/>
          </w:tcPr>
          <w:p w14:paraId="452CDE45"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45.3</w:t>
            </w:r>
          </w:p>
        </w:tc>
        <w:tc>
          <w:tcPr>
            <w:tcW w:w="1041" w:type="dxa"/>
            <w:shd w:val="clear" w:color="auto" w:fill="D9D9D9" w:themeFill="background1" w:themeFillShade="D9"/>
            <w:noWrap/>
            <w:vAlign w:val="bottom"/>
            <w:hideMark/>
          </w:tcPr>
          <w:p w14:paraId="6557CFEF"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11,153</w:t>
            </w:r>
          </w:p>
        </w:tc>
        <w:tc>
          <w:tcPr>
            <w:tcW w:w="1015" w:type="dxa"/>
            <w:shd w:val="clear" w:color="auto" w:fill="D9D9D9" w:themeFill="background1" w:themeFillShade="D9"/>
            <w:noWrap/>
            <w:vAlign w:val="bottom"/>
            <w:hideMark/>
          </w:tcPr>
          <w:p w14:paraId="74D0FFFA"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52.0</w:t>
            </w:r>
          </w:p>
        </w:tc>
        <w:tc>
          <w:tcPr>
            <w:tcW w:w="1041" w:type="dxa"/>
            <w:shd w:val="clear" w:color="auto" w:fill="D9D9D9" w:themeFill="background1" w:themeFillShade="D9"/>
            <w:noWrap/>
            <w:vAlign w:val="bottom"/>
            <w:hideMark/>
          </w:tcPr>
          <w:p w14:paraId="10F91934"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10,577</w:t>
            </w:r>
          </w:p>
        </w:tc>
        <w:tc>
          <w:tcPr>
            <w:tcW w:w="1015" w:type="dxa"/>
            <w:shd w:val="clear" w:color="auto" w:fill="D9D9D9" w:themeFill="background1" w:themeFillShade="D9"/>
            <w:noWrap/>
            <w:vAlign w:val="bottom"/>
            <w:hideMark/>
          </w:tcPr>
          <w:p w14:paraId="3F488B4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52.5</w:t>
            </w:r>
          </w:p>
        </w:tc>
      </w:tr>
      <w:tr w:rsidR="007A1438" w:rsidRPr="005E588B" w14:paraId="5D7080BB" w14:textId="77777777" w:rsidTr="00E354D4">
        <w:trPr>
          <w:trHeight w:val="292"/>
        </w:trPr>
        <w:tc>
          <w:tcPr>
            <w:tcW w:w="1216" w:type="dxa"/>
            <w:vMerge/>
            <w:shd w:val="clear" w:color="auto" w:fill="D9D9D9" w:themeFill="background1" w:themeFillShade="D9"/>
            <w:vAlign w:val="center"/>
            <w:hideMark/>
          </w:tcPr>
          <w:p w14:paraId="5E09FB7C"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D9D9D9" w:themeFill="background1" w:themeFillShade="D9"/>
            <w:noWrap/>
            <w:vAlign w:val="bottom"/>
            <w:hideMark/>
          </w:tcPr>
          <w:p w14:paraId="4001B68A"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One employed</w:t>
            </w:r>
          </w:p>
        </w:tc>
        <w:tc>
          <w:tcPr>
            <w:tcW w:w="1041" w:type="dxa"/>
            <w:shd w:val="clear" w:color="auto" w:fill="D9D9D9" w:themeFill="background1" w:themeFillShade="D9"/>
            <w:hideMark/>
          </w:tcPr>
          <w:p w14:paraId="1CC49497"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9,917</w:t>
            </w:r>
          </w:p>
        </w:tc>
        <w:tc>
          <w:tcPr>
            <w:tcW w:w="1015" w:type="dxa"/>
            <w:shd w:val="clear" w:color="auto" w:fill="D9D9D9" w:themeFill="background1" w:themeFillShade="D9"/>
            <w:hideMark/>
          </w:tcPr>
          <w:p w14:paraId="3C853122"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47.2</w:t>
            </w:r>
          </w:p>
        </w:tc>
        <w:tc>
          <w:tcPr>
            <w:tcW w:w="1041" w:type="dxa"/>
            <w:shd w:val="clear" w:color="auto" w:fill="D9D9D9" w:themeFill="background1" w:themeFillShade="D9"/>
            <w:noWrap/>
            <w:vAlign w:val="bottom"/>
            <w:hideMark/>
          </w:tcPr>
          <w:p w14:paraId="5CBABBBE"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8,986</w:t>
            </w:r>
          </w:p>
        </w:tc>
        <w:tc>
          <w:tcPr>
            <w:tcW w:w="1015" w:type="dxa"/>
            <w:shd w:val="clear" w:color="auto" w:fill="D9D9D9" w:themeFill="background1" w:themeFillShade="D9"/>
            <w:noWrap/>
            <w:vAlign w:val="bottom"/>
            <w:hideMark/>
          </w:tcPr>
          <w:p w14:paraId="02C1526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41.9</w:t>
            </w:r>
          </w:p>
        </w:tc>
        <w:tc>
          <w:tcPr>
            <w:tcW w:w="1041" w:type="dxa"/>
            <w:shd w:val="clear" w:color="auto" w:fill="D9D9D9" w:themeFill="background1" w:themeFillShade="D9"/>
            <w:noWrap/>
            <w:vAlign w:val="bottom"/>
            <w:hideMark/>
          </w:tcPr>
          <w:p w14:paraId="4D83D060"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8,861</w:t>
            </w:r>
          </w:p>
        </w:tc>
        <w:tc>
          <w:tcPr>
            <w:tcW w:w="1015" w:type="dxa"/>
            <w:shd w:val="clear" w:color="auto" w:fill="D9D9D9" w:themeFill="background1" w:themeFillShade="D9"/>
            <w:noWrap/>
            <w:vAlign w:val="bottom"/>
            <w:hideMark/>
          </w:tcPr>
          <w:p w14:paraId="54DDD63B"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44.0</w:t>
            </w:r>
          </w:p>
        </w:tc>
      </w:tr>
      <w:tr w:rsidR="007A1438" w:rsidRPr="005E588B" w14:paraId="54AC6EE7" w14:textId="77777777" w:rsidTr="00E354D4">
        <w:trPr>
          <w:trHeight w:val="292"/>
        </w:trPr>
        <w:tc>
          <w:tcPr>
            <w:tcW w:w="1216" w:type="dxa"/>
            <w:vMerge/>
            <w:shd w:val="clear" w:color="auto" w:fill="D9D9D9" w:themeFill="background1" w:themeFillShade="D9"/>
            <w:vAlign w:val="center"/>
            <w:hideMark/>
          </w:tcPr>
          <w:p w14:paraId="400763F8"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D9D9D9" w:themeFill="background1" w:themeFillShade="D9"/>
            <w:noWrap/>
            <w:vAlign w:val="bottom"/>
            <w:hideMark/>
          </w:tcPr>
          <w:p w14:paraId="7692F95B"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Neither employed</w:t>
            </w:r>
          </w:p>
        </w:tc>
        <w:tc>
          <w:tcPr>
            <w:tcW w:w="1041" w:type="dxa"/>
            <w:shd w:val="clear" w:color="auto" w:fill="D9D9D9" w:themeFill="background1" w:themeFillShade="D9"/>
            <w:hideMark/>
          </w:tcPr>
          <w:p w14:paraId="7F751735"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1,584</w:t>
            </w:r>
          </w:p>
        </w:tc>
        <w:tc>
          <w:tcPr>
            <w:tcW w:w="1015" w:type="dxa"/>
            <w:shd w:val="clear" w:color="auto" w:fill="D9D9D9" w:themeFill="background1" w:themeFillShade="D9"/>
            <w:hideMark/>
          </w:tcPr>
          <w:p w14:paraId="4A0855E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7.5</w:t>
            </w:r>
          </w:p>
        </w:tc>
        <w:tc>
          <w:tcPr>
            <w:tcW w:w="1041" w:type="dxa"/>
            <w:shd w:val="clear" w:color="auto" w:fill="D9D9D9" w:themeFill="background1" w:themeFillShade="D9"/>
            <w:noWrap/>
            <w:vAlign w:val="bottom"/>
            <w:hideMark/>
          </w:tcPr>
          <w:p w14:paraId="3CD425F5"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1,319</w:t>
            </w:r>
          </w:p>
        </w:tc>
        <w:tc>
          <w:tcPr>
            <w:tcW w:w="1015" w:type="dxa"/>
            <w:shd w:val="clear" w:color="auto" w:fill="D9D9D9" w:themeFill="background1" w:themeFillShade="D9"/>
            <w:noWrap/>
            <w:vAlign w:val="bottom"/>
            <w:hideMark/>
          </w:tcPr>
          <w:p w14:paraId="31C0F3D5"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6.1</w:t>
            </w:r>
          </w:p>
        </w:tc>
        <w:tc>
          <w:tcPr>
            <w:tcW w:w="1041" w:type="dxa"/>
            <w:shd w:val="clear" w:color="auto" w:fill="D9D9D9" w:themeFill="background1" w:themeFillShade="D9"/>
            <w:noWrap/>
            <w:vAlign w:val="bottom"/>
            <w:hideMark/>
          </w:tcPr>
          <w:p w14:paraId="52570553"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700</w:t>
            </w:r>
          </w:p>
        </w:tc>
        <w:tc>
          <w:tcPr>
            <w:tcW w:w="1015" w:type="dxa"/>
            <w:shd w:val="clear" w:color="auto" w:fill="D9D9D9" w:themeFill="background1" w:themeFillShade="D9"/>
            <w:noWrap/>
            <w:vAlign w:val="bottom"/>
            <w:hideMark/>
          </w:tcPr>
          <w:p w14:paraId="6F741DE9"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3.5</w:t>
            </w:r>
          </w:p>
        </w:tc>
      </w:tr>
      <w:tr w:rsidR="007A1438" w:rsidRPr="005E588B" w14:paraId="00229ACC" w14:textId="77777777" w:rsidTr="00E354D4">
        <w:trPr>
          <w:trHeight w:val="292"/>
        </w:trPr>
        <w:tc>
          <w:tcPr>
            <w:tcW w:w="1216" w:type="dxa"/>
            <w:vMerge w:val="restart"/>
            <w:shd w:val="clear" w:color="auto" w:fill="auto"/>
            <w:noWrap/>
            <w:vAlign w:val="center"/>
            <w:hideMark/>
          </w:tcPr>
          <w:p w14:paraId="7627661C" w14:textId="77777777" w:rsidR="007A1438" w:rsidRPr="005E588B"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lastRenderedPageBreak/>
              <w:t>Education: first parent</w:t>
            </w:r>
          </w:p>
        </w:tc>
        <w:tc>
          <w:tcPr>
            <w:tcW w:w="1776" w:type="dxa"/>
            <w:shd w:val="clear" w:color="auto" w:fill="auto"/>
            <w:noWrap/>
            <w:vAlign w:val="bottom"/>
            <w:hideMark/>
          </w:tcPr>
          <w:p w14:paraId="60854A57"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Less than HS</w:t>
            </w:r>
          </w:p>
        </w:tc>
        <w:tc>
          <w:tcPr>
            <w:tcW w:w="1041" w:type="dxa"/>
            <w:shd w:val="clear" w:color="auto" w:fill="auto"/>
            <w:hideMark/>
          </w:tcPr>
          <w:p w14:paraId="7481C358"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2,261</w:t>
            </w:r>
          </w:p>
        </w:tc>
        <w:tc>
          <w:tcPr>
            <w:tcW w:w="1015" w:type="dxa"/>
            <w:shd w:val="clear" w:color="auto" w:fill="auto"/>
            <w:hideMark/>
          </w:tcPr>
          <w:p w14:paraId="312FFBB5"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10.8</w:t>
            </w:r>
          </w:p>
        </w:tc>
        <w:tc>
          <w:tcPr>
            <w:tcW w:w="1041" w:type="dxa"/>
            <w:shd w:val="clear" w:color="auto" w:fill="auto"/>
            <w:noWrap/>
            <w:vAlign w:val="bottom"/>
            <w:hideMark/>
          </w:tcPr>
          <w:p w14:paraId="18D82898"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2,568</w:t>
            </w:r>
          </w:p>
        </w:tc>
        <w:tc>
          <w:tcPr>
            <w:tcW w:w="1015" w:type="dxa"/>
            <w:shd w:val="clear" w:color="auto" w:fill="auto"/>
            <w:noWrap/>
            <w:vAlign w:val="bottom"/>
            <w:hideMark/>
          </w:tcPr>
          <w:p w14:paraId="379A20E4"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12.0</w:t>
            </w:r>
          </w:p>
        </w:tc>
        <w:tc>
          <w:tcPr>
            <w:tcW w:w="1041" w:type="dxa"/>
            <w:shd w:val="clear" w:color="auto" w:fill="auto"/>
            <w:noWrap/>
            <w:vAlign w:val="bottom"/>
            <w:hideMark/>
          </w:tcPr>
          <w:p w14:paraId="2EECA438"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2,495</w:t>
            </w:r>
          </w:p>
        </w:tc>
        <w:tc>
          <w:tcPr>
            <w:tcW w:w="1015" w:type="dxa"/>
            <w:shd w:val="clear" w:color="auto" w:fill="auto"/>
            <w:noWrap/>
            <w:vAlign w:val="bottom"/>
            <w:hideMark/>
          </w:tcPr>
          <w:p w14:paraId="4764C692"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12.4</w:t>
            </w:r>
          </w:p>
        </w:tc>
      </w:tr>
      <w:tr w:rsidR="007A1438" w:rsidRPr="005E588B" w14:paraId="577FB6F7" w14:textId="77777777" w:rsidTr="00E354D4">
        <w:trPr>
          <w:trHeight w:val="292"/>
        </w:trPr>
        <w:tc>
          <w:tcPr>
            <w:tcW w:w="1216" w:type="dxa"/>
            <w:vMerge/>
            <w:vAlign w:val="center"/>
            <w:hideMark/>
          </w:tcPr>
          <w:p w14:paraId="4A9929B9"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70E27F17"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High school</w:t>
            </w:r>
          </w:p>
        </w:tc>
        <w:tc>
          <w:tcPr>
            <w:tcW w:w="1041" w:type="dxa"/>
            <w:shd w:val="clear" w:color="auto" w:fill="auto"/>
            <w:hideMark/>
          </w:tcPr>
          <w:p w14:paraId="3C327843"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4,200</w:t>
            </w:r>
          </w:p>
        </w:tc>
        <w:tc>
          <w:tcPr>
            <w:tcW w:w="1015" w:type="dxa"/>
            <w:shd w:val="clear" w:color="auto" w:fill="auto"/>
            <w:hideMark/>
          </w:tcPr>
          <w:p w14:paraId="773C732F"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20.0</w:t>
            </w:r>
          </w:p>
        </w:tc>
        <w:tc>
          <w:tcPr>
            <w:tcW w:w="1041" w:type="dxa"/>
            <w:shd w:val="clear" w:color="auto" w:fill="auto"/>
            <w:noWrap/>
            <w:vAlign w:val="bottom"/>
            <w:hideMark/>
          </w:tcPr>
          <w:p w14:paraId="651BD1E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4,367</w:t>
            </w:r>
          </w:p>
        </w:tc>
        <w:tc>
          <w:tcPr>
            <w:tcW w:w="1015" w:type="dxa"/>
            <w:shd w:val="clear" w:color="auto" w:fill="auto"/>
            <w:noWrap/>
            <w:vAlign w:val="bottom"/>
            <w:hideMark/>
          </w:tcPr>
          <w:p w14:paraId="77506042"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20.4</w:t>
            </w:r>
          </w:p>
        </w:tc>
        <w:tc>
          <w:tcPr>
            <w:tcW w:w="1041" w:type="dxa"/>
            <w:shd w:val="clear" w:color="auto" w:fill="auto"/>
            <w:noWrap/>
            <w:vAlign w:val="bottom"/>
            <w:hideMark/>
          </w:tcPr>
          <w:p w14:paraId="6189BFE8"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3,883</w:t>
            </w:r>
          </w:p>
        </w:tc>
        <w:tc>
          <w:tcPr>
            <w:tcW w:w="1015" w:type="dxa"/>
            <w:shd w:val="clear" w:color="auto" w:fill="auto"/>
            <w:noWrap/>
            <w:vAlign w:val="bottom"/>
            <w:hideMark/>
          </w:tcPr>
          <w:p w14:paraId="7C9411E7"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19.3</w:t>
            </w:r>
          </w:p>
        </w:tc>
      </w:tr>
      <w:tr w:rsidR="007A1438" w:rsidRPr="005E588B" w14:paraId="4377DA86" w14:textId="77777777" w:rsidTr="00E354D4">
        <w:trPr>
          <w:trHeight w:val="292"/>
        </w:trPr>
        <w:tc>
          <w:tcPr>
            <w:tcW w:w="1216" w:type="dxa"/>
            <w:vMerge/>
            <w:vAlign w:val="center"/>
            <w:hideMark/>
          </w:tcPr>
          <w:p w14:paraId="599AF8DF"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294A665E"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Some college</w:t>
            </w:r>
          </w:p>
        </w:tc>
        <w:tc>
          <w:tcPr>
            <w:tcW w:w="1041" w:type="dxa"/>
            <w:shd w:val="clear" w:color="auto" w:fill="auto"/>
            <w:hideMark/>
          </w:tcPr>
          <w:p w14:paraId="2645F872"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5,462</w:t>
            </w:r>
          </w:p>
        </w:tc>
        <w:tc>
          <w:tcPr>
            <w:tcW w:w="1015" w:type="dxa"/>
            <w:shd w:val="clear" w:color="auto" w:fill="auto"/>
            <w:hideMark/>
          </w:tcPr>
          <w:p w14:paraId="6558EE2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26.0</w:t>
            </w:r>
          </w:p>
        </w:tc>
        <w:tc>
          <w:tcPr>
            <w:tcW w:w="1041" w:type="dxa"/>
            <w:shd w:val="clear" w:color="auto" w:fill="auto"/>
            <w:noWrap/>
            <w:vAlign w:val="bottom"/>
            <w:hideMark/>
          </w:tcPr>
          <w:p w14:paraId="1FB5259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5,870</w:t>
            </w:r>
          </w:p>
        </w:tc>
        <w:tc>
          <w:tcPr>
            <w:tcW w:w="1015" w:type="dxa"/>
            <w:shd w:val="clear" w:color="auto" w:fill="auto"/>
            <w:noWrap/>
            <w:vAlign w:val="bottom"/>
            <w:hideMark/>
          </w:tcPr>
          <w:p w14:paraId="0370AA8A"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27.4</w:t>
            </w:r>
          </w:p>
        </w:tc>
        <w:tc>
          <w:tcPr>
            <w:tcW w:w="1041" w:type="dxa"/>
            <w:shd w:val="clear" w:color="auto" w:fill="auto"/>
            <w:noWrap/>
            <w:vAlign w:val="bottom"/>
            <w:hideMark/>
          </w:tcPr>
          <w:p w14:paraId="144B33F2"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5,681</w:t>
            </w:r>
          </w:p>
        </w:tc>
        <w:tc>
          <w:tcPr>
            <w:tcW w:w="1015" w:type="dxa"/>
            <w:shd w:val="clear" w:color="auto" w:fill="auto"/>
            <w:noWrap/>
            <w:vAlign w:val="bottom"/>
            <w:hideMark/>
          </w:tcPr>
          <w:p w14:paraId="24148D27"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28.2</w:t>
            </w:r>
          </w:p>
        </w:tc>
      </w:tr>
      <w:tr w:rsidR="007A1438" w:rsidRPr="005E588B" w14:paraId="4EE78C10" w14:textId="77777777" w:rsidTr="00E354D4">
        <w:trPr>
          <w:trHeight w:val="292"/>
        </w:trPr>
        <w:tc>
          <w:tcPr>
            <w:tcW w:w="1216" w:type="dxa"/>
            <w:vMerge/>
            <w:vAlign w:val="center"/>
            <w:hideMark/>
          </w:tcPr>
          <w:p w14:paraId="680719D9"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73778B7F"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College</w:t>
            </w:r>
          </w:p>
        </w:tc>
        <w:tc>
          <w:tcPr>
            <w:tcW w:w="1041" w:type="dxa"/>
            <w:shd w:val="clear" w:color="auto" w:fill="auto"/>
            <w:hideMark/>
          </w:tcPr>
          <w:p w14:paraId="4C2F7608"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9,086</w:t>
            </w:r>
          </w:p>
        </w:tc>
        <w:tc>
          <w:tcPr>
            <w:tcW w:w="1015" w:type="dxa"/>
            <w:shd w:val="clear" w:color="auto" w:fill="auto"/>
            <w:hideMark/>
          </w:tcPr>
          <w:p w14:paraId="53CFE427"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43.2</w:t>
            </w:r>
          </w:p>
        </w:tc>
        <w:tc>
          <w:tcPr>
            <w:tcW w:w="1041" w:type="dxa"/>
            <w:shd w:val="clear" w:color="auto" w:fill="auto"/>
            <w:noWrap/>
            <w:vAlign w:val="bottom"/>
            <w:hideMark/>
          </w:tcPr>
          <w:p w14:paraId="69707E70"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8,653</w:t>
            </w:r>
          </w:p>
        </w:tc>
        <w:tc>
          <w:tcPr>
            <w:tcW w:w="1015" w:type="dxa"/>
            <w:shd w:val="clear" w:color="auto" w:fill="auto"/>
            <w:noWrap/>
            <w:vAlign w:val="bottom"/>
            <w:hideMark/>
          </w:tcPr>
          <w:p w14:paraId="1BAF797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40.3</w:t>
            </w:r>
          </w:p>
        </w:tc>
        <w:tc>
          <w:tcPr>
            <w:tcW w:w="1041" w:type="dxa"/>
            <w:shd w:val="clear" w:color="auto" w:fill="auto"/>
            <w:noWrap/>
            <w:vAlign w:val="bottom"/>
            <w:hideMark/>
          </w:tcPr>
          <w:p w14:paraId="35D3777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8,079</w:t>
            </w:r>
          </w:p>
        </w:tc>
        <w:tc>
          <w:tcPr>
            <w:tcW w:w="1015" w:type="dxa"/>
            <w:shd w:val="clear" w:color="auto" w:fill="auto"/>
            <w:noWrap/>
            <w:vAlign w:val="bottom"/>
            <w:hideMark/>
          </w:tcPr>
          <w:p w14:paraId="0C9BC52A"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40.1</w:t>
            </w:r>
          </w:p>
        </w:tc>
      </w:tr>
      <w:tr w:rsidR="007A1438" w:rsidRPr="005E588B" w14:paraId="38CD8EC9" w14:textId="77777777" w:rsidTr="00E354D4">
        <w:trPr>
          <w:trHeight w:val="292"/>
        </w:trPr>
        <w:tc>
          <w:tcPr>
            <w:tcW w:w="1216" w:type="dxa"/>
            <w:vMerge w:val="restart"/>
            <w:shd w:val="clear" w:color="auto" w:fill="D9D9D9" w:themeFill="background1" w:themeFillShade="D9"/>
            <w:noWrap/>
            <w:vAlign w:val="center"/>
            <w:hideMark/>
          </w:tcPr>
          <w:p w14:paraId="23F5174F" w14:textId="77777777" w:rsidR="007A1438" w:rsidRPr="005E588B"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Education: second parent</w:t>
            </w:r>
          </w:p>
        </w:tc>
        <w:tc>
          <w:tcPr>
            <w:tcW w:w="1776" w:type="dxa"/>
            <w:shd w:val="clear" w:color="auto" w:fill="D9D9D9" w:themeFill="background1" w:themeFillShade="D9"/>
            <w:noWrap/>
            <w:vAlign w:val="bottom"/>
            <w:hideMark/>
          </w:tcPr>
          <w:p w14:paraId="0C8BEED8"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Less than HS</w:t>
            </w:r>
          </w:p>
        </w:tc>
        <w:tc>
          <w:tcPr>
            <w:tcW w:w="1041" w:type="dxa"/>
            <w:shd w:val="clear" w:color="auto" w:fill="D9D9D9" w:themeFill="background1" w:themeFillShade="D9"/>
            <w:hideMark/>
          </w:tcPr>
          <w:p w14:paraId="6F569055"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2,170</w:t>
            </w:r>
          </w:p>
        </w:tc>
        <w:tc>
          <w:tcPr>
            <w:tcW w:w="1015" w:type="dxa"/>
            <w:shd w:val="clear" w:color="auto" w:fill="D9D9D9" w:themeFill="background1" w:themeFillShade="D9"/>
            <w:hideMark/>
          </w:tcPr>
          <w:p w14:paraId="66EC1219"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12.7</w:t>
            </w:r>
          </w:p>
        </w:tc>
        <w:tc>
          <w:tcPr>
            <w:tcW w:w="1041" w:type="dxa"/>
            <w:shd w:val="clear" w:color="auto" w:fill="D9D9D9" w:themeFill="background1" w:themeFillShade="D9"/>
            <w:noWrap/>
            <w:vAlign w:val="bottom"/>
            <w:hideMark/>
          </w:tcPr>
          <w:p w14:paraId="097F47CA"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2,083</w:t>
            </w:r>
          </w:p>
        </w:tc>
        <w:tc>
          <w:tcPr>
            <w:tcW w:w="1015" w:type="dxa"/>
            <w:shd w:val="clear" w:color="auto" w:fill="D9D9D9" w:themeFill="background1" w:themeFillShade="D9"/>
            <w:noWrap/>
            <w:vAlign w:val="bottom"/>
            <w:hideMark/>
          </w:tcPr>
          <w:p w14:paraId="72F1C9C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11.7</w:t>
            </w:r>
          </w:p>
        </w:tc>
        <w:tc>
          <w:tcPr>
            <w:tcW w:w="1041" w:type="dxa"/>
            <w:shd w:val="clear" w:color="auto" w:fill="D9D9D9" w:themeFill="background1" w:themeFillShade="D9"/>
            <w:noWrap/>
            <w:vAlign w:val="bottom"/>
            <w:hideMark/>
          </w:tcPr>
          <w:p w14:paraId="40D6B661"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2,483</w:t>
            </w:r>
          </w:p>
        </w:tc>
        <w:tc>
          <w:tcPr>
            <w:tcW w:w="1015" w:type="dxa"/>
            <w:shd w:val="clear" w:color="auto" w:fill="D9D9D9" w:themeFill="background1" w:themeFillShade="D9"/>
            <w:noWrap/>
            <w:vAlign w:val="bottom"/>
            <w:hideMark/>
          </w:tcPr>
          <w:p w14:paraId="081F6E0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14.5</w:t>
            </w:r>
          </w:p>
        </w:tc>
      </w:tr>
      <w:tr w:rsidR="007A1438" w:rsidRPr="005E588B" w14:paraId="1595B994" w14:textId="77777777" w:rsidTr="00E354D4">
        <w:trPr>
          <w:trHeight w:val="292"/>
        </w:trPr>
        <w:tc>
          <w:tcPr>
            <w:tcW w:w="1216" w:type="dxa"/>
            <w:vMerge/>
            <w:shd w:val="clear" w:color="auto" w:fill="D9D9D9" w:themeFill="background1" w:themeFillShade="D9"/>
            <w:vAlign w:val="center"/>
            <w:hideMark/>
          </w:tcPr>
          <w:p w14:paraId="40EB9959"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D9D9D9" w:themeFill="background1" w:themeFillShade="D9"/>
            <w:noWrap/>
            <w:vAlign w:val="bottom"/>
            <w:hideMark/>
          </w:tcPr>
          <w:p w14:paraId="2966CD7D"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High school</w:t>
            </w:r>
          </w:p>
        </w:tc>
        <w:tc>
          <w:tcPr>
            <w:tcW w:w="1041" w:type="dxa"/>
            <w:shd w:val="clear" w:color="auto" w:fill="D9D9D9" w:themeFill="background1" w:themeFillShade="D9"/>
            <w:hideMark/>
          </w:tcPr>
          <w:p w14:paraId="67E60C4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3,667</w:t>
            </w:r>
          </w:p>
        </w:tc>
        <w:tc>
          <w:tcPr>
            <w:tcW w:w="1015" w:type="dxa"/>
            <w:shd w:val="clear" w:color="auto" w:fill="D9D9D9" w:themeFill="background1" w:themeFillShade="D9"/>
            <w:hideMark/>
          </w:tcPr>
          <w:p w14:paraId="7F72C248"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21.5</w:t>
            </w:r>
          </w:p>
        </w:tc>
        <w:tc>
          <w:tcPr>
            <w:tcW w:w="1041" w:type="dxa"/>
            <w:shd w:val="clear" w:color="auto" w:fill="D9D9D9" w:themeFill="background1" w:themeFillShade="D9"/>
            <w:noWrap/>
            <w:vAlign w:val="bottom"/>
            <w:hideMark/>
          </w:tcPr>
          <w:p w14:paraId="70943BF7"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3,902</w:t>
            </w:r>
          </w:p>
        </w:tc>
        <w:tc>
          <w:tcPr>
            <w:tcW w:w="1015" w:type="dxa"/>
            <w:shd w:val="clear" w:color="auto" w:fill="D9D9D9" w:themeFill="background1" w:themeFillShade="D9"/>
            <w:noWrap/>
            <w:vAlign w:val="bottom"/>
            <w:hideMark/>
          </w:tcPr>
          <w:p w14:paraId="01CD5DA8"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21.9</w:t>
            </w:r>
          </w:p>
        </w:tc>
        <w:tc>
          <w:tcPr>
            <w:tcW w:w="1041" w:type="dxa"/>
            <w:shd w:val="clear" w:color="auto" w:fill="D9D9D9" w:themeFill="background1" w:themeFillShade="D9"/>
            <w:noWrap/>
            <w:vAlign w:val="bottom"/>
            <w:hideMark/>
          </w:tcPr>
          <w:p w14:paraId="3E8EB14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4,166</w:t>
            </w:r>
          </w:p>
        </w:tc>
        <w:tc>
          <w:tcPr>
            <w:tcW w:w="1015" w:type="dxa"/>
            <w:shd w:val="clear" w:color="auto" w:fill="D9D9D9" w:themeFill="background1" w:themeFillShade="D9"/>
            <w:noWrap/>
            <w:vAlign w:val="bottom"/>
            <w:hideMark/>
          </w:tcPr>
          <w:p w14:paraId="0334A474"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24.3</w:t>
            </w:r>
          </w:p>
        </w:tc>
      </w:tr>
      <w:tr w:rsidR="007A1438" w:rsidRPr="005E588B" w14:paraId="1CDF777B" w14:textId="77777777" w:rsidTr="00E354D4">
        <w:trPr>
          <w:trHeight w:val="292"/>
        </w:trPr>
        <w:tc>
          <w:tcPr>
            <w:tcW w:w="1216" w:type="dxa"/>
            <w:vMerge/>
            <w:shd w:val="clear" w:color="auto" w:fill="D9D9D9" w:themeFill="background1" w:themeFillShade="D9"/>
            <w:vAlign w:val="center"/>
            <w:hideMark/>
          </w:tcPr>
          <w:p w14:paraId="2BFD2887"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D9D9D9" w:themeFill="background1" w:themeFillShade="D9"/>
            <w:noWrap/>
            <w:vAlign w:val="bottom"/>
            <w:hideMark/>
          </w:tcPr>
          <w:p w14:paraId="2A0891A5"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Some college</w:t>
            </w:r>
          </w:p>
        </w:tc>
        <w:tc>
          <w:tcPr>
            <w:tcW w:w="1041" w:type="dxa"/>
            <w:shd w:val="clear" w:color="auto" w:fill="D9D9D9" w:themeFill="background1" w:themeFillShade="D9"/>
            <w:hideMark/>
          </w:tcPr>
          <w:p w14:paraId="25C82F2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4,217</w:t>
            </w:r>
          </w:p>
        </w:tc>
        <w:tc>
          <w:tcPr>
            <w:tcW w:w="1015" w:type="dxa"/>
            <w:shd w:val="clear" w:color="auto" w:fill="D9D9D9" w:themeFill="background1" w:themeFillShade="D9"/>
            <w:hideMark/>
          </w:tcPr>
          <w:p w14:paraId="0BC688B9"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24.8</w:t>
            </w:r>
          </w:p>
        </w:tc>
        <w:tc>
          <w:tcPr>
            <w:tcW w:w="1041" w:type="dxa"/>
            <w:shd w:val="clear" w:color="auto" w:fill="D9D9D9" w:themeFill="background1" w:themeFillShade="D9"/>
            <w:noWrap/>
            <w:vAlign w:val="bottom"/>
            <w:hideMark/>
          </w:tcPr>
          <w:p w14:paraId="5A77DD99"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4,207</w:t>
            </w:r>
          </w:p>
        </w:tc>
        <w:tc>
          <w:tcPr>
            <w:tcW w:w="1015" w:type="dxa"/>
            <w:shd w:val="clear" w:color="auto" w:fill="D9D9D9" w:themeFill="background1" w:themeFillShade="D9"/>
            <w:noWrap/>
            <w:vAlign w:val="bottom"/>
            <w:hideMark/>
          </w:tcPr>
          <w:p w14:paraId="437D1FDB"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23.6</w:t>
            </w:r>
          </w:p>
        </w:tc>
        <w:tc>
          <w:tcPr>
            <w:tcW w:w="1041" w:type="dxa"/>
            <w:shd w:val="clear" w:color="auto" w:fill="D9D9D9" w:themeFill="background1" w:themeFillShade="D9"/>
            <w:noWrap/>
            <w:vAlign w:val="bottom"/>
            <w:hideMark/>
          </w:tcPr>
          <w:p w14:paraId="323BF644"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4,310</w:t>
            </w:r>
          </w:p>
        </w:tc>
        <w:tc>
          <w:tcPr>
            <w:tcW w:w="1015" w:type="dxa"/>
            <w:shd w:val="clear" w:color="auto" w:fill="D9D9D9" w:themeFill="background1" w:themeFillShade="D9"/>
            <w:noWrap/>
            <w:vAlign w:val="bottom"/>
            <w:hideMark/>
          </w:tcPr>
          <w:p w14:paraId="4163632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25.1</w:t>
            </w:r>
          </w:p>
        </w:tc>
      </w:tr>
      <w:tr w:rsidR="007A1438" w:rsidRPr="005E588B" w14:paraId="684042A7" w14:textId="77777777" w:rsidTr="00E354D4">
        <w:trPr>
          <w:trHeight w:val="292"/>
        </w:trPr>
        <w:tc>
          <w:tcPr>
            <w:tcW w:w="1216" w:type="dxa"/>
            <w:vMerge/>
            <w:shd w:val="clear" w:color="auto" w:fill="D9D9D9" w:themeFill="background1" w:themeFillShade="D9"/>
            <w:vAlign w:val="center"/>
            <w:hideMark/>
          </w:tcPr>
          <w:p w14:paraId="43F778E2"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D9D9D9" w:themeFill="background1" w:themeFillShade="D9"/>
            <w:noWrap/>
            <w:vAlign w:val="bottom"/>
            <w:hideMark/>
          </w:tcPr>
          <w:p w14:paraId="07E54FB8"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College</w:t>
            </w:r>
          </w:p>
        </w:tc>
        <w:tc>
          <w:tcPr>
            <w:tcW w:w="1041" w:type="dxa"/>
            <w:shd w:val="clear" w:color="auto" w:fill="D9D9D9" w:themeFill="background1" w:themeFillShade="D9"/>
            <w:hideMark/>
          </w:tcPr>
          <w:p w14:paraId="0330029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6,978</w:t>
            </w:r>
          </w:p>
        </w:tc>
        <w:tc>
          <w:tcPr>
            <w:tcW w:w="1015" w:type="dxa"/>
            <w:shd w:val="clear" w:color="auto" w:fill="D9D9D9" w:themeFill="background1" w:themeFillShade="D9"/>
            <w:hideMark/>
          </w:tcPr>
          <w:p w14:paraId="63E1006C"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41.0</w:t>
            </w:r>
          </w:p>
        </w:tc>
        <w:tc>
          <w:tcPr>
            <w:tcW w:w="1041" w:type="dxa"/>
            <w:shd w:val="clear" w:color="auto" w:fill="D9D9D9" w:themeFill="background1" w:themeFillShade="D9"/>
            <w:noWrap/>
            <w:vAlign w:val="bottom"/>
            <w:hideMark/>
          </w:tcPr>
          <w:p w14:paraId="49DA22B3"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7,599</w:t>
            </w:r>
          </w:p>
        </w:tc>
        <w:tc>
          <w:tcPr>
            <w:tcW w:w="1015" w:type="dxa"/>
            <w:shd w:val="clear" w:color="auto" w:fill="D9D9D9" w:themeFill="background1" w:themeFillShade="D9"/>
            <w:noWrap/>
            <w:vAlign w:val="bottom"/>
            <w:hideMark/>
          </w:tcPr>
          <w:p w14:paraId="50721A59"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42.7</w:t>
            </w:r>
          </w:p>
        </w:tc>
        <w:tc>
          <w:tcPr>
            <w:tcW w:w="1041" w:type="dxa"/>
            <w:shd w:val="clear" w:color="auto" w:fill="D9D9D9" w:themeFill="background1" w:themeFillShade="D9"/>
            <w:noWrap/>
            <w:vAlign w:val="bottom"/>
            <w:hideMark/>
          </w:tcPr>
          <w:p w14:paraId="4469A2B2"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6,203</w:t>
            </w:r>
          </w:p>
        </w:tc>
        <w:tc>
          <w:tcPr>
            <w:tcW w:w="1015" w:type="dxa"/>
            <w:shd w:val="clear" w:color="auto" w:fill="D9D9D9" w:themeFill="background1" w:themeFillShade="D9"/>
            <w:noWrap/>
            <w:vAlign w:val="bottom"/>
            <w:hideMark/>
          </w:tcPr>
          <w:p w14:paraId="239362C1"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36.1</w:t>
            </w:r>
          </w:p>
        </w:tc>
      </w:tr>
      <w:tr w:rsidR="007A1438" w:rsidRPr="005E588B" w14:paraId="744FA0CC" w14:textId="77777777" w:rsidTr="00E354D4">
        <w:trPr>
          <w:trHeight w:val="292"/>
        </w:trPr>
        <w:tc>
          <w:tcPr>
            <w:tcW w:w="1216" w:type="dxa"/>
            <w:vMerge w:val="restart"/>
            <w:shd w:val="clear" w:color="auto" w:fill="auto"/>
            <w:hideMark/>
          </w:tcPr>
          <w:p w14:paraId="0449F7E2" w14:textId="77777777" w:rsidR="007A1438" w:rsidRPr="005E588B" w:rsidRDefault="007A1438" w:rsidP="00E354D4">
            <w:pPr>
              <w:spacing w:after="0" w:line="240" w:lineRule="auto"/>
              <w:jc w:val="center"/>
              <w:rPr>
                <w:rFonts w:eastAsia="Times New Roman" w:cs="Times New Roman"/>
                <w:color w:val="000000"/>
                <w:sz w:val="20"/>
                <w:szCs w:val="20"/>
              </w:rPr>
            </w:pPr>
            <w:r w:rsidRPr="005E588B">
              <w:rPr>
                <w:rFonts w:eastAsia="Times New Roman" w:cs="Times New Roman"/>
                <w:color w:val="000000"/>
                <w:sz w:val="20"/>
                <w:szCs w:val="20"/>
              </w:rPr>
              <w:t>Household income</w:t>
            </w:r>
          </w:p>
        </w:tc>
        <w:tc>
          <w:tcPr>
            <w:tcW w:w="1776" w:type="dxa"/>
            <w:shd w:val="clear" w:color="auto" w:fill="auto"/>
            <w:noWrap/>
            <w:vAlign w:val="bottom"/>
            <w:hideMark/>
          </w:tcPr>
          <w:p w14:paraId="24B74C34" w14:textId="77777777" w:rsidR="007A1438" w:rsidRPr="005E588B" w:rsidRDefault="007A1438" w:rsidP="00E354D4">
            <w:pPr>
              <w:spacing w:after="0" w:line="240" w:lineRule="auto"/>
              <w:rPr>
                <w:rFonts w:eastAsia="Times New Roman" w:cs="Times New Roman"/>
                <w:sz w:val="20"/>
                <w:szCs w:val="20"/>
              </w:rPr>
            </w:pPr>
            <w:r w:rsidRPr="005E588B">
              <w:rPr>
                <w:rFonts w:eastAsia="Times New Roman" w:cs="Times New Roman"/>
                <w:sz w:val="20"/>
                <w:szCs w:val="20"/>
              </w:rPr>
              <w:t>Less than $30k</w:t>
            </w:r>
          </w:p>
        </w:tc>
        <w:tc>
          <w:tcPr>
            <w:tcW w:w="1041" w:type="dxa"/>
            <w:shd w:val="clear" w:color="auto" w:fill="auto"/>
            <w:hideMark/>
          </w:tcPr>
          <w:p w14:paraId="26F33C1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3,991</w:t>
            </w:r>
          </w:p>
        </w:tc>
        <w:tc>
          <w:tcPr>
            <w:tcW w:w="1015" w:type="dxa"/>
            <w:shd w:val="clear" w:color="auto" w:fill="auto"/>
            <w:hideMark/>
          </w:tcPr>
          <w:p w14:paraId="5C54DF9F"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19.0</w:t>
            </w:r>
          </w:p>
        </w:tc>
        <w:tc>
          <w:tcPr>
            <w:tcW w:w="1041" w:type="dxa"/>
            <w:shd w:val="clear" w:color="auto" w:fill="auto"/>
            <w:noWrap/>
            <w:vAlign w:val="bottom"/>
            <w:hideMark/>
          </w:tcPr>
          <w:p w14:paraId="3F13C97A"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5,619</w:t>
            </w:r>
          </w:p>
        </w:tc>
        <w:tc>
          <w:tcPr>
            <w:tcW w:w="1015" w:type="dxa"/>
            <w:shd w:val="clear" w:color="auto" w:fill="auto"/>
            <w:noWrap/>
            <w:vAlign w:val="bottom"/>
            <w:hideMark/>
          </w:tcPr>
          <w:p w14:paraId="75252AAE"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26.2</w:t>
            </w:r>
          </w:p>
        </w:tc>
        <w:tc>
          <w:tcPr>
            <w:tcW w:w="1041" w:type="dxa"/>
            <w:shd w:val="clear" w:color="auto" w:fill="auto"/>
            <w:noWrap/>
            <w:vAlign w:val="bottom"/>
            <w:hideMark/>
          </w:tcPr>
          <w:p w14:paraId="2DE33B7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4,621</w:t>
            </w:r>
          </w:p>
        </w:tc>
        <w:tc>
          <w:tcPr>
            <w:tcW w:w="1015" w:type="dxa"/>
            <w:shd w:val="clear" w:color="auto" w:fill="auto"/>
            <w:noWrap/>
            <w:vAlign w:val="bottom"/>
            <w:hideMark/>
          </w:tcPr>
          <w:p w14:paraId="016E0201"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22.9</w:t>
            </w:r>
          </w:p>
        </w:tc>
      </w:tr>
      <w:tr w:rsidR="007A1438" w:rsidRPr="005E588B" w14:paraId="6472D022" w14:textId="77777777" w:rsidTr="00E354D4">
        <w:trPr>
          <w:trHeight w:val="292"/>
        </w:trPr>
        <w:tc>
          <w:tcPr>
            <w:tcW w:w="1216" w:type="dxa"/>
            <w:vMerge/>
            <w:vAlign w:val="center"/>
            <w:hideMark/>
          </w:tcPr>
          <w:p w14:paraId="2DD8BA68"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6E73F661" w14:textId="77777777" w:rsidR="007A1438" w:rsidRPr="005E588B" w:rsidRDefault="007A1438" w:rsidP="00E354D4">
            <w:pPr>
              <w:spacing w:after="0" w:line="240" w:lineRule="auto"/>
              <w:rPr>
                <w:rFonts w:eastAsia="Times New Roman" w:cs="Times New Roman"/>
                <w:sz w:val="20"/>
                <w:szCs w:val="20"/>
              </w:rPr>
            </w:pPr>
            <w:r w:rsidRPr="005E588B">
              <w:rPr>
                <w:rFonts w:eastAsia="Times New Roman" w:cs="Times New Roman"/>
                <w:sz w:val="20"/>
                <w:szCs w:val="20"/>
              </w:rPr>
              <w:t>$30k-$60k</w:t>
            </w:r>
          </w:p>
        </w:tc>
        <w:tc>
          <w:tcPr>
            <w:tcW w:w="1041" w:type="dxa"/>
            <w:shd w:val="clear" w:color="auto" w:fill="auto"/>
            <w:hideMark/>
          </w:tcPr>
          <w:p w14:paraId="71BFD5D4"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4,869</w:t>
            </w:r>
          </w:p>
        </w:tc>
        <w:tc>
          <w:tcPr>
            <w:tcW w:w="1015" w:type="dxa"/>
            <w:shd w:val="clear" w:color="auto" w:fill="auto"/>
            <w:hideMark/>
          </w:tcPr>
          <w:p w14:paraId="677B2A1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23.2</w:t>
            </w:r>
          </w:p>
        </w:tc>
        <w:tc>
          <w:tcPr>
            <w:tcW w:w="1041" w:type="dxa"/>
            <w:shd w:val="clear" w:color="auto" w:fill="auto"/>
            <w:noWrap/>
            <w:vAlign w:val="bottom"/>
            <w:hideMark/>
          </w:tcPr>
          <w:p w14:paraId="7B0B7D5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4,598</w:t>
            </w:r>
          </w:p>
        </w:tc>
        <w:tc>
          <w:tcPr>
            <w:tcW w:w="1015" w:type="dxa"/>
            <w:shd w:val="clear" w:color="auto" w:fill="auto"/>
            <w:noWrap/>
            <w:vAlign w:val="bottom"/>
            <w:hideMark/>
          </w:tcPr>
          <w:p w14:paraId="02D54908"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21.4</w:t>
            </w:r>
          </w:p>
        </w:tc>
        <w:tc>
          <w:tcPr>
            <w:tcW w:w="1041" w:type="dxa"/>
            <w:shd w:val="clear" w:color="auto" w:fill="auto"/>
            <w:noWrap/>
            <w:vAlign w:val="bottom"/>
            <w:hideMark/>
          </w:tcPr>
          <w:p w14:paraId="4B5F6F47"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5,124</w:t>
            </w:r>
          </w:p>
        </w:tc>
        <w:tc>
          <w:tcPr>
            <w:tcW w:w="1015" w:type="dxa"/>
            <w:shd w:val="clear" w:color="auto" w:fill="auto"/>
            <w:noWrap/>
            <w:vAlign w:val="bottom"/>
            <w:hideMark/>
          </w:tcPr>
          <w:p w14:paraId="273CD98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25.4</w:t>
            </w:r>
          </w:p>
        </w:tc>
      </w:tr>
      <w:tr w:rsidR="007A1438" w:rsidRPr="005E588B" w14:paraId="4CEFE5E9" w14:textId="77777777" w:rsidTr="00E354D4">
        <w:trPr>
          <w:trHeight w:val="292"/>
        </w:trPr>
        <w:tc>
          <w:tcPr>
            <w:tcW w:w="1216" w:type="dxa"/>
            <w:vMerge/>
            <w:vAlign w:val="center"/>
            <w:hideMark/>
          </w:tcPr>
          <w:p w14:paraId="23A7A75B"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71CC2353" w14:textId="77777777" w:rsidR="007A1438" w:rsidRPr="005E588B" w:rsidRDefault="007A1438" w:rsidP="00E354D4">
            <w:pPr>
              <w:spacing w:after="0" w:line="240" w:lineRule="auto"/>
              <w:rPr>
                <w:rFonts w:eastAsia="Times New Roman" w:cs="Times New Roman"/>
                <w:sz w:val="20"/>
                <w:szCs w:val="20"/>
              </w:rPr>
            </w:pPr>
            <w:r w:rsidRPr="005E588B">
              <w:rPr>
                <w:rFonts w:eastAsia="Times New Roman" w:cs="Times New Roman"/>
                <w:sz w:val="20"/>
                <w:szCs w:val="20"/>
              </w:rPr>
              <w:t>$60k-$100k</w:t>
            </w:r>
          </w:p>
        </w:tc>
        <w:tc>
          <w:tcPr>
            <w:tcW w:w="1041" w:type="dxa"/>
            <w:shd w:val="clear" w:color="auto" w:fill="auto"/>
            <w:hideMark/>
          </w:tcPr>
          <w:p w14:paraId="3F741C1E"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4,960</w:t>
            </w:r>
          </w:p>
        </w:tc>
        <w:tc>
          <w:tcPr>
            <w:tcW w:w="1015" w:type="dxa"/>
            <w:shd w:val="clear" w:color="auto" w:fill="auto"/>
            <w:hideMark/>
          </w:tcPr>
          <w:p w14:paraId="64677334"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23.6</w:t>
            </w:r>
          </w:p>
        </w:tc>
        <w:tc>
          <w:tcPr>
            <w:tcW w:w="1041" w:type="dxa"/>
            <w:shd w:val="clear" w:color="auto" w:fill="auto"/>
            <w:noWrap/>
            <w:vAlign w:val="bottom"/>
            <w:hideMark/>
          </w:tcPr>
          <w:p w14:paraId="6FBB7697"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4,769</w:t>
            </w:r>
          </w:p>
        </w:tc>
        <w:tc>
          <w:tcPr>
            <w:tcW w:w="1015" w:type="dxa"/>
            <w:shd w:val="clear" w:color="auto" w:fill="auto"/>
            <w:noWrap/>
            <w:vAlign w:val="bottom"/>
            <w:hideMark/>
          </w:tcPr>
          <w:p w14:paraId="05C183DB"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22.2</w:t>
            </w:r>
          </w:p>
        </w:tc>
        <w:tc>
          <w:tcPr>
            <w:tcW w:w="1041" w:type="dxa"/>
            <w:shd w:val="clear" w:color="auto" w:fill="auto"/>
            <w:noWrap/>
            <w:vAlign w:val="bottom"/>
            <w:hideMark/>
          </w:tcPr>
          <w:p w14:paraId="6BEC2BEB"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4,343</w:t>
            </w:r>
          </w:p>
        </w:tc>
        <w:tc>
          <w:tcPr>
            <w:tcW w:w="1015" w:type="dxa"/>
            <w:shd w:val="clear" w:color="auto" w:fill="auto"/>
            <w:noWrap/>
            <w:vAlign w:val="bottom"/>
            <w:hideMark/>
          </w:tcPr>
          <w:p w14:paraId="5E5DBB8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21.6</w:t>
            </w:r>
          </w:p>
        </w:tc>
      </w:tr>
      <w:tr w:rsidR="007A1438" w:rsidRPr="005E588B" w14:paraId="2708A31B" w14:textId="77777777" w:rsidTr="00E354D4">
        <w:trPr>
          <w:trHeight w:val="292"/>
        </w:trPr>
        <w:tc>
          <w:tcPr>
            <w:tcW w:w="1216" w:type="dxa"/>
            <w:vMerge/>
            <w:vAlign w:val="center"/>
            <w:hideMark/>
          </w:tcPr>
          <w:p w14:paraId="2A53FA81"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72BDFF0D" w14:textId="77777777" w:rsidR="007A1438" w:rsidRPr="005E588B" w:rsidRDefault="007A1438" w:rsidP="00E354D4">
            <w:pPr>
              <w:spacing w:after="0" w:line="240" w:lineRule="auto"/>
              <w:rPr>
                <w:rFonts w:eastAsia="Times New Roman" w:cs="Times New Roman"/>
                <w:sz w:val="20"/>
                <w:szCs w:val="20"/>
              </w:rPr>
            </w:pPr>
            <w:r w:rsidRPr="005E588B">
              <w:rPr>
                <w:rFonts w:eastAsia="Times New Roman" w:cs="Times New Roman"/>
                <w:sz w:val="20"/>
                <w:szCs w:val="20"/>
              </w:rPr>
              <w:t>$100k-$150k</w:t>
            </w:r>
          </w:p>
        </w:tc>
        <w:tc>
          <w:tcPr>
            <w:tcW w:w="1041" w:type="dxa"/>
            <w:shd w:val="clear" w:color="auto" w:fill="auto"/>
            <w:hideMark/>
          </w:tcPr>
          <w:p w14:paraId="7DEE8DE7"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3,691</w:t>
            </w:r>
          </w:p>
        </w:tc>
        <w:tc>
          <w:tcPr>
            <w:tcW w:w="1015" w:type="dxa"/>
            <w:shd w:val="clear" w:color="auto" w:fill="auto"/>
            <w:hideMark/>
          </w:tcPr>
          <w:p w14:paraId="43C6E49C"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17.6</w:t>
            </w:r>
          </w:p>
        </w:tc>
        <w:tc>
          <w:tcPr>
            <w:tcW w:w="1041" w:type="dxa"/>
            <w:shd w:val="clear" w:color="auto" w:fill="auto"/>
            <w:noWrap/>
            <w:vAlign w:val="bottom"/>
            <w:hideMark/>
          </w:tcPr>
          <w:p w14:paraId="403CFABB"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3,114</w:t>
            </w:r>
          </w:p>
        </w:tc>
        <w:tc>
          <w:tcPr>
            <w:tcW w:w="1015" w:type="dxa"/>
            <w:shd w:val="clear" w:color="auto" w:fill="auto"/>
            <w:noWrap/>
            <w:vAlign w:val="bottom"/>
            <w:hideMark/>
          </w:tcPr>
          <w:p w14:paraId="7E6BAB6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14.5</w:t>
            </w:r>
          </w:p>
        </w:tc>
        <w:tc>
          <w:tcPr>
            <w:tcW w:w="1041" w:type="dxa"/>
            <w:shd w:val="clear" w:color="auto" w:fill="auto"/>
            <w:noWrap/>
            <w:vAlign w:val="bottom"/>
            <w:hideMark/>
          </w:tcPr>
          <w:p w14:paraId="039B7599"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3,533</w:t>
            </w:r>
          </w:p>
        </w:tc>
        <w:tc>
          <w:tcPr>
            <w:tcW w:w="1015" w:type="dxa"/>
            <w:shd w:val="clear" w:color="auto" w:fill="auto"/>
            <w:noWrap/>
            <w:vAlign w:val="bottom"/>
            <w:hideMark/>
          </w:tcPr>
          <w:p w14:paraId="7DFB26B3"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17.5</w:t>
            </w:r>
          </w:p>
        </w:tc>
      </w:tr>
      <w:tr w:rsidR="007A1438" w:rsidRPr="005E588B" w14:paraId="36DCE227" w14:textId="77777777" w:rsidTr="00E354D4">
        <w:trPr>
          <w:trHeight w:val="292"/>
        </w:trPr>
        <w:tc>
          <w:tcPr>
            <w:tcW w:w="1216" w:type="dxa"/>
            <w:vMerge/>
            <w:vAlign w:val="center"/>
            <w:hideMark/>
          </w:tcPr>
          <w:p w14:paraId="116602E0"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11890A78" w14:textId="77777777" w:rsidR="007A1438" w:rsidRPr="005E588B" w:rsidRDefault="007A1438" w:rsidP="00E354D4">
            <w:pPr>
              <w:spacing w:after="0" w:line="240" w:lineRule="auto"/>
              <w:rPr>
                <w:rFonts w:eastAsia="Times New Roman" w:cs="Times New Roman"/>
                <w:sz w:val="20"/>
                <w:szCs w:val="20"/>
              </w:rPr>
            </w:pPr>
            <w:r w:rsidRPr="005E588B">
              <w:rPr>
                <w:rFonts w:eastAsia="Times New Roman" w:cs="Times New Roman"/>
                <w:sz w:val="20"/>
                <w:szCs w:val="20"/>
              </w:rPr>
              <w:t>$150k or more</w:t>
            </w:r>
          </w:p>
        </w:tc>
        <w:tc>
          <w:tcPr>
            <w:tcW w:w="1041" w:type="dxa"/>
            <w:shd w:val="clear" w:color="auto" w:fill="auto"/>
            <w:hideMark/>
          </w:tcPr>
          <w:p w14:paraId="51634ED2"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3,498</w:t>
            </w:r>
          </w:p>
        </w:tc>
        <w:tc>
          <w:tcPr>
            <w:tcW w:w="1015" w:type="dxa"/>
            <w:shd w:val="clear" w:color="auto" w:fill="auto"/>
            <w:hideMark/>
          </w:tcPr>
          <w:p w14:paraId="69D3B517"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16.6</w:t>
            </w:r>
          </w:p>
        </w:tc>
        <w:tc>
          <w:tcPr>
            <w:tcW w:w="1041" w:type="dxa"/>
            <w:shd w:val="clear" w:color="auto" w:fill="auto"/>
            <w:noWrap/>
            <w:vAlign w:val="bottom"/>
            <w:hideMark/>
          </w:tcPr>
          <w:p w14:paraId="79D71549"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3,358</w:t>
            </w:r>
          </w:p>
        </w:tc>
        <w:tc>
          <w:tcPr>
            <w:tcW w:w="1015" w:type="dxa"/>
            <w:shd w:val="clear" w:color="auto" w:fill="auto"/>
            <w:noWrap/>
            <w:vAlign w:val="bottom"/>
            <w:hideMark/>
          </w:tcPr>
          <w:p w14:paraId="4B587ADE"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15.7</w:t>
            </w:r>
          </w:p>
        </w:tc>
        <w:tc>
          <w:tcPr>
            <w:tcW w:w="1041" w:type="dxa"/>
            <w:shd w:val="clear" w:color="auto" w:fill="auto"/>
            <w:noWrap/>
            <w:vAlign w:val="bottom"/>
            <w:hideMark/>
          </w:tcPr>
          <w:p w14:paraId="1C6E7F7A"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2,516</w:t>
            </w:r>
          </w:p>
        </w:tc>
        <w:tc>
          <w:tcPr>
            <w:tcW w:w="1015" w:type="dxa"/>
            <w:shd w:val="clear" w:color="auto" w:fill="auto"/>
            <w:noWrap/>
            <w:vAlign w:val="bottom"/>
            <w:hideMark/>
          </w:tcPr>
          <w:p w14:paraId="561D2337"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12.5</w:t>
            </w:r>
          </w:p>
        </w:tc>
      </w:tr>
      <w:tr w:rsidR="007A1438" w:rsidRPr="005E588B" w14:paraId="099299B0" w14:textId="77777777" w:rsidTr="00E354D4">
        <w:trPr>
          <w:trHeight w:val="292"/>
        </w:trPr>
        <w:tc>
          <w:tcPr>
            <w:tcW w:w="1216" w:type="dxa"/>
            <w:vMerge w:val="restart"/>
            <w:shd w:val="clear" w:color="auto" w:fill="D9D9D9" w:themeFill="background1" w:themeFillShade="D9"/>
            <w:noWrap/>
            <w:vAlign w:val="center"/>
            <w:hideMark/>
          </w:tcPr>
          <w:p w14:paraId="52DCBE98"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Tenure</w:t>
            </w:r>
          </w:p>
        </w:tc>
        <w:tc>
          <w:tcPr>
            <w:tcW w:w="1776" w:type="dxa"/>
            <w:shd w:val="clear" w:color="auto" w:fill="D9D9D9" w:themeFill="background1" w:themeFillShade="D9"/>
            <w:noWrap/>
            <w:vAlign w:val="bottom"/>
            <w:hideMark/>
          </w:tcPr>
          <w:p w14:paraId="7988B18B"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Renter</w:t>
            </w:r>
          </w:p>
        </w:tc>
        <w:tc>
          <w:tcPr>
            <w:tcW w:w="1041" w:type="dxa"/>
            <w:shd w:val="clear" w:color="auto" w:fill="D9D9D9" w:themeFill="background1" w:themeFillShade="D9"/>
            <w:hideMark/>
          </w:tcPr>
          <w:p w14:paraId="0C102A05"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9,060</w:t>
            </w:r>
          </w:p>
        </w:tc>
        <w:tc>
          <w:tcPr>
            <w:tcW w:w="1015" w:type="dxa"/>
            <w:shd w:val="clear" w:color="auto" w:fill="D9D9D9" w:themeFill="background1" w:themeFillShade="D9"/>
            <w:hideMark/>
          </w:tcPr>
          <w:p w14:paraId="6328B37E"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43.1</w:t>
            </w:r>
          </w:p>
        </w:tc>
        <w:tc>
          <w:tcPr>
            <w:tcW w:w="1041" w:type="dxa"/>
            <w:shd w:val="clear" w:color="auto" w:fill="D9D9D9" w:themeFill="background1" w:themeFillShade="D9"/>
            <w:noWrap/>
            <w:vAlign w:val="bottom"/>
            <w:hideMark/>
          </w:tcPr>
          <w:p w14:paraId="2B7AD30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8,848</w:t>
            </w:r>
          </w:p>
        </w:tc>
        <w:tc>
          <w:tcPr>
            <w:tcW w:w="1015" w:type="dxa"/>
            <w:shd w:val="clear" w:color="auto" w:fill="D9D9D9" w:themeFill="background1" w:themeFillShade="D9"/>
            <w:noWrap/>
            <w:vAlign w:val="bottom"/>
            <w:hideMark/>
          </w:tcPr>
          <w:p w14:paraId="21FE5663"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41.2</w:t>
            </w:r>
          </w:p>
        </w:tc>
        <w:tc>
          <w:tcPr>
            <w:tcW w:w="1041" w:type="dxa"/>
            <w:shd w:val="clear" w:color="auto" w:fill="D9D9D9" w:themeFill="background1" w:themeFillShade="D9"/>
            <w:noWrap/>
            <w:vAlign w:val="bottom"/>
            <w:hideMark/>
          </w:tcPr>
          <w:p w14:paraId="3544D933"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8,099</w:t>
            </w:r>
          </w:p>
        </w:tc>
        <w:tc>
          <w:tcPr>
            <w:tcW w:w="1015" w:type="dxa"/>
            <w:shd w:val="clear" w:color="auto" w:fill="D9D9D9" w:themeFill="background1" w:themeFillShade="D9"/>
            <w:noWrap/>
            <w:vAlign w:val="bottom"/>
            <w:hideMark/>
          </w:tcPr>
          <w:p w14:paraId="2D4D4D13"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40.2</w:t>
            </w:r>
          </w:p>
        </w:tc>
      </w:tr>
      <w:tr w:rsidR="007A1438" w:rsidRPr="005E588B" w14:paraId="39B5309D" w14:textId="77777777" w:rsidTr="00E354D4">
        <w:trPr>
          <w:trHeight w:val="292"/>
        </w:trPr>
        <w:tc>
          <w:tcPr>
            <w:tcW w:w="1216" w:type="dxa"/>
            <w:vMerge/>
            <w:shd w:val="clear" w:color="auto" w:fill="D9D9D9" w:themeFill="background1" w:themeFillShade="D9"/>
            <w:vAlign w:val="center"/>
            <w:hideMark/>
          </w:tcPr>
          <w:p w14:paraId="581EA8DD"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D9D9D9" w:themeFill="background1" w:themeFillShade="D9"/>
            <w:noWrap/>
            <w:vAlign w:val="bottom"/>
            <w:hideMark/>
          </w:tcPr>
          <w:p w14:paraId="2B40FB68"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Owner</w:t>
            </w:r>
          </w:p>
        </w:tc>
        <w:tc>
          <w:tcPr>
            <w:tcW w:w="1041" w:type="dxa"/>
            <w:shd w:val="clear" w:color="auto" w:fill="D9D9D9" w:themeFill="background1" w:themeFillShade="D9"/>
            <w:hideMark/>
          </w:tcPr>
          <w:p w14:paraId="76F98571"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11,950</w:t>
            </w:r>
          </w:p>
        </w:tc>
        <w:tc>
          <w:tcPr>
            <w:tcW w:w="1015" w:type="dxa"/>
            <w:shd w:val="clear" w:color="auto" w:fill="D9D9D9" w:themeFill="background1" w:themeFillShade="D9"/>
            <w:hideMark/>
          </w:tcPr>
          <w:p w14:paraId="5D8136E3"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56.9</w:t>
            </w:r>
          </w:p>
        </w:tc>
        <w:tc>
          <w:tcPr>
            <w:tcW w:w="1041" w:type="dxa"/>
            <w:shd w:val="clear" w:color="auto" w:fill="D9D9D9" w:themeFill="background1" w:themeFillShade="D9"/>
            <w:noWrap/>
            <w:vAlign w:val="bottom"/>
            <w:hideMark/>
          </w:tcPr>
          <w:p w14:paraId="41237F9A"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12,609</w:t>
            </w:r>
          </w:p>
        </w:tc>
        <w:tc>
          <w:tcPr>
            <w:tcW w:w="1015" w:type="dxa"/>
            <w:shd w:val="clear" w:color="auto" w:fill="D9D9D9" w:themeFill="background1" w:themeFillShade="D9"/>
            <w:noWrap/>
            <w:vAlign w:val="bottom"/>
            <w:hideMark/>
          </w:tcPr>
          <w:p w14:paraId="09E30852"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58.8</w:t>
            </w:r>
          </w:p>
        </w:tc>
        <w:tc>
          <w:tcPr>
            <w:tcW w:w="1041" w:type="dxa"/>
            <w:shd w:val="clear" w:color="auto" w:fill="D9D9D9" w:themeFill="background1" w:themeFillShade="D9"/>
            <w:noWrap/>
            <w:vAlign w:val="bottom"/>
            <w:hideMark/>
          </w:tcPr>
          <w:p w14:paraId="65C2EF4E"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12,039</w:t>
            </w:r>
          </w:p>
        </w:tc>
        <w:tc>
          <w:tcPr>
            <w:tcW w:w="1015" w:type="dxa"/>
            <w:shd w:val="clear" w:color="auto" w:fill="D9D9D9" w:themeFill="background1" w:themeFillShade="D9"/>
            <w:noWrap/>
            <w:vAlign w:val="bottom"/>
            <w:hideMark/>
          </w:tcPr>
          <w:p w14:paraId="0263620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59.8</w:t>
            </w:r>
          </w:p>
        </w:tc>
      </w:tr>
      <w:tr w:rsidR="007A1438" w:rsidRPr="005E588B" w14:paraId="21B0994B" w14:textId="77777777" w:rsidTr="00E354D4">
        <w:trPr>
          <w:trHeight w:val="292"/>
        </w:trPr>
        <w:tc>
          <w:tcPr>
            <w:tcW w:w="1216" w:type="dxa"/>
            <w:vMerge w:val="restart"/>
            <w:shd w:val="clear" w:color="auto" w:fill="auto"/>
            <w:noWrap/>
            <w:vAlign w:val="center"/>
            <w:hideMark/>
          </w:tcPr>
          <w:p w14:paraId="7716D119"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Region</w:t>
            </w:r>
          </w:p>
        </w:tc>
        <w:tc>
          <w:tcPr>
            <w:tcW w:w="1776" w:type="dxa"/>
            <w:shd w:val="clear" w:color="auto" w:fill="auto"/>
            <w:noWrap/>
            <w:vAlign w:val="bottom"/>
            <w:hideMark/>
          </w:tcPr>
          <w:p w14:paraId="4160A9A9"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Northeast</w:t>
            </w:r>
          </w:p>
        </w:tc>
        <w:tc>
          <w:tcPr>
            <w:tcW w:w="1041" w:type="dxa"/>
            <w:shd w:val="clear" w:color="auto" w:fill="auto"/>
            <w:hideMark/>
          </w:tcPr>
          <w:p w14:paraId="3459A2B8"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3,531</w:t>
            </w:r>
          </w:p>
        </w:tc>
        <w:tc>
          <w:tcPr>
            <w:tcW w:w="1015" w:type="dxa"/>
            <w:shd w:val="clear" w:color="auto" w:fill="auto"/>
            <w:hideMark/>
          </w:tcPr>
          <w:p w14:paraId="6DC43D04"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16.8</w:t>
            </w:r>
          </w:p>
        </w:tc>
        <w:tc>
          <w:tcPr>
            <w:tcW w:w="1041" w:type="dxa"/>
            <w:shd w:val="clear" w:color="auto" w:fill="auto"/>
            <w:noWrap/>
            <w:vAlign w:val="bottom"/>
            <w:hideMark/>
          </w:tcPr>
          <w:p w14:paraId="1C65A9EE"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3,563</w:t>
            </w:r>
          </w:p>
        </w:tc>
        <w:tc>
          <w:tcPr>
            <w:tcW w:w="1015" w:type="dxa"/>
            <w:shd w:val="clear" w:color="auto" w:fill="auto"/>
            <w:noWrap/>
            <w:vAlign w:val="bottom"/>
            <w:hideMark/>
          </w:tcPr>
          <w:p w14:paraId="0334E37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16.6</w:t>
            </w:r>
          </w:p>
        </w:tc>
        <w:tc>
          <w:tcPr>
            <w:tcW w:w="1041" w:type="dxa"/>
            <w:shd w:val="clear" w:color="auto" w:fill="auto"/>
            <w:noWrap/>
            <w:vAlign w:val="bottom"/>
            <w:hideMark/>
          </w:tcPr>
          <w:p w14:paraId="1F06CABC"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3,229</w:t>
            </w:r>
          </w:p>
        </w:tc>
        <w:tc>
          <w:tcPr>
            <w:tcW w:w="1015" w:type="dxa"/>
            <w:shd w:val="clear" w:color="auto" w:fill="auto"/>
            <w:noWrap/>
            <w:vAlign w:val="bottom"/>
            <w:hideMark/>
          </w:tcPr>
          <w:p w14:paraId="629C4FDC"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16.0</w:t>
            </w:r>
          </w:p>
        </w:tc>
      </w:tr>
      <w:tr w:rsidR="007A1438" w:rsidRPr="005E588B" w14:paraId="70CDDAA5" w14:textId="77777777" w:rsidTr="00E354D4">
        <w:trPr>
          <w:trHeight w:val="292"/>
        </w:trPr>
        <w:tc>
          <w:tcPr>
            <w:tcW w:w="1216" w:type="dxa"/>
            <w:vMerge/>
            <w:vAlign w:val="center"/>
            <w:hideMark/>
          </w:tcPr>
          <w:p w14:paraId="0EF59B14"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7F4B1704" w14:textId="77777777" w:rsidR="007A1438" w:rsidRPr="001B6E68" w:rsidRDefault="007A1438" w:rsidP="00E354D4">
            <w:pPr>
              <w:spacing w:after="0" w:line="240" w:lineRule="auto"/>
              <w:rPr>
                <w:rFonts w:eastAsia="Times New Roman" w:cs="Times New Roman"/>
                <w:sz w:val="20"/>
                <w:szCs w:val="20"/>
              </w:rPr>
            </w:pPr>
            <w:r w:rsidRPr="001B6E68">
              <w:rPr>
                <w:rFonts w:eastAsia="Times New Roman" w:cs="Times New Roman"/>
                <w:sz w:val="20"/>
                <w:szCs w:val="20"/>
              </w:rPr>
              <w:t>South</w:t>
            </w:r>
          </w:p>
        </w:tc>
        <w:tc>
          <w:tcPr>
            <w:tcW w:w="1041" w:type="dxa"/>
            <w:shd w:val="clear" w:color="auto" w:fill="auto"/>
            <w:hideMark/>
          </w:tcPr>
          <w:p w14:paraId="7EBF02F7" w14:textId="77777777" w:rsidR="007A1438" w:rsidRPr="001B6E68" w:rsidRDefault="007A1438" w:rsidP="00E354D4">
            <w:pPr>
              <w:spacing w:after="0" w:line="240" w:lineRule="auto"/>
              <w:jc w:val="right"/>
              <w:rPr>
                <w:rFonts w:eastAsia="Times New Roman" w:cs="Times New Roman"/>
                <w:sz w:val="20"/>
                <w:szCs w:val="20"/>
              </w:rPr>
            </w:pPr>
            <w:r w:rsidRPr="001B6E68">
              <w:rPr>
                <w:rFonts w:eastAsia="Times New Roman" w:cs="Times New Roman"/>
                <w:sz w:val="20"/>
                <w:szCs w:val="20"/>
              </w:rPr>
              <w:t>7,445</w:t>
            </w:r>
          </w:p>
        </w:tc>
        <w:tc>
          <w:tcPr>
            <w:tcW w:w="1015" w:type="dxa"/>
            <w:shd w:val="clear" w:color="auto" w:fill="auto"/>
            <w:hideMark/>
          </w:tcPr>
          <w:p w14:paraId="00E1AA28" w14:textId="77777777" w:rsidR="007A1438" w:rsidRPr="001B6E68" w:rsidRDefault="007A1438" w:rsidP="00E354D4">
            <w:pPr>
              <w:spacing w:after="0" w:line="240" w:lineRule="auto"/>
              <w:jc w:val="right"/>
              <w:rPr>
                <w:rFonts w:eastAsia="Times New Roman" w:cs="Times New Roman"/>
                <w:sz w:val="20"/>
                <w:szCs w:val="20"/>
              </w:rPr>
            </w:pPr>
            <w:r w:rsidRPr="001B6E68">
              <w:rPr>
                <w:rFonts w:eastAsia="Times New Roman" w:cs="Times New Roman"/>
                <w:sz w:val="20"/>
                <w:szCs w:val="20"/>
              </w:rPr>
              <w:t>35.4</w:t>
            </w:r>
          </w:p>
        </w:tc>
        <w:tc>
          <w:tcPr>
            <w:tcW w:w="1041" w:type="dxa"/>
            <w:shd w:val="clear" w:color="auto" w:fill="auto"/>
            <w:noWrap/>
            <w:vAlign w:val="bottom"/>
            <w:hideMark/>
          </w:tcPr>
          <w:p w14:paraId="6C496DB6" w14:textId="77777777" w:rsidR="007A1438" w:rsidRPr="001B6E68" w:rsidRDefault="007A1438" w:rsidP="00E354D4">
            <w:pPr>
              <w:spacing w:after="0" w:line="240" w:lineRule="auto"/>
              <w:jc w:val="right"/>
              <w:rPr>
                <w:rFonts w:eastAsia="Times New Roman" w:cs="Times New Roman"/>
                <w:sz w:val="20"/>
                <w:szCs w:val="20"/>
              </w:rPr>
            </w:pPr>
            <w:r w:rsidRPr="001B6E68">
              <w:rPr>
                <w:rFonts w:eastAsia="Times New Roman" w:cs="Times New Roman"/>
                <w:sz w:val="20"/>
                <w:szCs w:val="20"/>
              </w:rPr>
              <w:t>8,050</w:t>
            </w:r>
          </w:p>
        </w:tc>
        <w:tc>
          <w:tcPr>
            <w:tcW w:w="1015" w:type="dxa"/>
            <w:shd w:val="clear" w:color="auto" w:fill="auto"/>
            <w:noWrap/>
            <w:vAlign w:val="bottom"/>
            <w:hideMark/>
          </w:tcPr>
          <w:p w14:paraId="5802CD43" w14:textId="77777777" w:rsidR="007A1438" w:rsidRPr="001B6E68" w:rsidRDefault="007A1438" w:rsidP="00E354D4">
            <w:pPr>
              <w:spacing w:after="0" w:line="240" w:lineRule="auto"/>
              <w:jc w:val="right"/>
              <w:rPr>
                <w:rFonts w:eastAsia="Times New Roman" w:cs="Times New Roman"/>
                <w:sz w:val="20"/>
                <w:szCs w:val="20"/>
              </w:rPr>
            </w:pPr>
            <w:r w:rsidRPr="001B6E68">
              <w:rPr>
                <w:rFonts w:eastAsia="Times New Roman" w:cs="Times New Roman"/>
                <w:sz w:val="20"/>
                <w:szCs w:val="20"/>
              </w:rPr>
              <w:t>37.5</w:t>
            </w:r>
          </w:p>
        </w:tc>
        <w:tc>
          <w:tcPr>
            <w:tcW w:w="1041" w:type="dxa"/>
            <w:shd w:val="clear" w:color="auto" w:fill="auto"/>
            <w:noWrap/>
            <w:vAlign w:val="bottom"/>
            <w:hideMark/>
          </w:tcPr>
          <w:p w14:paraId="7E89692A" w14:textId="77777777" w:rsidR="007A1438" w:rsidRPr="001B6E68" w:rsidRDefault="007A1438" w:rsidP="00E354D4">
            <w:pPr>
              <w:spacing w:after="0" w:line="240" w:lineRule="auto"/>
              <w:jc w:val="right"/>
              <w:rPr>
                <w:rFonts w:eastAsia="Times New Roman" w:cs="Times New Roman"/>
                <w:sz w:val="20"/>
                <w:szCs w:val="20"/>
              </w:rPr>
            </w:pPr>
            <w:r w:rsidRPr="001B6E68">
              <w:rPr>
                <w:rFonts w:eastAsia="Times New Roman" w:cs="Times New Roman"/>
                <w:sz w:val="20"/>
                <w:szCs w:val="20"/>
              </w:rPr>
              <w:t>7,771</w:t>
            </w:r>
          </w:p>
        </w:tc>
        <w:tc>
          <w:tcPr>
            <w:tcW w:w="1015" w:type="dxa"/>
            <w:shd w:val="clear" w:color="auto" w:fill="auto"/>
            <w:noWrap/>
            <w:vAlign w:val="bottom"/>
            <w:hideMark/>
          </w:tcPr>
          <w:p w14:paraId="78946AB0" w14:textId="77777777" w:rsidR="007A1438" w:rsidRPr="001B6E68" w:rsidRDefault="007A1438" w:rsidP="00E354D4">
            <w:pPr>
              <w:spacing w:after="0" w:line="240" w:lineRule="auto"/>
              <w:jc w:val="right"/>
              <w:rPr>
                <w:rFonts w:eastAsia="Times New Roman" w:cs="Times New Roman"/>
                <w:sz w:val="20"/>
                <w:szCs w:val="20"/>
              </w:rPr>
            </w:pPr>
            <w:r w:rsidRPr="001B6E68">
              <w:rPr>
                <w:rFonts w:eastAsia="Times New Roman" w:cs="Times New Roman"/>
                <w:sz w:val="20"/>
                <w:szCs w:val="20"/>
              </w:rPr>
              <w:t>38.6</w:t>
            </w:r>
          </w:p>
        </w:tc>
      </w:tr>
      <w:tr w:rsidR="007A1438" w:rsidRPr="005E588B" w14:paraId="3907D382" w14:textId="77777777" w:rsidTr="00E354D4">
        <w:trPr>
          <w:trHeight w:val="292"/>
        </w:trPr>
        <w:tc>
          <w:tcPr>
            <w:tcW w:w="1216" w:type="dxa"/>
            <w:vMerge/>
            <w:vAlign w:val="center"/>
            <w:hideMark/>
          </w:tcPr>
          <w:p w14:paraId="2449DDC2"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40CD3205" w14:textId="77777777" w:rsidR="007A1438" w:rsidRPr="001B6E68" w:rsidRDefault="007A1438" w:rsidP="00E354D4">
            <w:pPr>
              <w:spacing w:after="0" w:line="240" w:lineRule="auto"/>
              <w:rPr>
                <w:rFonts w:eastAsia="Times New Roman" w:cs="Times New Roman"/>
                <w:sz w:val="20"/>
                <w:szCs w:val="20"/>
              </w:rPr>
            </w:pPr>
            <w:r w:rsidRPr="001B6E68">
              <w:rPr>
                <w:rFonts w:eastAsia="Times New Roman" w:cs="Times New Roman"/>
                <w:sz w:val="20"/>
                <w:szCs w:val="20"/>
              </w:rPr>
              <w:t>Midwest</w:t>
            </w:r>
          </w:p>
        </w:tc>
        <w:tc>
          <w:tcPr>
            <w:tcW w:w="1041" w:type="dxa"/>
            <w:shd w:val="clear" w:color="auto" w:fill="auto"/>
            <w:hideMark/>
          </w:tcPr>
          <w:p w14:paraId="1B04BBCA" w14:textId="77777777" w:rsidR="007A1438" w:rsidRPr="001B6E68" w:rsidRDefault="007A1438" w:rsidP="00E354D4">
            <w:pPr>
              <w:spacing w:after="0" w:line="240" w:lineRule="auto"/>
              <w:jc w:val="right"/>
              <w:rPr>
                <w:rFonts w:eastAsia="Times New Roman" w:cs="Times New Roman"/>
                <w:sz w:val="20"/>
                <w:szCs w:val="20"/>
              </w:rPr>
            </w:pPr>
            <w:r w:rsidRPr="001B6E68">
              <w:rPr>
                <w:rFonts w:eastAsia="Times New Roman" w:cs="Times New Roman"/>
                <w:sz w:val="20"/>
                <w:szCs w:val="20"/>
              </w:rPr>
              <w:t>4,717</w:t>
            </w:r>
          </w:p>
        </w:tc>
        <w:tc>
          <w:tcPr>
            <w:tcW w:w="1015" w:type="dxa"/>
            <w:shd w:val="clear" w:color="auto" w:fill="auto"/>
            <w:hideMark/>
          </w:tcPr>
          <w:p w14:paraId="1FA50349" w14:textId="77777777" w:rsidR="007A1438" w:rsidRPr="001B6E68" w:rsidRDefault="007A1438" w:rsidP="00E354D4">
            <w:pPr>
              <w:spacing w:after="0" w:line="240" w:lineRule="auto"/>
              <w:jc w:val="right"/>
              <w:rPr>
                <w:rFonts w:eastAsia="Times New Roman" w:cs="Times New Roman"/>
                <w:sz w:val="20"/>
                <w:szCs w:val="20"/>
              </w:rPr>
            </w:pPr>
            <w:r w:rsidRPr="001B6E68">
              <w:rPr>
                <w:rFonts w:eastAsia="Times New Roman" w:cs="Times New Roman"/>
                <w:sz w:val="20"/>
                <w:szCs w:val="20"/>
              </w:rPr>
              <w:t>22.5</w:t>
            </w:r>
          </w:p>
        </w:tc>
        <w:tc>
          <w:tcPr>
            <w:tcW w:w="1041" w:type="dxa"/>
            <w:shd w:val="clear" w:color="auto" w:fill="auto"/>
            <w:noWrap/>
            <w:vAlign w:val="bottom"/>
            <w:hideMark/>
          </w:tcPr>
          <w:p w14:paraId="187BC543" w14:textId="77777777" w:rsidR="007A1438" w:rsidRPr="001B6E68" w:rsidRDefault="007A1438" w:rsidP="00E354D4">
            <w:pPr>
              <w:spacing w:after="0" w:line="240" w:lineRule="auto"/>
              <w:jc w:val="right"/>
              <w:rPr>
                <w:rFonts w:eastAsia="Times New Roman" w:cs="Times New Roman"/>
                <w:sz w:val="20"/>
                <w:szCs w:val="20"/>
              </w:rPr>
            </w:pPr>
            <w:r w:rsidRPr="001B6E68">
              <w:rPr>
                <w:rFonts w:eastAsia="Times New Roman" w:cs="Times New Roman"/>
                <w:sz w:val="20"/>
                <w:szCs w:val="20"/>
              </w:rPr>
              <w:t>4,931</w:t>
            </w:r>
          </w:p>
        </w:tc>
        <w:tc>
          <w:tcPr>
            <w:tcW w:w="1015" w:type="dxa"/>
            <w:shd w:val="clear" w:color="auto" w:fill="auto"/>
            <w:noWrap/>
            <w:vAlign w:val="bottom"/>
            <w:hideMark/>
          </w:tcPr>
          <w:p w14:paraId="5F4B6897" w14:textId="77777777" w:rsidR="007A1438" w:rsidRPr="001B6E68" w:rsidRDefault="007A1438" w:rsidP="00E354D4">
            <w:pPr>
              <w:spacing w:after="0" w:line="240" w:lineRule="auto"/>
              <w:jc w:val="right"/>
              <w:rPr>
                <w:rFonts w:eastAsia="Times New Roman" w:cs="Times New Roman"/>
                <w:sz w:val="20"/>
                <w:szCs w:val="20"/>
              </w:rPr>
            </w:pPr>
            <w:r w:rsidRPr="001B6E68">
              <w:rPr>
                <w:rFonts w:eastAsia="Times New Roman" w:cs="Times New Roman"/>
                <w:sz w:val="20"/>
                <w:szCs w:val="20"/>
              </w:rPr>
              <w:t>23.0</w:t>
            </w:r>
          </w:p>
        </w:tc>
        <w:tc>
          <w:tcPr>
            <w:tcW w:w="1041" w:type="dxa"/>
            <w:shd w:val="clear" w:color="auto" w:fill="auto"/>
            <w:noWrap/>
            <w:vAlign w:val="bottom"/>
            <w:hideMark/>
          </w:tcPr>
          <w:p w14:paraId="6AF84D1B" w14:textId="77777777" w:rsidR="007A1438" w:rsidRPr="001B6E68" w:rsidRDefault="007A1438" w:rsidP="00E354D4">
            <w:pPr>
              <w:spacing w:after="0" w:line="240" w:lineRule="auto"/>
              <w:jc w:val="right"/>
              <w:rPr>
                <w:rFonts w:eastAsia="Times New Roman" w:cs="Times New Roman"/>
                <w:sz w:val="20"/>
                <w:szCs w:val="20"/>
              </w:rPr>
            </w:pPr>
            <w:r w:rsidRPr="001B6E68">
              <w:rPr>
                <w:rFonts w:eastAsia="Times New Roman" w:cs="Times New Roman"/>
                <w:sz w:val="20"/>
                <w:szCs w:val="20"/>
              </w:rPr>
              <w:t>4,199</w:t>
            </w:r>
          </w:p>
        </w:tc>
        <w:tc>
          <w:tcPr>
            <w:tcW w:w="1015" w:type="dxa"/>
            <w:shd w:val="clear" w:color="auto" w:fill="auto"/>
            <w:noWrap/>
            <w:vAlign w:val="bottom"/>
            <w:hideMark/>
          </w:tcPr>
          <w:p w14:paraId="52B3065C" w14:textId="77777777" w:rsidR="007A1438" w:rsidRPr="001B6E68" w:rsidRDefault="007A1438" w:rsidP="00E354D4">
            <w:pPr>
              <w:spacing w:after="0" w:line="240" w:lineRule="auto"/>
              <w:jc w:val="right"/>
              <w:rPr>
                <w:rFonts w:eastAsia="Times New Roman" w:cs="Times New Roman"/>
                <w:sz w:val="20"/>
                <w:szCs w:val="20"/>
              </w:rPr>
            </w:pPr>
            <w:r w:rsidRPr="001B6E68">
              <w:rPr>
                <w:rFonts w:eastAsia="Times New Roman" w:cs="Times New Roman"/>
                <w:sz w:val="20"/>
                <w:szCs w:val="20"/>
              </w:rPr>
              <w:t>20..9</w:t>
            </w:r>
          </w:p>
        </w:tc>
      </w:tr>
      <w:tr w:rsidR="007A1438" w:rsidRPr="005E588B" w14:paraId="352700CF" w14:textId="77777777" w:rsidTr="00E354D4">
        <w:trPr>
          <w:trHeight w:val="292"/>
        </w:trPr>
        <w:tc>
          <w:tcPr>
            <w:tcW w:w="1216" w:type="dxa"/>
            <w:vMerge/>
            <w:vAlign w:val="center"/>
            <w:hideMark/>
          </w:tcPr>
          <w:p w14:paraId="7C4A0521"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3EB3BA33"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West</w:t>
            </w:r>
          </w:p>
        </w:tc>
        <w:tc>
          <w:tcPr>
            <w:tcW w:w="1041" w:type="dxa"/>
            <w:shd w:val="clear" w:color="auto" w:fill="auto"/>
            <w:hideMark/>
          </w:tcPr>
          <w:p w14:paraId="0FFB1012"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5,317</w:t>
            </w:r>
          </w:p>
        </w:tc>
        <w:tc>
          <w:tcPr>
            <w:tcW w:w="1015" w:type="dxa"/>
            <w:shd w:val="clear" w:color="auto" w:fill="auto"/>
            <w:hideMark/>
          </w:tcPr>
          <w:p w14:paraId="2DA43857"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25.3</w:t>
            </w:r>
          </w:p>
        </w:tc>
        <w:tc>
          <w:tcPr>
            <w:tcW w:w="1041" w:type="dxa"/>
            <w:shd w:val="clear" w:color="auto" w:fill="auto"/>
            <w:noWrap/>
            <w:vAlign w:val="bottom"/>
            <w:hideMark/>
          </w:tcPr>
          <w:p w14:paraId="1012251E"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4,914</w:t>
            </w:r>
          </w:p>
        </w:tc>
        <w:tc>
          <w:tcPr>
            <w:tcW w:w="1015" w:type="dxa"/>
            <w:shd w:val="clear" w:color="auto" w:fill="auto"/>
            <w:noWrap/>
            <w:vAlign w:val="bottom"/>
            <w:hideMark/>
          </w:tcPr>
          <w:p w14:paraId="2326BCA1"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22.9</w:t>
            </w:r>
          </w:p>
        </w:tc>
        <w:tc>
          <w:tcPr>
            <w:tcW w:w="1041" w:type="dxa"/>
            <w:shd w:val="clear" w:color="auto" w:fill="auto"/>
            <w:noWrap/>
            <w:vAlign w:val="bottom"/>
            <w:hideMark/>
          </w:tcPr>
          <w:p w14:paraId="201F1FF7"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4,938</w:t>
            </w:r>
          </w:p>
        </w:tc>
        <w:tc>
          <w:tcPr>
            <w:tcW w:w="1015" w:type="dxa"/>
            <w:shd w:val="clear" w:color="auto" w:fill="auto"/>
            <w:noWrap/>
            <w:vAlign w:val="bottom"/>
            <w:hideMark/>
          </w:tcPr>
          <w:p w14:paraId="651A186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24.5</w:t>
            </w:r>
          </w:p>
        </w:tc>
      </w:tr>
      <w:tr w:rsidR="007A1438" w:rsidRPr="005E588B" w14:paraId="17FD7D48" w14:textId="77777777" w:rsidTr="00E354D4">
        <w:trPr>
          <w:trHeight w:val="292"/>
        </w:trPr>
        <w:tc>
          <w:tcPr>
            <w:tcW w:w="1216" w:type="dxa"/>
            <w:shd w:val="clear" w:color="auto" w:fill="auto"/>
            <w:noWrap/>
            <w:vAlign w:val="bottom"/>
            <w:hideMark/>
          </w:tcPr>
          <w:p w14:paraId="3456D36D" w14:textId="77777777" w:rsidR="007A1438" w:rsidRPr="005E588B" w:rsidRDefault="007A1438" w:rsidP="00E354D4">
            <w:pPr>
              <w:spacing w:after="0" w:line="240" w:lineRule="auto"/>
              <w:rPr>
                <w:rFonts w:eastAsia="Times New Roman" w:cs="Times New Roman"/>
                <w:b/>
                <w:bCs/>
                <w:color w:val="000000"/>
                <w:sz w:val="20"/>
                <w:szCs w:val="20"/>
              </w:rPr>
            </w:pPr>
            <w:r w:rsidRPr="005E588B">
              <w:rPr>
                <w:rFonts w:eastAsia="Times New Roman" w:cs="Times New Roman"/>
                <w:b/>
                <w:bCs/>
                <w:color w:val="000000"/>
                <w:sz w:val="20"/>
                <w:szCs w:val="20"/>
              </w:rPr>
              <w:t>All</w:t>
            </w:r>
          </w:p>
        </w:tc>
        <w:tc>
          <w:tcPr>
            <w:tcW w:w="1776" w:type="dxa"/>
            <w:shd w:val="clear" w:color="auto" w:fill="auto"/>
            <w:noWrap/>
            <w:vAlign w:val="bottom"/>
            <w:hideMark/>
          </w:tcPr>
          <w:p w14:paraId="01F9C85B" w14:textId="77777777" w:rsidR="007A1438" w:rsidRPr="005E588B" w:rsidRDefault="007A1438" w:rsidP="00E354D4">
            <w:pPr>
              <w:spacing w:after="0" w:line="240" w:lineRule="auto"/>
              <w:rPr>
                <w:rFonts w:eastAsia="Times New Roman" w:cs="Times New Roman"/>
                <w:b/>
                <w:bCs/>
                <w:color w:val="000000"/>
                <w:sz w:val="20"/>
                <w:szCs w:val="20"/>
              </w:rPr>
            </w:pPr>
          </w:p>
        </w:tc>
        <w:tc>
          <w:tcPr>
            <w:tcW w:w="1041" w:type="dxa"/>
            <w:shd w:val="clear" w:color="auto" w:fill="D9D9D9" w:themeFill="background1" w:themeFillShade="D9"/>
            <w:hideMark/>
          </w:tcPr>
          <w:p w14:paraId="6687F0AC"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21,009</w:t>
            </w:r>
          </w:p>
        </w:tc>
        <w:tc>
          <w:tcPr>
            <w:tcW w:w="1015" w:type="dxa"/>
            <w:shd w:val="clear" w:color="auto" w:fill="D9D9D9" w:themeFill="background1" w:themeFillShade="D9"/>
            <w:noWrap/>
            <w:vAlign w:val="bottom"/>
            <w:hideMark/>
          </w:tcPr>
          <w:p w14:paraId="0828D75F"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100</w:t>
            </w:r>
          </w:p>
        </w:tc>
        <w:tc>
          <w:tcPr>
            <w:tcW w:w="1041" w:type="dxa"/>
            <w:shd w:val="clear" w:color="auto" w:fill="D9D9D9" w:themeFill="background1" w:themeFillShade="D9"/>
            <w:hideMark/>
          </w:tcPr>
          <w:p w14:paraId="21DB1CAC"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21,458</w:t>
            </w:r>
          </w:p>
        </w:tc>
        <w:tc>
          <w:tcPr>
            <w:tcW w:w="1015" w:type="dxa"/>
            <w:shd w:val="clear" w:color="auto" w:fill="D9D9D9" w:themeFill="background1" w:themeFillShade="D9"/>
            <w:noWrap/>
            <w:vAlign w:val="bottom"/>
            <w:hideMark/>
          </w:tcPr>
          <w:p w14:paraId="6DE7BF0F"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100</w:t>
            </w:r>
          </w:p>
        </w:tc>
        <w:tc>
          <w:tcPr>
            <w:tcW w:w="1041" w:type="dxa"/>
            <w:shd w:val="clear" w:color="auto" w:fill="D9D9D9" w:themeFill="background1" w:themeFillShade="D9"/>
            <w:hideMark/>
          </w:tcPr>
          <w:p w14:paraId="6E9994B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20,137</w:t>
            </w:r>
          </w:p>
        </w:tc>
        <w:tc>
          <w:tcPr>
            <w:tcW w:w="1015" w:type="dxa"/>
            <w:shd w:val="clear" w:color="auto" w:fill="D9D9D9" w:themeFill="background1" w:themeFillShade="D9"/>
            <w:noWrap/>
            <w:vAlign w:val="bottom"/>
            <w:hideMark/>
          </w:tcPr>
          <w:p w14:paraId="14EB0A79"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100</w:t>
            </w:r>
          </w:p>
        </w:tc>
      </w:tr>
    </w:tbl>
    <w:p w14:paraId="72BBE4E8" w14:textId="77777777" w:rsidR="007A1438" w:rsidRDefault="007A1438" w:rsidP="007A1438"/>
    <w:p w14:paraId="2D498980" w14:textId="46A2170C" w:rsidR="007A1438" w:rsidRDefault="007A1438" w:rsidP="007A1438">
      <w:r>
        <w:t xml:space="preserve">We provide a comparison of the ECPP sample and CE samples in </w:t>
      </w:r>
      <w:r w:rsidR="00DA0AFC" w:rsidRPr="00DA0AFC">
        <w:t>Table</w:t>
      </w:r>
      <w:r w:rsidR="00DA0AFC" w:rsidRPr="00DA0AFC">
        <w:rPr>
          <w:b/>
          <w:i/>
          <w:sz w:val="20"/>
          <w:szCs w:val="20"/>
        </w:rPr>
        <w:t xml:space="preserve"> </w:t>
      </w:r>
      <w:r w:rsidR="00DA0AFC">
        <w:rPr>
          <w:noProof/>
          <w:szCs w:val="20"/>
        </w:rPr>
        <w:t>4</w:t>
      </w:r>
      <w:r w:rsidR="00DA0AFC">
        <w:rPr>
          <w:noProof/>
          <w:szCs w:val="20"/>
        </w:rPr>
        <w:noBreakHyphen/>
        <w:t>1</w:t>
      </w:r>
      <w:r>
        <w:t xml:space="preserve">. A notably higher proportion of children </w:t>
      </w:r>
      <w:r w:rsidR="002519EE">
        <w:t xml:space="preserve">less than </w:t>
      </w:r>
      <w:r w:rsidR="000F3601">
        <w:t xml:space="preserve">a </w:t>
      </w:r>
      <w:r w:rsidR="002519EE">
        <w:t xml:space="preserve">year old </w:t>
      </w:r>
      <w:r>
        <w:t xml:space="preserve">is seen in the ECPP compared to the CE samples (22 percent </w:t>
      </w:r>
      <w:r w:rsidR="000F3601">
        <w:t xml:space="preserve">vs. </w:t>
      </w:r>
      <w:r>
        <w:t>approximately 10 percent). Children in all samples are almost identical regarding their gender, race, or ethnicity. There is no substantial difference in terms of household demographic characteristics such as the number of young children (under six years), the number of older children (6 to 18 years), and the type of family (couple, single-female, single-male, or other).</w:t>
      </w:r>
      <w:r>
        <w:rPr>
          <w:rStyle w:val="FootnoteReference"/>
        </w:rPr>
        <w:footnoteReference w:id="38"/>
      </w:r>
      <w:r>
        <w:t xml:space="preserve"> There appears to be a lower proportion of families </w:t>
      </w:r>
      <w:r>
        <w:lastRenderedPageBreak/>
        <w:t>where both parents</w:t>
      </w:r>
      <w:r>
        <w:rPr>
          <w:rStyle w:val="FootnoteReference"/>
        </w:rPr>
        <w:footnoteReference w:id="39"/>
      </w:r>
      <w:r>
        <w:t xml:space="preserve"> are employed in the ECPP compared to the CE samples and a corresponding overrepresentation of families with only one employed parent. </w:t>
      </w:r>
    </w:p>
    <w:p w14:paraId="792CB8A8" w14:textId="535B0D43" w:rsidR="007A1438" w:rsidRDefault="007A1438" w:rsidP="007A1438">
      <w:r>
        <w:t>On the other hand, parental educational attainment (four categories) appears to be broadly similar across samples. We can also observe some differences concerning the distribution of households among the five income brackets. The lowest bracket (</w:t>
      </w:r>
      <w:r w:rsidR="000F3601">
        <w:t xml:space="preserve">annual income </w:t>
      </w:r>
      <w:r>
        <w:t>under $30,000) is underrepresented in the ECPP relative to the CE samples, while the middle ($60,000</w:t>
      </w:r>
      <w:r w:rsidR="000F3601">
        <w:t>–</w:t>
      </w:r>
      <w:r>
        <w:t>$100,000) and top ($150,000 or more) brackets seem overrepresented, especially</w:t>
      </w:r>
      <w:r w:rsidR="000F3601">
        <w:t xml:space="preserve"> when</w:t>
      </w:r>
      <w:r>
        <w:t xml:space="preserve"> compared to the CE Diary sample.</w:t>
      </w:r>
    </w:p>
    <w:p w14:paraId="43B4F7F9" w14:textId="1417BDF7" w:rsidR="007A1438" w:rsidRDefault="007A1438" w:rsidP="007A1438">
      <w:r>
        <w:t xml:space="preserve">On the whole, we assess that the samples are aligned well. Therefore, the ECPP can serve as the donor file to estimate the nonmarket care received from </w:t>
      </w:r>
      <w:proofErr w:type="spellStart"/>
      <w:r>
        <w:t>nonhousehold</w:t>
      </w:r>
      <w:proofErr w:type="spellEnd"/>
      <w:r>
        <w:t xml:space="preserve"> people by the consumer units. We next outline the method of imputation and discuss the quality of imputation.</w:t>
      </w:r>
    </w:p>
    <w:p w14:paraId="1099D783" w14:textId="77777777" w:rsidR="007A1438" w:rsidRDefault="007A1438" w:rsidP="007A1438">
      <w:pPr>
        <w:pStyle w:val="Heading3"/>
      </w:pPr>
      <w:bookmarkStart w:id="89" w:name="_Toc158095507"/>
      <w:r>
        <w:t>Models and results</w:t>
      </w:r>
      <w:bookmarkEnd w:id="89"/>
    </w:p>
    <w:p w14:paraId="78ED7E13" w14:textId="3680BD51" w:rsidR="007A1438" w:rsidRDefault="007A1438" w:rsidP="007A1438">
      <w:r>
        <w:t xml:space="preserve">For the imputation of care received by </w:t>
      </w:r>
      <w:r w:rsidR="00232BD5">
        <w:t>household members</w:t>
      </w:r>
      <w:r>
        <w:t xml:space="preserve">, we use a modified two-part model to </w:t>
      </w:r>
      <w:r w:rsidR="009E0422">
        <w:t xml:space="preserve">find </w:t>
      </w:r>
      <w:r>
        <w:t xml:space="preserve">the probability that a member </w:t>
      </w:r>
      <w:r w:rsidR="00DE493D">
        <w:t xml:space="preserve">of the consumer unit </w:t>
      </w:r>
      <w:r>
        <w:t xml:space="preserve">will receive </w:t>
      </w:r>
      <w:r w:rsidR="00DE493D">
        <w:t xml:space="preserve">nonmarket </w:t>
      </w:r>
      <w:r>
        <w:t xml:space="preserve">care </w:t>
      </w:r>
      <w:r w:rsidR="00DE493D">
        <w:t xml:space="preserve">from people outside the unit </w:t>
      </w:r>
      <w:r>
        <w:t xml:space="preserve">and how many hours of </w:t>
      </w:r>
      <w:r w:rsidR="00DE493D">
        <w:t xml:space="preserve">such </w:t>
      </w:r>
      <w:r>
        <w:t xml:space="preserve">care they would receive on average. </w:t>
      </w:r>
      <w:r w:rsidR="00232BD5">
        <w:t>First, t</w:t>
      </w:r>
      <w:r>
        <w:t xml:space="preserve">he </w:t>
      </w:r>
      <w:r w:rsidR="00232BD5">
        <w:t>likelihood</w:t>
      </w:r>
      <w:r>
        <w:t xml:space="preserve"> of receiving care is modeled using a binomial logit model, such that:</w:t>
      </w:r>
    </w:p>
    <w:p w14:paraId="4A0A95AA" w14:textId="77777777" w:rsidR="007A1438" w:rsidRPr="000C31FA" w:rsidRDefault="007A1438" w:rsidP="007A1438">
      <m:oMathPara>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x</m:t>
              </m:r>
            </m:e>
          </m:d>
          <m:r>
            <w:rPr>
              <w:rFonts w:ascii="Cambria Math" w:hAnsi="Cambria Math"/>
            </w:rPr>
            <m:t>=</m:t>
          </m:r>
          <m:r>
            <m:rPr>
              <m:sty m:val="p"/>
            </m:rPr>
            <w:rPr>
              <w:rFonts w:ascii="Cambria Math" w:hAnsi="Cambria Math"/>
            </w:rPr>
            <m:t>Λ</m:t>
          </m:r>
          <m:r>
            <w:rPr>
              <w:rFonts w:ascii="Cambria Math" w:hAnsi="Cambria Math"/>
            </w:rPr>
            <m:t>(x</m:t>
          </m:r>
          <m:r>
            <m:rPr>
              <m:sty m:val="p"/>
            </m:rPr>
            <w:rPr>
              <w:rFonts w:ascii="Cambria Math" w:hAnsi="Cambria Math"/>
            </w:rPr>
            <m:t>γ</m:t>
          </m:r>
          <m:r>
            <w:rPr>
              <w:rFonts w:ascii="Cambria Math" w:hAnsi="Cambria Math"/>
            </w:rPr>
            <m:t>)</m:t>
          </m:r>
        </m:oMath>
      </m:oMathPara>
    </w:p>
    <w:p w14:paraId="131C70DA" w14:textId="77777777" w:rsidR="007A1438" w:rsidRDefault="007A1438" w:rsidP="007A1438">
      <w:r>
        <w:t xml:space="preserve">The second part models the hours of care received as a Poisson model, using only the subsample that received care. We can express the mean values of hours as </w:t>
      </w:r>
    </w:p>
    <w:p w14:paraId="452229B8" w14:textId="77777777" w:rsidR="007A1438" w:rsidRPr="006B1DE6" w:rsidRDefault="007A1438" w:rsidP="007A1438">
      <w:pPr>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xβ</m:t>
                  </m:r>
                </m:e>
              </m:d>
            </m:e>
          </m:func>
          <m:r>
            <w:rPr>
              <w:rFonts w:ascii="Cambria Math" w:hAnsi="Cambria Math"/>
            </w:rPr>
            <m:t xml:space="preserve"> if d=1</m:t>
          </m:r>
        </m:oMath>
      </m:oMathPara>
    </w:p>
    <w:p w14:paraId="4AA75F78" w14:textId="3AC2B855" w:rsidR="007A1438" w:rsidRDefault="007A1438" w:rsidP="007A1438">
      <w:pPr>
        <w:rPr>
          <w:rFonts w:eastAsiaTheme="minorEastAsia"/>
        </w:rPr>
      </w:pPr>
      <w:r>
        <w:t xml:space="preserve">For the imputation in the CE survey, we determine if a member of the consumer unit received any kind of external care using a random draw from a Bernoulli distribution based on the predicted probability </w:t>
      </w:r>
      <m:oMath>
        <m:r>
          <m:rPr>
            <m:sty m:val="p"/>
          </m:rPr>
          <w:rPr>
            <w:rFonts w:ascii="Cambria Math" w:hAnsi="Cambria Math"/>
          </w:rPr>
          <m:t>Λ</m:t>
        </m:r>
        <m:r>
          <w:rPr>
            <w:rFonts w:ascii="Cambria Math" w:hAnsi="Cambria Math"/>
          </w:rPr>
          <m:t>(x</m:t>
        </m:r>
        <m:acc>
          <m:accPr>
            <m:ctrlPr>
              <w:rPr>
                <w:rFonts w:ascii="Cambria Math" w:hAnsi="Cambria Math"/>
                <w:i/>
              </w:rPr>
            </m:ctrlPr>
          </m:accPr>
          <m:e>
            <m:r>
              <w:rPr>
                <w:rFonts w:ascii="Cambria Math" w:hAnsi="Cambria Math"/>
              </w:rPr>
              <m:t>γ</m:t>
            </m:r>
          </m:e>
        </m:acc>
        <m:r>
          <w:rPr>
            <w:rFonts w:ascii="Cambria Math" w:hAnsi="Cambria Math"/>
          </w:rPr>
          <m:t>)</m:t>
        </m:r>
      </m:oMath>
      <w:r>
        <w:rPr>
          <w:rFonts w:eastAsiaTheme="minorEastAsia"/>
        </w:rPr>
        <w:t>. This approach is similar to stochastic imputation but based on a binomial model</w:t>
      </w:r>
      <w:r w:rsidR="00232BD5">
        <w:rPr>
          <w:rFonts w:eastAsiaTheme="minorEastAsia"/>
        </w:rPr>
        <w:t>. It</w:t>
      </w:r>
      <w:r>
        <w:rPr>
          <w:rFonts w:eastAsiaTheme="minorEastAsia"/>
        </w:rPr>
        <w:t xml:space="preserve"> has shown good performance in </w:t>
      </w:r>
      <w:r w:rsidR="00232BD5">
        <w:rPr>
          <w:rFonts w:eastAsiaTheme="minorEastAsia"/>
        </w:rPr>
        <w:t>replicating the recipient individuals' characteristic</w:t>
      </w:r>
      <w:r>
        <w:rPr>
          <w:rFonts w:eastAsiaTheme="minorEastAsia"/>
        </w:rPr>
        <w:t>s in the donor sample.</w:t>
      </w:r>
    </w:p>
    <w:p w14:paraId="12066074" w14:textId="3F24A415" w:rsidR="007A1438" w:rsidRDefault="007A1438" w:rsidP="007A1438">
      <w:r>
        <w:rPr>
          <w:rFonts w:eastAsiaTheme="minorEastAsia"/>
        </w:rPr>
        <w:t xml:space="preserve">Turning to the imputation of hours received, we use a predicted mean from the Poisson model, which is given by </w:t>
      </w:r>
      <m:oMath>
        <m:r>
          <m:rPr>
            <m:sty m:val="p"/>
          </m:rPr>
          <w:rPr>
            <w:rFonts w:ascii="Cambria Math" w:eastAsiaTheme="minorEastAsia" w:hAnsi="Cambria Math"/>
          </w:rPr>
          <m:t>exp⁡</m:t>
        </m:r>
        <m:r>
          <w:rPr>
            <w:rFonts w:ascii="Cambria Math" w:eastAsiaTheme="minorEastAsia" w:hAnsi="Cambria Math"/>
          </w:rPr>
          <m:t>(x</m:t>
        </m:r>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oMath>
      <w:r>
        <w:rPr>
          <w:rFonts w:eastAsiaTheme="minorEastAsia"/>
        </w:rPr>
        <w:t xml:space="preserve">. While conditional mean imputation is known for </w:t>
      </w:r>
      <w:r w:rsidR="00232BD5">
        <w:rPr>
          <w:rFonts w:eastAsiaTheme="minorEastAsia"/>
        </w:rPr>
        <w:t>reducing</w:t>
      </w:r>
      <w:r>
        <w:rPr>
          <w:rFonts w:eastAsiaTheme="minorEastAsia"/>
        </w:rPr>
        <w:t xml:space="preserve"> the variation </w:t>
      </w:r>
      <w:r w:rsidR="00232BD5">
        <w:rPr>
          <w:rFonts w:eastAsiaTheme="minorEastAsia"/>
        </w:rPr>
        <w:t>in</w:t>
      </w:r>
      <w:r>
        <w:rPr>
          <w:rFonts w:eastAsiaTheme="minorEastAsia"/>
        </w:rPr>
        <w:t xml:space="preserve"> the imputed data (as shown for other time components), it remains the best approach that minimizes the root</w:t>
      </w:r>
      <w:r w:rsidR="009E0422">
        <w:rPr>
          <w:rFonts w:eastAsiaTheme="minorEastAsia"/>
        </w:rPr>
        <w:t>-</w:t>
      </w:r>
      <w:r>
        <w:rPr>
          <w:rFonts w:eastAsiaTheme="minorEastAsia"/>
        </w:rPr>
        <w:t>mean</w:t>
      </w:r>
      <w:r w:rsidR="009E0422">
        <w:rPr>
          <w:rFonts w:eastAsiaTheme="minorEastAsia"/>
        </w:rPr>
        <w:t>-</w:t>
      </w:r>
      <w:r>
        <w:rPr>
          <w:rFonts w:eastAsiaTheme="minorEastAsia"/>
        </w:rPr>
        <w:t>squared error compared to other methods. In addition, t</w:t>
      </w:r>
      <w:r>
        <w:t xml:space="preserve">he group of households that receive the type of care we seek to impute is relatively small. In the CE samples, households with preschoolers constitute </w:t>
      </w:r>
      <w:r>
        <w:lastRenderedPageBreak/>
        <w:t xml:space="preserve">about 13 percent of the total number of consumer units. As we show below, the ECPP indicates that preschoolers receiving regular care from kith and kin </w:t>
      </w:r>
      <w:r w:rsidR="00232BD5">
        <w:t>who are not members of the household constitute under 10 percent of all children under</w:t>
      </w:r>
      <w:r>
        <w:t xml:space="preserve"> six. Further, our examination of the ECPP microdata showed notable differences among population subgroups of preschoolers in the recipiency rate. These characteristics of the problem suggest that a prediction method with </w:t>
      </w:r>
      <w:r w:rsidR="00C243C8">
        <w:t>“</w:t>
      </w:r>
      <w:r>
        <w:t>noise</w:t>
      </w:r>
      <w:r w:rsidR="00C243C8">
        <w:t>”</w:t>
      </w:r>
      <w:r>
        <w:t xml:space="preserve"> and a straightforward technique of replicating conditional averages would be sufficient to arrive at reasonably accurate estimates of incidence and duration of care.</w:t>
      </w:r>
    </w:p>
    <w:p w14:paraId="19AEFE29" w14:textId="79DB00BA" w:rsidR="007A1438" w:rsidRDefault="007A1438" w:rsidP="007A1438">
      <w:r>
        <w:t>We began the imputation procedure by estimating, using the ECPP data, the likelihood of a child under six receiving nonmarket care from outside the household</w:t>
      </w:r>
      <w:r w:rsidR="009E0422">
        <w:t>,</w:t>
      </w:r>
      <w:r>
        <w:t xml:space="preserve"> conditional on the relevant characteristics—derived from categorical variables already outlined in </w:t>
      </w:r>
      <w:r w:rsidR="00DA0AFC" w:rsidRPr="006457FF">
        <w:rPr>
          <w:szCs w:val="20"/>
        </w:rPr>
        <w:t>Table</w:t>
      </w:r>
      <w:r w:rsidR="00DA0AFC" w:rsidRPr="00DA0AFC">
        <w:rPr>
          <w:b/>
          <w:i/>
          <w:szCs w:val="20"/>
        </w:rPr>
        <w:t xml:space="preserve"> </w:t>
      </w:r>
      <w:r w:rsidR="00DA0AFC">
        <w:rPr>
          <w:noProof/>
          <w:szCs w:val="20"/>
        </w:rPr>
        <w:t>4</w:t>
      </w:r>
      <w:r w:rsidR="00DA0AFC">
        <w:rPr>
          <w:noProof/>
          <w:szCs w:val="20"/>
        </w:rPr>
        <w:noBreakHyphen/>
        <w:t>1</w:t>
      </w:r>
      <w:r>
        <w:rPr>
          <w:rFonts w:cs="Times New Roman"/>
        </w:rPr>
        <w:t>—</w:t>
      </w:r>
      <w:r>
        <w:t>of the child, their parents</w:t>
      </w:r>
      <w:r w:rsidR="00232BD5">
        <w:t>,</w:t>
      </w:r>
      <w:r>
        <w:t xml:space="preserve"> and their household. We list the dummy variables and the estimation results in </w:t>
      </w:r>
      <w:r w:rsidR="00DA0AFC">
        <w:t xml:space="preserve">Table </w:t>
      </w:r>
      <w:r w:rsidR="00DA0AFC">
        <w:rPr>
          <w:noProof/>
        </w:rPr>
        <w:t>4</w:t>
      </w:r>
      <w:r w:rsidR="00DA0AFC">
        <w:noBreakHyphen/>
      </w:r>
      <w:r w:rsidR="00DA0AFC">
        <w:rPr>
          <w:noProof/>
        </w:rPr>
        <w:t>2</w:t>
      </w:r>
      <w:r>
        <w:t xml:space="preserve">. Survey weights in the ECPP were used to generate the estimates in the table. </w:t>
      </w:r>
    </w:p>
    <w:p w14:paraId="786F3141" w14:textId="77777777" w:rsidR="00807678" w:rsidRDefault="00807678">
      <w:pPr>
        <w:spacing w:after="0" w:line="240" w:lineRule="auto"/>
        <w:rPr>
          <w:b/>
          <w:iCs/>
          <w:color w:val="000000" w:themeColor="text1"/>
          <w:sz w:val="20"/>
          <w:szCs w:val="18"/>
        </w:rPr>
      </w:pPr>
      <w:bookmarkStart w:id="90" w:name="_Ref127197692"/>
      <w:r>
        <w:br w:type="page"/>
      </w:r>
    </w:p>
    <w:p w14:paraId="69593153" w14:textId="03E7CDA1" w:rsidR="007A1438" w:rsidRDefault="007A1438" w:rsidP="007A1438">
      <w:pPr>
        <w:pStyle w:val="Caption"/>
        <w:keepNext/>
      </w:pPr>
      <w:bookmarkStart w:id="91" w:name="_Toc158095548"/>
      <w:r>
        <w:lastRenderedPageBreak/>
        <w:t xml:space="preserve">Table </w:t>
      </w:r>
      <w:fldSimple w:instr=" STYLEREF 1 \s ">
        <w:r w:rsidR="006C1E92">
          <w:rPr>
            <w:noProof/>
          </w:rPr>
          <w:t>4</w:t>
        </w:r>
      </w:fldSimple>
      <w:r w:rsidR="006C1E92">
        <w:noBreakHyphen/>
      </w:r>
      <w:fldSimple w:instr=" SEQ Table \* ARABIC \s 1 ">
        <w:r w:rsidR="006C1E92">
          <w:rPr>
            <w:noProof/>
          </w:rPr>
          <w:t>2</w:t>
        </w:r>
      </w:fldSimple>
      <w:bookmarkEnd w:id="90"/>
      <w:r w:rsidR="009E0422">
        <w:t xml:space="preserve"> </w:t>
      </w:r>
      <w:r>
        <w:t xml:space="preserve">Estimates </w:t>
      </w:r>
      <w:r w:rsidR="009E0422">
        <w:t xml:space="preserve">of the </w:t>
      </w:r>
      <w:r w:rsidR="003255D7">
        <w:t>b</w:t>
      </w:r>
      <w:r w:rsidR="009E0422">
        <w:t xml:space="preserve">inary </w:t>
      </w:r>
      <w:r w:rsidR="003255D7">
        <w:t>l</w:t>
      </w:r>
      <w:r w:rsidR="009E0422">
        <w:t xml:space="preserve">ogit </w:t>
      </w:r>
      <w:r w:rsidR="003255D7">
        <w:t>m</w:t>
      </w:r>
      <w:r w:rsidR="009E0422">
        <w:t>odel (</w:t>
      </w:r>
      <w:r w:rsidR="003255D7">
        <w:t>d</w:t>
      </w:r>
      <w:r w:rsidR="009E0422">
        <w:t xml:space="preserve">ependent </w:t>
      </w:r>
      <w:r w:rsidR="003255D7">
        <w:t>v</w:t>
      </w:r>
      <w:r w:rsidR="009E0422">
        <w:t xml:space="preserve">ariable is the </w:t>
      </w:r>
      <w:r w:rsidR="003255D7">
        <w:t>r</w:t>
      </w:r>
      <w:r w:rsidR="009E0422">
        <w:t xml:space="preserve">ecipiency of </w:t>
      </w:r>
      <w:r w:rsidR="003255D7">
        <w:t>c</w:t>
      </w:r>
      <w:r w:rsidR="009E0422">
        <w:t xml:space="preserve">are by a </w:t>
      </w:r>
      <w:r w:rsidR="003255D7">
        <w:t>c</w:t>
      </w:r>
      <w:r w:rsidR="009E0422">
        <w:t xml:space="preserve">hild </w:t>
      </w:r>
      <w:r w:rsidR="003255D7">
        <w:t>u</w:t>
      </w:r>
      <w:r w:rsidR="009E0422">
        <w:t xml:space="preserve">nder </w:t>
      </w:r>
      <w:r w:rsidR="003255D7">
        <w:t>s</w:t>
      </w:r>
      <w:r w:rsidR="009E0422">
        <w:t xml:space="preserve">ix </w:t>
      </w:r>
      <w:r w:rsidR="003255D7">
        <w:t>y</w:t>
      </w:r>
      <w:r w:rsidR="009E0422">
        <w:t>ears)</w:t>
      </w:r>
      <w:bookmarkEnd w:id="91"/>
    </w:p>
    <w:tbl>
      <w:tblPr>
        <w:tblW w:w="6200" w:type="dxa"/>
        <w:jc w:val="center"/>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3460"/>
        <w:gridCol w:w="1220"/>
        <w:gridCol w:w="1520"/>
      </w:tblGrid>
      <w:tr w:rsidR="007A1438" w:rsidRPr="00337CF1" w14:paraId="6DA32B9C" w14:textId="77777777" w:rsidTr="00E354D4">
        <w:trPr>
          <w:trHeight w:val="292"/>
          <w:tblHeader/>
          <w:jc w:val="center"/>
        </w:trPr>
        <w:tc>
          <w:tcPr>
            <w:tcW w:w="3460" w:type="dxa"/>
            <w:tcBorders>
              <w:top w:val="single" w:sz="4" w:space="0" w:color="auto"/>
              <w:bottom w:val="single" w:sz="4" w:space="0" w:color="auto"/>
            </w:tcBorders>
            <w:shd w:val="clear" w:color="auto" w:fill="auto"/>
            <w:noWrap/>
            <w:vAlign w:val="bottom"/>
            <w:hideMark/>
          </w:tcPr>
          <w:p w14:paraId="1DC63377" w14:textId="77777777" w:rsidR="007A1438" w:rsidRPr="00337CF1" w:rsidRDefault="007A1438" w:rsidP="00E354D4">
            <w:pPr>
              <w:spacing w:after="0" w:line="240" w:lineRule="auto"/>
              <w:jc w:val="center"/>
              <w:rPr>
                <w:rFonts w:eastAsia="Times New Roman" w:cs="Times New Roman"/>
                <w:b/>
                <w:bCs/>
                <w:color w:val="000000"/>
                <w:sz w:val="20"/>
                <w:szCs w:val="20"/>
              </w:rPr>
            </w:pPr>
            <w:r w:rsidRPr="00337CF1">
              <w:rPr>
                <w:rFonts w:eastAsia="Times New Roman" w:cs="Times New Roman"/>
                <w:b/>
                <w:bCs/>
                <w:color w:val="000000"/>
                <w:sz w:val="20"/>
                <w:szCs w:val="20"/>
              </w:rPr>
              <w:t>Variable</w:t>
            </w:r>
          </w:p>
        </w:tc>
        <w:tc>
          <w:tcPr>
            <w:tcW w:w="1220" w:type="dxa"/>
            <w:tcBorders>
              <w:top w:val="single" w:sz="4" w:space="0" w:color="auto"/>
              <w:bottom w:val="single" w:sz="4" w:space="0" w:color="auto"/>
            </w:tcBorders>
            <w:shd w:val="clear" w:color="auto" w:fill="auto"/>
            <w:noWrap/>
            <w:vAlign w:val="bottom"/>
            <w:hideMark/>
          </w:tcPr>
          <w:p w14:paraId="57B12ECD" w14:textId="77777777" w:rsidR="007A1438" w:rsidRPr="00337CF1" w:rsidRDefault="007A1438" w:rsidP="00E354D4">
            <w:pPr>
              <w:spacing w:after="0" w:line="240" w:lineRule="auto"/>
              <w:jc w:val="center"/>
              <w:rPr>
                <w:rFonts w:eastAsia="Times New Roman" w:cs="Times New Roman"/>
                <w:b/>
                <w:bCs/>
                <w:color w:val="000000"/>
                <w:sz w:val="20"/>
                <w:szCs w:val="20"/>
              </w:rPr>
            </w:pPr>
            <w:r w:rsidRPr="00337CF1">
              <w:rPr>
                <w:rFonts w:eastAsia="Times New Roman" w:cs="Times New Roman"/>
                <w:b/>
                <w:bCs/>
                <w:color w:val="000000"/>
                <w:sz w:val="20"/>
                <w:szCs w:val="20"/>
              </w:rPr>
              <w:t>Estimate</w:t>
            </w:r>
          </w:p>
        </w:tc>
        <w:tc>
          <w:tcPr>
            <w:tcW w:w="1520" w:type="dxa"/>
            <w:tcBorders>
              <w:top w:val="single" w:sz="4" w:space="0" w:color="auto"/>
              <w:bottom w:val="single" w:sz="4" w:space="0" w:color="auto"/>
            </w:tcBorders>
            <w:shd w:val="clear" w:color="auto" w:fill="auto"/>
            <w:noWrap/>
            <w:vAlign w:val="bottom"/>
            <w:hideMark/>
          </w:tcPr>
          <w:p w14:paraId="435D4EC1" w14:textId="77777777" w:rsidR="007A1438" w:rsidRPr="00337CF1" w:rsidRDefault="007A1438" w:rsidP="00E354D4">
            <w:pPr>
              <w:spacing w:after="0" w:line="240" w:lineRule="auto"/>
              <w:jc w:val="center"/>
              <w:rPr>
                <w:rFonts w:eastAsia="Times New Roman" w:cs="Times New Roman"/>
                <w:b/>
                <w:bCs/>
                <w:color w:val="000000"/>
                <w:sz w:val="20"/>
                <w:szCs w:val="20"/>
              </w:rPr>
            </w:pPr>
            <w:r w:rsidRPr="00337CF1">
              <w:rPr>
                <w:rFonts w:eastAsia="Times New Roman" w:cs="Times New Roman"/>
                <w:b/>
                <w:bCs/>
                <w:color w:val="000000"/>
                <w:sz w:val="20"/>
                <w:szCs w:val="20"/>
              </w:rPr>
              <w:t>Standard error</w:t>
            </w:r>
          </w:p>
        </w:tc>
      </w:tr>
      <w:tr w:rsidR="007A1438" w:rsidRPr="00337CF1" w14:paraId="72D38B0F" w14:textId="77777777" w:rsidTr="004972D2">
        <w:trPr>
          <w:trHeight w:val="292"/>
          <w:jc w:val="center"/>
        </w:trPr>
        <w:tc>
          <w:tcPr>
            <w:tcW w:w="3460" w:type="dxa"/>
            <w:tcBorders>
              <w:top w:val="single" w:sz="4" w:space="0" w:color="auto"/>
            </w:tcBorders>
            <w:shd w:val="clear" w:color="auto" w:fill="D9D9D9" w:themeFill="background1" w:themeFillShade="D9"/>
            <w:noWrap/>
            <w:vAlign w:val="bottom"/>
            <w:hideMark/>
          </w:tcPr>
          <w:p w14:paraId="27CCF649" w14:textId="77777777" w:rsidR="007A1438" w:rsidRPr="00337CF1" w:rsidRDefault="007A1438" w:rsidP="00E354D4">
            <w:pPr>
              <w:spacing w:after="0" w:line="240" w:lineRule="auto"/>
              <w:rPr>
                <w:rFonts w:eastAsia="Times New Roman" w:cs="Times New Roman"/>
                <w:color w:val="000000"/>
                <w:sz w:val="20"/>
                <w:szCs w:val="20"/>
              </w:rPr>
            </w:pPr>
            <w:r w:rsidRPr="00337CF1">
              <w:rPr>
                <w:rFonts w:eastAsia="Times New Roman" w:cs="Times New Roman"/>
                <w:color w:val="000000"/>
                <w:sz w:val="20"/>
                <w:szCs w:val="20"/>
              </w:rPr>
              <w:t>Intercept</w:t>
            </w:r>
          </w:p>
        </w:tc>
        <w:tc>
          <w:tcPr>
            <w:tcW w:w="1220" w:type="dxa"/>
            <w:tcBorders>
              <w:top w:val="single" w:sz="4" w:space="0" w:color="auto"/>
            </w:tcBorders>
            <w:shd w:val="clear" w:color="auto" w:fill="D9D9D9" w:themeFill="background1" w:themeFillShade="D9"/>
            <w:noWrap/>
            <w:vAlign w:val="bottom"/>
            <w:hideMark/>
          </w:tcPr>
          <w:p w14:paraId="7D1116AC"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-2.468</w:t>
            </w:r>
            <w:r>
              <w:rPr>
                <w:rFonts w:eastAsia="Times New Roman" w:cs="Times New Roman"/>
                <w:color w:val="000000"/>
                <w:sz w:val="20"/>
                <w:szCs w:val="20"/>
              </w:rPr>
              <w:t>**</w:t>
            </w:r>
          </w:p>
        </w:tc>
        <w:tc>
          <w:tcPr>
            <w:tcW w:w="1520" w:type="dxa"/>
            <w:tcBorders>
              <w:top w:val="single" w:sz="4" w:space="0" w:color="auto"/>
            </w:tcBorders>
            <w:shd w:val="clear" w:color="auto" w:fill="D9D9D9" w:themeFill="background1" w:themeFillShade="D9"/>
            <w:noWrap/>
            <w:vAlign w:val="bottom"/>
            <w:hideMark/>
          </w:tcPr>
          <w:p w14:paraId="139FC19E"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0.211</w:t>
            </w:r>
          </w:p>
        </w:tc>
      </w:tr>
      <w:tr w:rsidR="007A1438" w:rsidRPr="00337CF1" w14:paraId="0DC4174D" w14:textId="77777777" w:rsidTr="00E354D4">
        <w:trPr>
          <w:trHeight w:val="583"/>
          <w:jc w:val="center"/>
        </w:trPr>
        <w:tc>
          <w:tcPr>
            <w:tcW w:w="3460" w:type="dxa"/>
            <w:shd w:val="clear" w:color="auto" w:fill="auto"/>
            <w:vAlign w:val="bottom"/>
            <w:hideMark/>
          </w:tcPr>
          <w:p w14:paraId="388AB549" w14:textId="77777777" w:rsidR="007A1438" w:rsidRPr="00337CF1" w:rsidRDefault="007A1438" w:rsidP="00E354D4">
            <w:pPr>
              <w:spacing w:after="0" w:line="240" w:lineRule="auto"/>
              <w:rPr>
                <w:rFonts w:eastAsia="Times New Roman" w:cs="Times New Roman"/>
                <w:b/>
                <w:bCs/>
                <w:color w:val="000000"/>
                <w:sz w:val="20"/>
                <w:szCs w:val="20"/>
              </w:rPr>
            </w:pPr>
            <w:r w:rsidRPr="00337CF1">
              <w:rPr>
                <w:rFonts w:eastAsia="Times New Roman" w:cs="Times New Roman"/>
                <w:b/>
                <w:bCs/>
                <w:color w:val="000000"/>
                <w:sz w:val="20"/>
                <w:szCs w:val="20"/>
              </w:rPr>
              <w:t xml:space="preserve">Race/Ethnicity </w:t>
            </w:r>
            <w:r w:rsidRPr="00337CF1">
              <w:rPr>
                <w:rFonts w:eastAsia="Times New Roman" w:cs="Times New Roman"/>
                <w:color w:val="000000"/>
                <w:sz w:val="20"/>
                <w:szCs w:val="20"/>
              </w:rPr>
              <w:t>(reference group is non-Hispanic white)</w:t>
            </w:r>
          </w:p>
        </w:tc>
        <w:tc>
          <w:tcPr>
            <w:tcW w:w="1220" w:type="dxa"/>
            <w:shd w:val="clear" w:color="auto" w:fill="auto"/>
            <w:noWrap/>
            <w:vAlign w:val="bottom"/>
            <w:hideMark/>
          </w:tcPr>
          <w:p w14:paraId="3C598EA8" w14:textId="77777777" w:rsidR="007A1438" w:rsidRPr="00337CF1" w:rsidRDefault="007A1438" w:rsidP="00E354D4">
            <w:pPr>
              <w:spacing w:after="0" w:line="240" w:lineRule="auto"/>
              <w:rPr>
                <w:rFonts w:eastAsia="Times New Roman" w:cs="Times New Roman"/>
                <w:b/>
                <w:bCs/>
                <w:color w:val="000000"/>
                <w:sz w:val="20"/>
                <w:szCs w:val="20"/>
              </w:rPr>
            </w:pPr>
          </w:p>
        </w:tc>
        <w:tc>
          <w:tcPr>
            <w:tcW w:w="1520" w:type="dxa"/>
            <w:shd w:val="clear" w:color="auto" w:fill="auto"/>
            <w:noWrap/>
            <w:vAlign w:val="bottom"/>
            <w:hideMark/>
          </w:tcPr>
          <w:p w14:paraId="52C29467" w14:textId="77777777" w:rsidR="007A1438" w:rsidRPr="00337CF1" w:rsidRDefault="007A1438" w:rsidP="00E354D4">
            <w:pPr>
              <w:spacing w:after="0" w:line="240" w:lineRule="auto"/>
              <w:jc w:val="right"/>
              <w:rPr>
                <w:rFonts w:eastAsia="Times New Roman" w:cs="Times New Roman"/>
                <w:sz w:val="20"/>
                <w:szCs w:val="20"/>
              </w:rPr>
            </w:pPr>
          </w:p>
        </w:tc>
      </w:tr>
      <w:tr w:rsidR="007A1438" w:rsidRPr="00337CF1" w14:paraId="30296B07" w14:textId="77777777" w:rsidTr="004972D2">
        <w:trPr>
          <w:trHeight w:val="292"/>
          <w:jc w:val="center"/>
        </w:trPr>
        <w:tc>
          <w:tcPr>
            <w:tcW w:w="3460" w:type="dxa"/>
            <w:shd w:val="clear" w:color="auto" w:fill="D9D9D9" w:themeFill="background1" w:themeFillShade="D9"/>
            <w:noWrap/>
            <w:vAlign w:val="bottom"/>
            <w:hideMark/>
          </w:tcPr>
          <w:p w14:paraId="36BE9D52" w14:textId="77777777" w:rsidR="007A1438" w:rsidRPr="00337CF1" w:rsidRDefault="007A1438" w:rsidP="00E354D4">
            <w:pPr>
              <w:spacing w:after="0" w:line="240" w:lineRule="auto"/>
              <w:ind w:firstLineChars="100" w:firstLine="200"/>
              <w:rPr>
                <w:rFonts w:eastAsia="Times New Roman" w:cs="Times New Roman"/>
                <w:color w:val="000000"/>
                <w:sz w:val="20"/>
                <w:szCs w:val="20"/>
              </w:rPr>
            </w:pPr>
            <w:r w:rsidRPr="00337CF1">
              <w:rPr>
                <w:rFonts w:eastAsia="Times New Roman" w:cs="Times New Roman"/>
                <w:color w:val="000000"/>
                <w:sz w:val="20"/>
                <w:szCs w:val="20"/>
              </w:rPr>
              <w:t>Black</w:t>
            </w:r>
          </w:p>
        </w:tc>
        <w:tc>
          <w:tcPr>
            <w:tcW w:w="1220" w:type="dxa"/>
            <w:shd w:val="clear" w:color="auto" w:fill="D9D9D9" w:themeFill="background1" w:themeFillShade="D9"/>
            <w:noWrap/>
            <w:vAlign w:val="bottom"/>
            <w:hideMark/>
          </w:tcPr>
          <w:p w14:paraId="49A61D0B"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-0.244</w:t>
            </w:r>
          </w:p>
        </w:tc>
        <w:tc>
          <w:tcPr>
            <w:tcW w:w="1520" w:type="dxa"/>
            <w:shd w:val="clear" w:color="auto" w:fill="D9D9D9" w:themeFill="background1" w:themeFillShade="D9"/>
            <w:noWrap/>
            <w:vAlign w:val="bottom"/>
            <w:hideMark/>
          </w:tcPr>
          <w:p w14:paraId="04B50910"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0.264</w:t>
            </w:r>
          </w:p>
        </w:tc>
      </w:tr>
      <w:tr w:rsidR="007A1438" w:rsidRPr="00337CF1" w14:paraId="5C1913D7" w14:textId="77777777" w:rsidTr="00E354D4">
        <w:trPr>
          <w:trHeight w:val="292"/>
          <w:jc w:val="center"/>
        </w:trPr>
        <w:tc>
          <w:tcPr>
            <w:tcW w:w="3460" w:type="dxa"/>
            <w:shd w:val="clear" w:color="auto" w:fill="auto"/>
            <w:noWrap/>
            <w:vAlign w:val="bottom"/>
            <w:hideMark/>
          </w:tcPr>
          <w:p w14:paraId="3FFBB892" w14:textId="77777777" w:rsidR="007A1438" w:rsidRPr="00337CF1" w:rsidRDefault="007A1438" w:rsidP="00E354D4">
            <w:pPr>
              <w:spacing w:after="0" w:line="240" w:lineRule="auto"/>
              <w:ind w:firstLineChars="100" w:firstLine="200"/>
              <w:rPr>
                <w:rFonts w:eastAsia="Times New Roman" w:cs="Times New Roman"/>
                <w:color w:val="000000"/>
                <w:sz w:val="20"/>
                <w:szCs w:val="20"/>
              </w:rPr>
            </w:pPr>
            <w:r w:rsidRPr="00337CF1">
              <w:rPr>
                <w:rFonts w:eastAsia="Times New Roman" w:cs="Times New Roman"/>
                <w:color w:val="000000"/>
                <w:sz w:val="20"/>
                <w:szCs w:val="20"/>
              </w:rPr>
              <w:t>Hispanic</w:t>
            </w:r>
          </w:p>
        </w:tc>
        <w:tc>
          <w:tcPr>
            <w:tcW w:w="1220" w:type="dxa"/>
            <w:shd w:val="clear" w:color="auto" w:fill="auto"/>
            <w:noWrap/>
            <w:vAlign w:val="bottom"/>
            <w:hideMark/>
          </w:tcPr>
          <w:p w14:paraId="36E48864"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-0.356</w:t>
            </w:r>
            <w:r>
              <w:rPr>
                <w:rFonts w:eastAsia="Times New Roman" w:cs="Times New Roman"/>
                <w:color w:val="000000"/>
                <w:sz w:val="20"/>
                <w:szCs w:val="20"/>
              </w:rPr>
              <w:t>**</w:t>
            </w:r>
          </w:p>
        </w:tc>
        <w:tc>
          <w:tcPr>
            <w:tcW w:w="1520" w:type="dxa"/>
            <w:shd w:val="clear" w:color="auto" w:fill="auto"/>
            <w:noWrap/>
            <w:vAlign w:val="bottom"/>
            <w:hideMark/>
          </w:tcPr>
          <w:p w14:paraId="78512583"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0.138</w:t>
            </w:r>
          </w:p>
        </w:tc>
      </w:tr>
      <w:tr w:rsidR="007A1438" w:rsidRPr="00337CF1" w14:paraId="0E546ACD" w14:textId="77777777" w:rsidTr="004972D2">
        <w:trPr>
          <w:trHeight w:val="292"/>
          <w:jc w:val="center"/>
        </w:trPr>
        <w:tc>
          <w:tcPr>
            <w:tcW w:w="3460" w:type="dxa"/>
            <w:shd w:val="clear" w:color="auto" w:fill="D9D9D9" w:themeFill="background1" w:themeFillShade="D9"/>
            <w:noWrap/>
            <w:vAlign w:val="bottom"/>
            <w:hideMark/>
          </w:tcPr>
          <w:p w14:paraId="491B05AF" w14:textId="77777777" w:rsidR="007A1438" w:rsidRPr="00337CF1" w:rsidRDefault="007A1438" w:rsidP="00E354D4">
            <w:pPr>
              <w:spacing w:after="0" w:line="240" w:lineRule="auto"/>
              <w:ind w:firstLineChars="100" w:firstLine="200"/>
              <w:rPr>
                <w:rFonts w:eastAsia="Times New Roman" w:cs="Times New Roman"/>
                <w:color w:val="000000"/>
                <w:sz w:val="20"/>
                <w:szCs w:val="20"/>
              </w:rPr>
            </w:pPr>
            <w:r w:rsidRPr="00337CF1">
              <w:rPr>
                <w:rFonts w:eastAsia="Times New Roman" w:cs="Times New Roman"/>
                <w:color w:val="000000"/>
                <w:sz w:val="20"/>
                <w:szCs w:val="20"/>
              </w:rPr>
              <w:t>Other</w:t>
            </w:r>
          </w:p>
        </w:tc>
        <w:tc>
          <w:tcPr>
            <w:tcW w:w="1220" w:type="dxa"/>
            <w:shd w:val="clear" w:color="auto" w:fill="D9D9D9" w:themeFill="background1" w:themeFillShade="D9"/>
            <w:noWrap/>
            <w:vAlign w:val="bottom"/>
            <w:hideMark/>
          </w:tcPr>
          <w:p w14:paraId="2CB5D79A"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-0.448</w:t>
            </w:r>
            <w:r>
              <w:rPr>
                <w:rFonts w:eastAsia="Times New Roman" w:cs="Times New Roman"/>
                <w:color w:val="000000"/>
                <w:sz w:val="20"/>
                <w:szCs w:val="20"/>
              </w:rPr>
              <w:t>**</w:t>
            </w:r>
          </w:p>
        </w:tc>
        <w:tc>
          <w:tcPr>
            <w:tcW w:w="1520" w:type="dxa"/>
            <w:shd w:val="clear" w:color="auto" w:fill="D9D9D9" w:themeFill="background1" w:themeFillShade="D9"/>
            <w:noWrap/>
            <w:vAlign w:val="bottom"/>
            <w:hideMark/>
          </w:tcPr>
          <w:p w14:paraId="571CFE4B"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0.197</w:t>
            </w:r>
          </w:p>
        </w:tc>
      </w:tr>
      <w:tr w:rsidR="007A1438" w:rsidRPr="00337CF1" w14:paraId="3F621C2F" w14:textId="77777777" w:rsidTr="004972D2">
        <w:trPr>
          <w:trHeight w:val="423"/>
          <w:jc w:val="center"/>
        </w:trPr>
        <w:tc>
          <w:tcPr>
            <w:tcW w:w="3460" w:type="dxa"/>
            <w:shd w:val="clear" w:color="auto" w:fill="auto"/>
            <w:vAlign w:val="bottom"/>
            <w:hideMark/>
          </w:tcPr>
          <w:p w14:paraId="5791EEFF" w14:textId="33FE9B13" w:rsidR="007A1438" w:rsidRPr="00337CF1" w:rsidRDefault="007A1438" w:rsidP="00E354D4">
            <w:pPr>
              <w:spacing w:after="0" w:line="240" w:lineRule="auto"/>
              <w:rPr>
                <w:rFonts w:eastAsia="Times New Roman" w:cs="Times New Roman"/>
                <w:b/>
                <w:bCs/>
                <w:color w:val="000000"/>
                <w:sz w:val="20"/>
                <w:szCs w:val="20"/>
              </w:rPr>
            </w:pPr>
            <w:r w:rsidRPr="00337CF1">
              <w:rPr>
                <w:rFonts w:eastAsia="Times New Roman" w:cs="Times New Roman"/>
                <w:b/>
                <w:bCs/>
                <w:color w:val="000000"/>
                <w:sz w:val="20"/>
                <w:szCs w:val="20"/>
              </w:rPr>
              <w:t xml:space="preserve">Age </w:t>
            </w:r>
            <w:r w:rsidRPr="00337CF1">
              <w:rPr>
                <w:rFonts w:eastAsia="Times New Roman" w:cs="Times New Roman"/>
                <w:color w:val="000000"/>
                <w:sz w:val="20"/>
                <w:szCs w:val="20"/>
              </w:rPr>
              <w:t>(reference group is chi</w:t>
            </w:r>
            <w:r>
              <w:rPr>
                <w:rFonts w:eastAsia="Times New Roman" w:cs="Times New Roman"/>
                <w:color w:val="000000"/>
                <w:sz w:val="20"/>
                <w:szCs w:val="20"/>
              </w:rPr>
              <w:t>l</w:t>
            </w:r>
            <w:r w:rsidRPr="00337CF1">
              <w:rPr>
                <w:rFonts w:eastAsia="Times New Roman" w:cs="Times New Roman"/>
                <w:color w:val="000000"/>
                <w:sz w:val="20"/>
                <w:szCs w:val="20"/>
              </w:rPr>
              <w:t xml:space="preserve">dren under </w:t>
            </w:r>
            <w:r>
              <w:rPr>
                <w:rFonts w:eastAsia="Times New Roman" w:cs="Times New Roman"/>
                <w:color w:val="000000"/>
                <w:sz w:val="20"/>
                <w:szCs w:val="20"/>
              </w:rPr>
              <w:t>three</w:t>
            </w:r>
            <w:r w:rsidRPr="00337CF1">
              <w:rPr>
                <w:rFonts w:eastAsia="Times New Roman" w:cs="Times New Roman"/>
                <w:color w:val="000000"/>
                <w:sz w:val="20"/>
                <w:szCs w:val="20"/>
              </w:rPr>
              <w:t xml:space="preserve"> years)</w:t>
            </w:r>
          </w:p>
        </w:tc>
        <w:tc>
          <w:tcPr>
            <w:tcW w:w="1220" w:type="dxa"/>
            <w:shd w:val="clear" w:color="auto" w:fill="auto"/>
            <w:noWrap/>
            <w:vAlign w:val="bottom"/>
            <w:hideMark/>
          </w:tcPr>
          <w:p w14:paraId="148A9324" w14:textId="77777777" w:rsidR="007A1438" w:rsidRPr="00337CF1" w:rsidRDefault="007A1438" w:rsidP="00E354D4">
            <w:pPr>
              <w:spacing w:after="0" w:line="240" w:lineRule="auto"/>
              <w:rPr>
                <w:rFonts w:eastAsia="Times New Roman" w:cs="Times New Roman"/>
                <w:b/>
                <w:bCs/>
                <w:color w:val="000000"/>
                <w:sz w:val="20"/>
                <w:szCs w:val="20"/>
              </w:rPr>
            </w:pPr>
          </w:p>
        </w:tc>
        <w:tc>
          <w:tcPr>
            <w:tcW w:w="1520" w:type="dxa"/>
            <w:shd w:val="clear" w:color="auto" w:fill="auto"/>
            <w:noWrap/>
            <w:vAlign w:val="bottom"/>
            <w:hideMark/>
          </w:tcPr>
          <w:p w14:paraId="233B9223" w14:textId="77777777" w:rsidR="007A1438" w:rsidRPr="00337CF1" w:rsidRDefault="007A1438" w:rsidP="00E354D4">
            <w:pPr>
              <w:spacing w:after="0" w:line="240" w:lineRule="auto"/>
              <w:jc w:val="right"/>
              <w:rPr>
                <w:rFonts w:eastAsia="Times New Roman" w:cs="Times New Roman"/>
                <w:sz w:val="20"/>
                <w:szCs w:val="20"/>
              </w:rPr>
            </w:pPr>
          </w:p>
        </w:tc>
      </w:tr>
      <w:tr w:rsidR="007A1438" w:rsidRPr="00337CF1" w14:paraId="10B22457" w14:textId="77777777" w:rsidTr="004972D2">
        <w:trPr>
          <w:trHeight w:val="292"/>
          <w:jc w:val="center"/>
        </w:trPr>
        <w:tc>
          <w:tcPr>
            <w:tcW w:w="3460" w:type="dxa"/>
            <w:shd w:val="clear" w:color="auto" w:fill="D9D9D9" w:themeFill="background1" w:themeFillShade="D9"/>
            <w:noWrap/>
            <w:vAlign w:val="bottom"/>
            <w:hideMark/>
          </w:tcPr>
          <w:p w14:paraId="31E01E40" w14:textId="77777777" w:rsidR="007A1438" w:rsidRPr="00337CF1" w:rsidRDefault="007A1438" w:rsidP="00E354D4">
            <w:pPr>
              <w:spacing w:after="0" w:line="240" w:lineRule="auto"/>
              <w:ind w:firstLineChars="100" w:firstLine="200"/>
              <w:rPr>
                <w:rFonts w:eastAsia="Times New Roman" w:cs="Times New Roman"/>
                <w:color w:val="000000"/>
                <w:sz w:val="20"/>
                <w:szCs w:val="20"/>
              </w:rPr>
            </w:pPr>
            <w:r w:rsidRPr="00337CF1">
              <w:rPr>
                <w:rFonts w:eastAsia="Times New Roman" w:cs="Times New Roman"/>
                <w:color w:val="000000"/>
                <w:sz w:val="20"/>
                <w:szCs w:val="20"/>
              </w:rPr>
              <w:t>3 - 6 years</w:t>
            </w:r>
          </w:p>
        </w:tc>
        <w:tc>
          <w:tcPr>
            <w:tcW w:w="1220" w:type="dxa"/>
            <w:shd w:val="clear" w:color="auto" w:fill="D9D9D9" w:themeFill="background1" w:themeFillShade="D9"/>
            <w:noWrap/>
            <w:vAlign w:val="bottom"/>
            <w:hideMark/>
          </w:tcPr>
          <w:p w14:paraId="7DF55BA8"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-0.286</w:t>
            </w:r>
            <w:r>
              <w:rPr>
                <w:rFonts w:eastAsia="Times New Roman" w:cs="Times New Roman"/>
                <w:color w:val="000000"/>
                <w:sz w:val="20"/>
                <w:szCs w:val="20"/>
              </w:rPr>
              <w:t>**</w:t>
            </w:r>
          </w:p>
        </w:tc>
        <w:tc>
          <w:tcPr>
            <w:tcW w:w="1520" w:type="dxa"/>
            <w:shd w:val="clear" w:color="auto" w:fill="D9D9D9" w:themeFill="background1" w:themeFillShade="D9"/>
            <w:noWrap/>
            <w:vAlign w:val="bottom"/>
            <w:hideMark/>
          </w:tcPr>
          <w:p w14:paraId="48CA3723"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0.107</w:t>
            </w:r>
          </w:p>
        </w:tc>
      </w:tr>
      <w:tr w:rsidR="007A1438" w:rsidRPr="00337CF1" w14:paraId="3D10DA48" w14:textId="77777777" w:rsidTr="00807678">
        <w:trPr>
          <w:trHeight w:val="495"/>
          <w:jc w:val="center"/>
        </w:trPr>
        <w:tc>
          <w:tcPr>
            <w:tcW w:w="3460" w:type="dxa"/>
            <w:shd w:val="clear" w:color="auto" w:fill="auto"/>
            <w:vAlign w:val="bottom"/>
            <w:hideMark/>
          </w:tcPr>
          <w:p w14:paraId="1D28E34B" w14:textId="77777777" w:rsidR="007A1438" w:rsidRPr="00337CF1" w:rsidRDefault="007A1438" w:rsidP="00E354D4">
            <w:pPr>
              <w:spacing w:after="0" w:line="240" w:lineRule="auto"/>
              <w:rPr>
                <w:rFonts w:eastAsia="Times New Roman" w:cs="Times New Roman"/>
                <w:b/>
                <w:bCs/>
                <w:color w:val="000000"/>
                <w:sz w:val="20"/>
                <w:szCs w:val="20"/>
              </w:rPr>
            </w:pPr>
            <w:r w:rsidRPr="00337CF1">
              <w:rPr>
                <w:rFonts w:eastAsia="Times New Roman" w:cs="Times New Roman"/>
                <w:b/>
                <w:bCs/>
                <w:color w:val="000000"/>
                <w:sz w:val="20"/>
                <w:szCs w:val="20"/>
              </w:rPr>
              <w:t xml:space="preserve">Number of kids under </w:t>
            </w:r>
            <w:r>
              <w:rPr>
                <w:rFonts w:eastAsia="Times New Roman" w:cs="Times New Roman"/>
                <w:b/>
                <w:bCs/>
                <w:color w:val="000000"/>
                <w:sz w:val="20"/>
                <w:szCs w:val="20"/>
              </w:rPr>
              <w:t>six</w:t>
            </w:r>
            <w:r w:rsidRPr="00337CF1">
              <w:rPr>
                <w:rFonts w:eastAsia="Times New Roman" w:cs="Times New Roman"/>
                <w:b/>
                <w:bCs/>
                <w:color w:val="000000"/>
                <w:sz w:val="20"/>
                <w:szCs w:val="20"/>
              </w:rPr>
              <w:t xml:space="preserve"> in HH </w:t>
            </w:r>
            <w:r w:rsidRPr="00337CF1">
              <w:rPr>
                <w:rFonts w:eastAsia="Times New Roman" w:cs="Times New Roman"/>
                <w:color w:val="000000"/>
                <w:sz w:val="20"/>
                <w:szCs w:val="20"/>
              </w:rPr>
              <w:t>(reference group is one kid)</w:t>
            </w:r>
          </w:p>
        </w:tc>
        <w:tc>
          <w:tcPr>
            <w:tcW w:w="1220" w:type="dxa"/>
            <w:shd w:val="clear" w:color="auto" w:fill="auto"/>
            <w:noWrap/>
            <w:vAlign w:val="bottom"/>
            <w:hideMark/>
          </w:tcPr>
          <w:p w14:paraId="44A464E0" w14:textId="77777777" w:rsidR="007A1438" w:rsidRPr="00337CF1" w:rsidRDefault="007A1438" w:rsidP="00E354D4">
            <w:pPr>
              <w:spacing w:after="0" w:line="240" w:lineRule="auto"/>
              <w:rPr>
                <w:rFonts w:eastAsia="Times New Roman" w:cs="Times New Roman"/>
                <w:b/>
                <w:bCs/>
                <w:color w:val="000000"/>
                <w:sz w:val="20"/>
                <w:szCs w:val="20"/>
              </w:rPr>
            </w:pPr>
          </w:p>
        </w:tc>
        <w:tc>
          <w:tcPr>
            <w:tcW w:w="1520" w:type="dxa"/>
            <w:shd w:val="clear" w:color="auto" w:fill="auto"/>
            <w:noWrap/>
            <w:vAlign w:val="bottom"/>
            <w:hideMark/>
          </w:tcPr>
          <w:p w14:paraId="71BEBACA" w14:textId="77777777" w:rsidR="007A1438" w:rsidRPr="00337CF1" w:rsidRDefault="007A1438" w:rsidP="00E354D4">
            <w:pPr>
              <w:spacing w:after="0" w:line="240" w:lineRule="auto"/>
              <w:jc w:val="right"/>
              <w:rPr>
                <w:rFonts w:eastAsia="Times New Roman" w:cs="Times New Roman"/>
                <w:sz w:val="20"/>
                <w:szCs w:val="20"/>
              </w:rPr>
            </w:pPr>
          </w:p>
        </w:tc>
      </w:tr>
      <w:tr w:rsidR="007A1438" w:rsidRPr="00337CF1" w14:paraId="017C43A7" w14:textId="77777777" w:rsidTr="004972D2">
        <w:trPr>
          <w:trHeight w:val="292"/>
          <w:jc w:val="center"/>
        </w:trPr>
        <w:tc>
          <w:tcPr>
            <w:tcW w:w="3460" w:type="dxa"/>
            <w:shd w:val="clear" w:color="auto" w:fill="D9D9D9" w:themeFill="background1" w:themeFillShade="D9"/>
            <w:noWrap/>
            <w:vAlign w:val="bottom"/>
            <w:hideMark/>
          </w:tcPr>
          <w:p w14:paraId="4A92E295" w14:textId="77777777" w:rsidR="007A1438" w:rsidRPr="00337CF1" w:rsidRDefault="007A1438" w:rsidP="00E354D4">
            <w:pPr>
              <w:spacing w:after="0" w:line="240" w:lineRule="auto"/>
              <w:ind w:firstLineChars="100" w:firstLine="200"/>
              <w:rPr>
                <w:rFonts w:eastAsia="Times New Roman" w:cs="Times New Roman"/>
                <w:color w:val="000000"/>
                <w:sz w:val="20"/>
                <w:szCs w:val="20"/>
              </w:rPr>
            </w:pPr>
            <w:r w:rsidRPr="00337CF1">
              <w:rPr>
                <w:rFonts w:eastAsia="Times New Roman" w:cs="Times New Roman"/>
                <w:color w:val="000000"/>
                <w:sz w:val="20"/>
                <w:szCs w:val="20"/>
              </w:rPr>
              <w:t>Two or more</w:t>
            </w:r>
          </w:p>
        </w:tc>
        <w:tc>
          <w:tcPr>
            <w:tcW w:w="1220" w:type="dxa"/>
            <w:shd w:val="clear" w:color="auto" w:fill="D9D9D9" w:themeFill="background1" w:themeFillShade="D9"/>
            <w:noWrap/>
            <w:vAlign w:val="bottom"/>
            <w:hideMark/>
          </w:tcPr>
          <w:p w14:paraId="000B5396"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-0.215</w:t>
            </w:r>
            <w:r>
              <w:rPr>
                <w:rFonts w:eastAsia="Times New Roman" w:cs="Times New Roman"/>
                <w:color w:val="000000"/>
                <w:sz w:val="20"/>
                <w:szCs w:val="20"/>
              </w:rPr>
              <w:t>*</w:t>
            </w:r>
          </w:p>
        </w:tc>
        <w:tc>
          <w:tcPr>
            <w:tcW w:w="1520" w:type="dxa"/>
            <w:shd w:val="clear" w:color="auto" w:fill="D9D9D9" w:themeFill="background1" w:themeFillShade="D9"/>
            <w:noWrap/>
            <w:vAlign w:val="bottom"/>
            <w:hideMark/>
          </w:tcPr>
          <w:p w14:paraId="4D9252B8"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0.120</w:t>
            </w:r>
          </w:p>
        </w:tc>
      </w:tr>
      <w:tr w:rsidR="007A1438" w:rsidRPr="00337CF1" w14:paraId="3AC92892" w14:textId="77777777" w:rsidTr="004972D2">
        <w:trPr>
          <w:trHeight w:val="747"/>
          <w:jc w:val="center"/>
        </w:trPr>
        <w:tc>
          <w:tcPr>
            <w:tcW w:w="3460" w:type="dxa"/>
            <w:shd w:val="clear" w:color="auto" w:fill="auto"/>
            <w:vAlign w:val="bottom"/>
            <w:hideMark/>
          </w:tcPr>
          <w:p w14:paraId="173C0083" w14:textId="77777777" w:rsidR="007A1438" w:rsidRPr="00337CF1" w:rsidRDefault="007A1438" w:rsidP="00E354D4">
            <w:pPr>
              <w:spacing w:after="0" w:line="240" w:lineRule="auto"/>
              <w:rPr>
                <w:rFonts w:eastAsia="Times New Roman" w:cs="Times New Roman"/>
                <w:b/>
                <w:bCs/>
                <w:color w:val="000000"/>
                <w:sz w:val="20"/>
                <w:szCs w:val="20"/>
              </w:rPr>
            </w:pPr>
            <w:r w:rsidRPr="00337CF1">
              <w:rPr>
                <w:rFonts w:eastAsia="Times New Roman" w:cs="Times New Roman"/>
                <w:b/>
                <w:bCs/>
                <w:color w:val="000000"/>
                <w:sz w:val="20"/>
                <w:szCs w:val="20"/>
              </w:rPr>
              <w:t>Presence of older childre</w:t>
            </w:r>
            <w:r>
              <w:rPr>
                <w:rFonts w:eastAsia="Times New Roman" w:cs="Times New Roman"/>
                <w:b/>
                <w:bCs/>
                <w:color w:val="000000"/>
                <w:sz w:val="20"/>
                <w:szCs w:val="20"/>
              </w:rPr>
              <w:t>n</w:t>
            </w:r>
            <w:r w:rsidRPr="00337CF1">
              <w:rPr>
                <w:rFonts w:eastAsia="Times New Roman" w:cs="Times New Roman"/>
                <w:b/>
                <w:bCs/>
                <w:color w:val="000000"/>
                <w:sz w:val="20"/>
                <w:szCs w:val="20"/>
              </w:rPr>
              <w:t xml:space="preserve"> (6 to 18 years) in HH </w:t>
            </w:r>
            <w:r w:rsidRPr="00337CF1">
              <w:rPr>
                <w:rFonts w:eastAsia="Times New Roman" w:cs="Times New Roman"/>
                <w:color w:val="000000"/>
                <w:sz w:val="20"/>
                <w:szCs w:val="20"/>
              </w:rPr>
              <w:t>(reference group is no older child)</w:t>
            </w:r>
          </w:p>
        </w:tc>
        <w:tc>
          <w:tcPr>
            <w:tcW w:w="1220" w:type="dxa"/>
            <w:shd w:val="clear" w:color="auto" w:fill="auto"/>
            <w:noWrap/>
            <w:vAlign w:val="bottom"/>
            <w:hideMark/>
          </w:tcPr>
          <w:p w14:paraId="73EC66D2" w14:textId="77777777" w:rsidR="007A1438" w:rsidRPr="00337CF1" w:rsidRDefault="007A1438" w:rsidP="00E354D4">
            <w:pPr>
              <w:spacing w:after="0" w:line="240" w:lineRule="auto"/>
              <w:rPr>
                <w:rFonts w:eastAsia="Times New Roman" w:cs="Times New Roman"/>
                <w:b/>
                <w:bCs/>
                <w:color w:val="000000"/>
                <w:sz w:val="20"/>
                <w:szCs w:val="20"/>
              </w:rPr>
            </w:pPr>
          </w:p>
        </w:tc>
        <w:tc>
          <w:tcPr>
            <w:tcW w:w="1520" w:type="dxa"/>
            <w:shd w:val="clear" w:color="auto" w:fill="auto"/>
            <w:noWrap/>
            <w:vAlign w:val="bottom"/>
            <w:hideMark/>
          </w:tcPr>
          <w:p w14:paraId="4F318BB3" w14:textId="77777777" w:rsidR="007A1438" w:rsidRPr="00337CF1" w:rsidRDefault="007A1438" w:rsidP="00E354D4">
            <w:pPr>
              <w:spacing w:after="0" w:line="240" w:lineRule="auto"/>
              <w:jc w:val="right"/>
              <w:rPr>
                <w:rFonts w:eastAsia="Times New Roman" w:cs="Times New Roman"/>
                <w:sz w:val="20"/>
                <w:szCs w:val="20"/>
              </w:rPr>
            </w:pPr>
          </w:p>
        </w:tc>
      </w:tr>
      <w:tr w:rsidR="007A1438" w:rsidRPr="00337CF1" w14:paraId="26526CB5" w14:textId="77777777" w:rsidTr="004972D2">
        <w:trPr>
          <w:trHeight w:val="292"/>
          <w:jc w:val="center"/>
        </w:trPr>
        <w:tc>
          <w:tcPr>
            <w:tcW w:w="3460" w:type="dxa"/>
            <w:shd w:val="clear" w:color="auto" w:fill="D9D9D9" w:themeFill="background1" w:themeFillShade="D9"/>
            <w:noWrap/>
            <w:vAlign w:val="bottom"/>
            <w:hideMark/>
          </w:tcPr>
          <w:p w14:paraId="52263B03" w14:textId="77777777" w:rsidR="007A1438" w:rsidRPr="00337CF1" w:rsidRDefault="007A1438" w:rsidP="00E354D4">
            <w:pPr>
              <w:spacing w:after="0" w:line="240" w:lineRule="auto"/>
              <w:ind w:firstLineChars="100" w:firstLine="200"/>
              <w:rPr>
                <w:rFonts w:eastAsia="Times New Roman" w:cs="Times New Roman"/>
                <w:color w:val="000000"/>
                <w:sz w:val="20"/>
                <w:szCs w:val="20"/>
              </w:rPr>
            </w:pPr>
            <w:r w:rsidRPr="00337CF1">
              <w:rPr>
                <w:rFonts w:eastAsia="Times New Roman" w:cs="Times New Roman"/>
                <w:color w:val="000000"/>
                <w:sz w:val="20"/>
                <w:szCs w:val="20"/>
              </w:rPr>
              <w:t>Older child</w:t>
            </w:r>
          </w:p>
        </w:tc>
        <w:tc>
          <w:tcPr>
            <w:tcW w:w="1220" w:type="dxa"/>
            <w:shd w:val="clear" w:color="auto" w:fill="D9D9D9" w:themeFill="background1" w:themeFillShade="D9"/>
            <w:noWrap/>
            <w:vAlign w:val="bottom"/>
            <w:hideMark/>
          </w:tcPr>
          <w:p w14:paraId="1FB2B0FE"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-0.361</w:t>
            </w:r>
            <w:r>
              <w:rPr>
                <w:rFonts w:eastAsia="Times New Roman" w:cs="Times New Roman"/>
                <w:color w:val="000000"/>
                <w:sz w:val="20"/>
                <w:szCs w:val="20"/>
              </w:rPr>
              <w:t>**</w:t>
            </w:r>
          </w:p>
        </w:tc>
        <w:tc>
          <w:tcPr>
            <w:tcW w:w="1520" w:type="dxa"/>
            <w:shd w:val="clear" w:color="auto" w:fill="D9D9D9" w:themeFill="background1" w:themeFillShade="D9"/>
            <w:noWrap/>
            <w:vAlign w:val="bottom"/>
            <w:hideMark/>
          </w:tcPr>
          <w:p w14:paraId="253CBE04"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0.141</w:t>
            </w:r>
          </w:p>
        </w:tc>
      </w:tr>
      <w:tr w:rsidR="007A1438" w:rsidRPr="00337CF1" w14:paraId="15C92BF1" w14:textId="77777777" w:rsidTr="00807678">
        <w:trPr>
          <w:trHeight w:val="468"/>
          <w:jc w:val="center"/>
        </w:trPr>
        <w:tc>
          <w:tcPr>
            <w:tcW w:w="3460" w:type="dxa"/>
            <w:shd w:val="clear" w:color="auto" w:fill="auto"/>
            <w:vAlign w:val="bottom"/>
            <w:hideMark/>
          </w:tcPr>
          <w:p w14:paraId="432119A5" w14:textId="77777777" w:rsidR="007A1438" w:rsidRPr="00337CF1" w:rsidRDefault="007A1438" w:rsidP="00E354D4">
            <w:pPr>
              <w:spacing w:after="0" w:line="240" w:lineRule="auto"/>
              <w:rPr>
                <w:rFonts w:eastAsia="Times New Roman" w:cs="Times New Roman"/>
                <w:b/>
                <w:bCs/>
                <w:color w:val="000000"/>
                <w:sz w:val="20"/>
                <w:szCs w:val="20"/>
              </w:rPr>
            </w:pPr>
            <w:r w:rsidRPr="00337CF1">
              <w:rPr>
                <w:rFonts w:eastAsia="Times New Roman" w:cs="Times New Roman"/>
                <w:b/>
                <w:bCs/>
                <w:color w:val="000000"/>
                <w:sz w:val="20"/>
                <w:szCs w:val="20"/>
              </w:rPr>
              <w:t xml:space="preserve">Family type </w:t>
            </w:r>
            <w:r w:rsidRPr="00337CF1">
              <w:rPr>
                <w:rFonts w:eastAsia="Times New Roman" w:cs="Times New Roman"/>
                <w:color w:val="000000"/>
                <w:sz w:val="20"/>
                <w:szCs w:val="20"/>
              </w:rPr>
              <w:t xml:space="preserve">(reference group is </w:t>
            </w:r>
            <w:r>
              <w:rPr>
                <w:rFonts w:eastAsia="Times New Roman" w:cs="Times New Roman"/>
                <w:color w:val="000000"/>
                <w:sz w:val="20"/>
                <w:szCs w:val="20"/>
              </w:rPr>
              <w:t xml:space="preserve">a </w:t>
            </w:r>
            <w:r w:rsidRPr="00337CF1">
              <w:rPr>
                <w:rFonts w:eastAsia="Times New Roman" w:cs="Times New Roman"/>
                <w:color w:val="000000"/>
                <w:sz w:val="20"/>
                <w:szCs w:val="20"/>
              </w:rPr>
              <w:t>couple</w:t>
            </w:r>
            <w:r>
              <w:rPr>
                <w:rFonts w:eastAsia="Times New Roman" w:cs="Times New Roman"/>
                <w:color w:val="000000"/>
                <w:sz w:val="20"/>
                <w:szCs w:val="20"/>
              </w:rPr>
              <w:t>-</w:t>
            </w:r>
            <w:r w:rsidRPr="00337CF1">
              <w:rPr>
                <w:rFonts w:eastAsia="Times New Roman" w:cs="Times New Roman"/>
                <w:color w:val="000000"/>
                <w:sz w:val="20"/>
                <w:szCs w:val="20"/>
              </w:rPr>
              <w:t xml:space="preserve"> household)</w:t>
            </w:r>
          </w:p>
        </w:tc>
        <w:tc>
          <w:tcPr>
            <w:tcW w:w="1220" w:type="dxa"/>
            <w:shd w:val="clear" w:color="auto" w:fill="auto"/>
            <w:noWrap/>
            <w:vAlign w:val="bottom"/>
            <w:hideMark/>
          </w:tcPr>
          <w:p w14:paraId="67E1AA21" w14:textId="77777777" w:rsidR="007A1438" w:rsidRPr="00337CF1" w:rsidRDefault="007A1438" w:rsidP="00E354D4">
            <w:pPr>
              <w:spacing w:after="0" w:line="240" w:lineRule="auto"/>
              <w:rPr>
                <w:rFonts w:eastAsia="Times New Roman" w:cs="Times New Roman"/>
                <w:b/>
                <w:bCs/>
                <w:color w:val="000000"/>
                <w:sz w:val="20"/>
                <w:szCs w:val="20"/>
              </w:rPr>
            </w:pPr>
          </w:p>
        </w:tc>
        <w:tc>
          <w:tcPr>
            <w:tcW w:w="1520" w:type="dxa"/>
            <w:shd w:val="clear" w:color="auto" w:fill="auto"/>
            <w:noWrap/>
            <w:vAlign w:val="bottom"/>
            <w:hideMark/>
          </w:tcPr>
          <w:p w14:paraId="57489000" w14:textId="77777777" w:rsidR="007A1438" w:rsidRPr="00337CF1" w:rsidRDefault="007A1438" w:rsidP="00E354D4">
            <w:pPr>
              <w:spacing w:after="0" w:line="240" w:lineRule="auto"/>
              <w:jc w:val="right"/>
              <w:rPr>
                <w:rFonts w:eastAsia="Times New Roman" w:cs="Times New Roman"/>
                <w:sz w:val="20"/>
                <w:szCs w:val="20"/>
              </w:rPr>
            </w:pPr>
          </w:p>
        </w:tc>
      </w:tr>
      <w:tr w:rsidR="007A1438" w:rsidRPr="00337CF1" w14:paraId="615C868E" w14:textId="77777777" w:rsidTr="004972D2">
        <w:trPr>
          <w:trHeight w:val="292"/>
          <w:jc w:val="center"/>
        </w:trPr>
        <w:tc>
          <w:tcPr>
            <w:tcW w:w="3460" w:type="dxa"/>
            <w:shd w:val="clear" w:color="auto" w:fill="D9D9D9" w:themeFill="background1" w:themeFillShade="D9"/>
            <w:noWrap/>
            <w:vAlign w:val="bottom"/>
            <w:hideMark/>
          </w:tcPr>
          <w:p w14:paraId="61A76B28" w14:textId="77777777" w:rsidR="007A1438" w:rsidRPr="00337CF1" w:rsidRDefault="007A1438" w:rsidP="00E354D4">
            <w:pPr>
              <w:spacing w:after="0" w:line="240" w:lineRule="auto"/>
              <w:ind w:firstLineChars="100" w:firstLine="200"/>
              <w:rPr>
                <w:rFonts w:eastAsia="Times New Roman" w:cs="Times New Roman"/>
                <w:color w:val="000000"/>
                <w:sz w:val="20"/>
                <w:szCs w:val="20"/>
              </w:rPr>
            </w:pPr>
            <w:r w:rsidRPr="00337CF1">
              <w:rPr>
                <w:rFonts w:eastAsia="Times New Roman" w:cs="Times New Roman"/>
                <w:color w:val="000000"/>
                <w:sz w:val="20"/>
                <w:szCs w:val="20"/>
              </w:rPr>
              <w:t>Not a couple</w:t>
            </w:r>
            <w:r>
              <w:rPr>
                <w:rFonts w:eastAsia="Times New Roman" w:cs="Times New Roman"/>
                <w:color w:val="000000"/>
                <w:sz w:val="20"/>
                <w:szCs w:val="20"/>
              </w:rPr>
              <w:t>-</w:t>
            </w:r>
            <w:r w:rsidRPr="00337CF1">
              <w:rPr>
                <w:rFonts w:eastAsia="Times New Roman" w:cs="Times New Roman"/>
                <w:color w:val="000000"/>
                <w:sz w:val="20"/>
                <w:szCs w:val="20"/>
              </w:rPr>
              <w:t>household</w:t>
            </w:r>
          </w:p>
        </w:tc>
        <w:tc>
          <w:tcPr>
            <w:tcW w:w="1220" w:type="dxa"/>
            <w:shd w:val="clear" w:color="auto" w:fill="D9D9D9" w:themeFill="background1" w:themeFillShade="D9"/>
            <w:noWrap/>
            <w:vAlign w:val="bottom"/>
            <w:hideMark/>
          </w:tcPr>
          <w:p w14:paraId="6EC6B69E"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-0.438</w:t>
            </w:r>
            <w:r>
              <w:rPr>
                <w:rFonts w:eastAsia="Times New Roman" w:cs="Times New Roman"/>
                <w:color w:val="000000"/>
                <w:sz w:val="20"/>
                <w:szCs w:val="20"/>
              </w:rPr>
              <w:t>**</w:t>
            </w:r>
          </w:p>
        </w:tc>
        <w:tc>
          <w:tcPr>
            <w:tcW w:w="1520" w:type="dxa"/>
            <w:shd w:val="clear" w:color="auto" w:fill="D9D9D9" w:themeFill="background1" w:themeFillShade="D9"/>
            <w:noWrap/>
            <w:vAlign w:val="bottom"/>
            <w:hideMark/>
          </w:tcPr>
          <w:p w14:paraId="5858CA7A"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0.186</w:t>
            </w:r>
          </w:p>
        </w:tc>
      </w:tr>
      <w:tr w:rsidR="007A1438" w:rsidRPr="00337CF1" w14:paraId="1BC39EFB" w14:textId="77777777" w:rsidTr="00807678">
        <w:trPr>
          <w:trHeight w:val="702"/>
          <w:jc w:val="center"/>
        </w:trPr>
        <w:tc>
          <w:tcPr>
            <w:tcW w:w="3460" w:type="dxa"/>
            <w:shd w:val="clear" w:color="auto" w:fill="auto"/>
            <w:vAlign w:val="bottom"/>
            <w:hideMark/>
          </w:tcPr>
          <w:p w14:paraId="35A2E66E" w14:textId="77777777" w:rsidR="007A1438" w:rsidRPr="00337CF1" w:rsidRDefault="007A1438" w:rsidP="00E354D4">
            <w:pPr>
              <w:spacing w:after="0" w:line="240" w:lineRule="auto"/>
              <w:rPr>
                <w:rFonts w:eastAsia="Times New Roman" w:cs="Times New Roman"/>
                <w:b/>
                <w:bCs/>
                <w:color w:val="000000"/>
                <w:sz w:val="20"/>
                <w:szCs w:val="20"/>
              </w:rPr>
            </w:pPr>
            <w:r w:rsidRPr="00337CF1">
              <w:rPr>
                <w:rFonts w:eastAsia="Times New Roman" w:cs="Times New Roman"/>
                <w:b/>
                <w:bCs/>
                <w:color w:val="000000"/>
                <w:sz w:val="20"/>
                <w:szCs w:val="20"/>
              </w:rPr>
              <w:t xml:space="preserve">Parental employment </w:t>
            </w:r>
            <w:r w:rsidRPr="00337CF1">
              <w:rPr>
                <w:rFonts w:eastAsia="Times New Roman" w:cs="Times New Roman"/>
                <w:color w:val="000000"/>
                <w:sz w:val="20"/>
                <w:szCs w:val="20"/>
              </w:rPr>
              <w:t xml:space="preserve">(reference group is households with at least one </w:t>
            </w:r>
            <w:proofErr w:type="spellStart"/>
            <w:r w:rsidRPr="00337CF1">
              <w:rPr>
                <w:rFonts w:eastAsia="Times New Roman" w:cs="Times New Roman"/>
                <w:color w:val="000000"/>
                <w:sz w:val="20"/>
                <w:szCs w:val="20"/>
              </w:rPr>
              <w:t>nonemployed</w:t>
            </w:r>
            <w:proofErr w:type="spellEnd"/>
            <w:r w:rsidRPr="00337CF1">
              <w:rPr>
                <w:rFonts w:eastAsia="Times New Roman" w:cs="Times New Roman"/>
                <w:color w:val="000000"/>
                <w:sz w:val="20"/>
                <w:szCs w:val="20"/>
              </w:rPr>
              <w:t xml:space="preserve"> parent)</w:t>
            </w:r>
          </w:p>
        </w:tc>
        <w:tc>
          <w:tcPr>
            <w:tcW w:w="1220" w:type="dxa"/>
            <w:shd w:val="clear" w:color="auto" w:fill="auto"/>
            <w:noWrap/>
            <w:vAlign w:val="bottom"/>
            <w:hideMark/>
          </w:tcPr>
          <w:p w14:paraId="456ED291" w14:textId="77777777" w:rsidR="007A1438" w:rsidRPr="00337CF1" w:rsidRDefault="007A1438" w:rsidP="00E354D4">
            <w:pPr>
              <w:spacing w:after="0" w:line="240" w:lineRule="auto"/>
              <w:rPr>
                <w:rFonts w:eastAsia="Times New Roman" w:cs="Times New Roman"/>
                <w:b/>
                <w:bCs/>
                <w:color w:val="000000"/>
                <w:sz w:val="20"/>
                <w:szCs w:val="20"/>
              </w:rPr>
            </w:pPr>
          </w:p>
        </w:tc>
        <w:tc>
          <w:tcPr>
            <w:tcW w:w="1520" w:type="dxa"/>
            <w:shd w:val="clear" w:color="auto" w:fill="auto"/>
            <w:noWrap/>
            <w:vAlign w:val="bottom"/>
            <w:hideMark/>
          </w:tcPr>
          <w:p w14:paraId="4790DEE4" w14:textId="77777777" w:rsidR="007A1438" w:rsidRPr="00337CF1" w:rsidRDefault="007A1438" w:rsidP="00E354D4">
            <w:pPr>
              <w:spacing w:after="0" w:line="240" w:lineRule="auto"/>
              <w:jc w:val="right"/>
              <w:rPr>
                <w:rFonts w:eastAsia="Times New Roman" w:cs="Times New Roman"/>
                <w:sz w:val="20"/>
                <w:szCs w:val="20"/>
              </w:rPr>
            </w:pPr>
          </w:p>
        </w:tc>
      </w:tr>
      <w:tr w:rsidR="007A1438" w:rsidRPr="00337CF1" w14:paraId="2D9A33BE" w14:textId="77777777" w:rsidTr="004972D2">
        <w:trPr>
          <w:trHeight w:val="468"/>
          <w:jc w:val="center"/>
        </w:trPr>
        <w:tc>
          <w:tcPr>
            <w:tcW w:w="3460" w:type="dxa"/>
            <w:shd w:val="clear" w:color="auto" w:fill="D9D9D9" w:themeFill="background1" w:themeFillShade="D9"/>
            <w:vAlign w:val="bottom"/>
            <w:hideMark/>
          </w:tcPr>
          <w:p w14:paraId="3AB6C7F8" w14:textId="77777777" w:rsidR="007A1438" w:rsidRPr="00337CF1" w:rsidRDefault="007A1438" w:rsidP="00E354D4">
            <w:pPr>
              <w:spacing w:after="0" w:line="240" w:lineRule="auto"/>
              <w:ind w:firstLineChars="100" w:firstLine="200"/>
              <w:rPr>
                <w:rFonts w:eastAsia="Times New Roman" w:cs="Times New Roman"/>
                <w:color w:val="000000"/>
                <w:sz w:val="20"/>
                <w:szCs w:val="20"/>
              </w:rPr>
            </w:pPr>
            <w:r w:rsidRPr="00337CF1">
              <w:rPr>
                <w:rFonts w:eastAsia="Times New Roman" w:cs="Times New Roman"/>
                <w:color w:val="000000"/>
                <w:sz w:val="20"/>
                <w:szCs w:val="20"/>
              </w:rPr>
              <w:t xml:space="preserve">Both parents or co-resident </w:t>
            </w:r>
            <w:r>
              <w:rPr>
                <w:rFonts w:eastAsia="Times New Roman" w:cs="Times New Roman"/>
                <w:color w:val="000000"/>
                <w:sz w:val="20"/>
                <w:szCs w:val="20"/>
              </w:rPr>
              <w:t xml:space="preserve">single </w:t>
            </w:r>
            <w:r w:rsidRPr="00337CF1">
              <w:rPr>
                <w:rFonts w:eastAsia="Times New Roman" w:cs="Times New Roman"/>
                <w:color w:val="000000"/>
                <w:sz w:val="20"/>
                <w:szCs w:val="20"/>
              </w:rPr>
              <w:t>parent employed</w:t>
            </w:r>
          </w:p>
        </w:tc>
        <w:tc>
          <w:tcPr>
            <w:tcW w:w="1220" w:type="dxa"/>
            <w:shd w:val="clear" w:color="auto" w:fill="D9D9D9" w:themeFill="background1" w:themeFillShade="D9"/>
            <w:noWrap/>
            <w:vAlign w:val="bottom"/>
            <w:hideMark/>
          </w:tcPr>
          <w:p w14:paraId="11224532"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1.397</w:t>
            </w:r>
            <w:r>
              <w:rPr>
                <w:rFonts w:eastAsia="Times New Roman" w:cs="Times New Roman"/>
                <w:color w:val="000000"/>
                <w:sz w:val="20"/>
                <w:szCs w:val="20"/>
              </w:rPr>
              <w:t>**</w:t>
            </w:r>
          </w:p>
        </w:tc>
        <w:tc>
          <w:tcPr>
            <w:tcW w:w="1520" w:type="dxa"/>
            <w:shd w:val="clear" w:color="auto" w:fill="D9D9D9" w:themeFill="background1" w:themeFillShade="D9"/>
            <w:noWrap/>
            <w:vAlign w:val="bottom"/>
            <w:hideMark/>
          </w:tcPr>
          <w:p w14:paraId="6AC5494E"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0.191</w:t>
            </w:r>
          </w:p>
        </w:tc>
      </w:tr>
      <w:tr w:rsidR="007A1438" w:rsidRPr="00337CF1" w14:paraId="313CA9B6" w14:textId="77777777" w:rsidTr="00807678">
        <w:trPr>
          <w:trHeight w:val="522"/>
          <w:jc w:val="center"/>
        </w:trPr>
        <w:tc>
          <w:tcPr>
            <w:tcW w:w="3460" w:type="dxa"/>
            <w:shd w:val="clear" w:color="auto" w:fill="auto"/>
            <w:vAlign w:val="bottom"/>
            <w:hideMark/>
          </w:tcPr>
          <w:p w14:paraId="0FBFC3FD" w14:textId="77777777" w:rsidR="007A1438" w:rsidRPr="00337CF1" w:rsidRDefault="007A1438" w:rsidP="00E354D4">
            <w:pPr>
              <w:spacing w:after="0" w:line="240" w:lineRule="auto"/>
              <w:rPr>
                <w:rFonts w:eastAsia="Times New Roman" w:cs="Times New Roman"/>
                <w:b/>
                <w:bCs/>
                <w:color w:val="000000"/>
                <w:sz w:val="20"/>
                <w:szCs w:val="20"/>
              </w:rPr>
            </w:pPr>
            <w:r w:rsidRPr="00337CF1">
              <w:rPr>
                <w:rFonts w:eastAsia="Times New Roman" w:cs="Times New Roman"/>
                <w:b/>
                <w:bCs/>
                <w:color w:val="000000"/>
                <w:sz w:val="20"/>
                <w:szCs w:val="20"/>
              </w:rPr>
              <w:t xml:space="preserve">Parental education </w:t>
            </w:r>
            <w:r w:rsidRPr="00337CF1">
              <w:rPr>
                <w:rFonts w:eastAsia="Times New Roman" w:cs="Times New Roman"/>
                <w:color w:val="000000"/>
                <w:sz w:val="20"/>
                <w:szCs w:val="20"/>
              </w:rPr>
              <w:t>(reference group is those without a college degree)</w:t>
            </w:r>
          </w:p>
        </w:tc>
        <w:tc>
          <w:tcPr>
            <w:tcW w:w="1220" w:type="dxa"/>
            <w:shd w:val="clear" w:color="auto" w:fill="auto"/>
            <w:noWrap/>
            <w:vAlign w:val="bottom"/>
            <w:hideMark/>
          </w:tcPr>
          <w:p w14:paraId="4ACE6AB8" w14:textId="77777777" w:rsidR="007A1438" w:rsidRPr="00337CF1" w:rsidRDefault="007A1438" w:rsidP="00E354D4">
            <w:pPr>
              <w:spacing w:after="0" w:line="240" w:lineRule="auto"/>
              <w:rPr>
                <w:rFonts w:eastAsia="Times New Roman" w:cs="Times New Roman"/>
                <w:b/>
                <w:bCs/>
                <w:color w:val="000000"/>
                <w:sz w:val="20"/>
                <w:szCs w:val="20"/>
              </w:rPr>
            </w:pPr>
          </w:p>
        </w:tc>
        <w:tc>
          <w:tcPr>
            <w:tcW w:w="1520" w:type="dxa"/>
            <w:shd w:val="clear" w:color="auto" w:fill="auto"/>
            <w:noWrap/>
            <w:vAlign w:val="bottom"/>
            <w:hideMark/>
          </w:tcPr>
          <w:p w14:paraId="6BE0FC51" w14:textId="77777777" w:rsidR="007A1438" w:rsidRPr="00337CF1" w:rsidRDefault="007A1438" w:rsidP="00E354D4">
            <w:pPr>
              <w:spacing w:after="0" w:line="240" w:lineRule="auto"/>
              <w:jc w:val="right"/>
              <w:rPr>
                <w:rFonts w:eastAsia="Times New Roman" w:cs="Times New Roman"/>
                <w:sz w:val="20"/>
                <w:szCs w:val="20"/>
              </w:rPr>
            </w:pPr>
          </w:p>
        </w:tc>
      </w:tr>
      <w:tr w:rsidR="007A1438" w:rsidRPr="00337CF1" w14:paraId="0E8CC1CF" w14:textId="77777777" w:rsidTr="004972D2">
        <w:trPr>
          <w:trHeight w:val="292"/>
          <w:jc w:val="center"/>
        </w:trPr>
        <w:tc>
          <w:tcPr>
            <w:tcW w:w="3460" w:type="dxa"/>
            <w:shd w:val="clear" w:color="auto" w:fill="D9D9D9" w:themeFill="background1" w:themeFillShade="D9"/>
            <w:noWrap/>
            <w:vAlign w:val="bottom"/>
            <w:hideMark/>
          </w:tcPr>
          <w:p w14:paraId="7F476F60" w14:textId="77777777" w:rsidR="007A1438" w:rsidRPr="00337CF1" w:rsidRDefault="007A1438" w:rsidP="00E354D4">
            <w:pPr>
              <w:spacing w:after="0" w:line="240" w:lineRule="auto"/>
              <w:ind w:firstLineChars="100" w:firstLine="200"/>
              <w:rPr>
                <w:rFonts w:eastAsia="Times New Roman" w:cs="Times New Roman"/>
                <w:color w:val="000000"/>
                <w:sz w:val="20"/>
                <w:szCs w:val="20"/>
              </w:rPr>
            </w:pPr>
            <w:r w:rsidRPr="00337CF1">
              <w:rPr>
                <w:rFonts w:eastAsia="Times New Roman" w:cs="Times New Roman"/>
                <w:color w:val="000000"/>
                <w:sz w:val="20"/>
                <w:szCs w:val="20"/>
              </w:rPr>
              <w:t>Parent 1 college graduate</w:t>
            </w:r>
          </w:p>
        </w:tc>
        <w:tc>
          <w:tcPr>
            <w:tcW w:w="1220" w:type="dxa"/>
            <w:shd w:val="clear" w:color="auto" w:fill="D9D9D9" w:themeFill="background1" w:themeFillShade="D9"/>
            <w:noWrap/>
            <w:vAlign w:val="bottom"/>
            <w:hideMark/>
          </w:tcPr>
          <w:p w14:paraId="7288A1EB"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0.195</w:t>
            </w:r>
          </w:p>
        </w:tc>
        <w:tc>
          <w:tcPr>
            <w:tcW w:w="1520" w:type="dxa"/>
            <w:shd w:val="clear" w:color="auto" w:fill="D9D9D9" w:themeFill="background1" w:themeFillShade="D9"/>
            <w:noWrap/>
            <w:vAlign w:val="bottom"/>
            <w:hideMark/>
          </w:tcPr>
          <w:p w14:paraId="7EB8B1DF"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0.131</w:t>
            </w:r>
          </w:p>
        </w:tc>
      </w:tr>
      <w:tr w:rsidR="007A1438" w:rsidRPr="00337CF1" w14:paraId="3D6CD409" w14:textId="77777777" w:rsidTr="00E354D4">
        <w:trPr>
          <w:trHeight w:val="292"/>
          <w:jc w:val="center"/>
        </w:trPr>
        <w:tc>
          <w:tcPr>
            <w:tcW w:w="3460" w:type="dxa"/>
            <w:shd w:val="clear" w:color="auto" w:fill="auto"/>
            <w:noWrap/>
            <w:vAlign w:val="bottom"/>
            <w:hideMark/>
          </w:tcPr>
          <w:p w14:paraId="48F3D72C" w14:textId="77777777" w:rsidR="007A1438" w:rsidRPr="00337CF1" w:rsidRDefault="007A1438" w:rsidP="00E354D4">
            <w:pPr>
              <w:spacing w:after="0" w:line="240" w:lineRule="auto"/>
              <w:ind w:firstLineChars="100" w:firstLine="200"/>
              <w:rPr>
                <w:rFonts w:eastAsia="Times New Roman" w:cs="Times New Roman"/>
                <w:color w:val="000000"/>
                <w:sz w:val="20"/>
                <w:szCs w:val="20"/>
              </w:rPr>
            </w:pPr>
            <w:r w:rsidRPr="00337CF1">
              <w:rPr>
                <w:rFonts w:eastAsia="Times New Roman" w:cs="Times New Roman"/>
                <w:color w:val="000000"/>
                <w:sz w:val="20"/>
                <w:szCs w:val="20"/>
              </w:rPr>
              <w:t>Parent 2 college graduate</w:t>
            </w:r>
          </w:p>
        </w:tc>
        <w:tc>
          <w:tcPr>
            <w:tcW w:w="1220" w:type="dxa"/>
            <w:shd w:val="clear" w:color="auto" w:fill="auto"/>
            <w:noWrap/>
            <w:vAlign w:val="bottom"/>
            <w:hideMark/>
          </w:tcPr>
          <w:p w14:paraId="4D929CEF"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-0.222</w:t>
            </w:r>
            <w:r>
              <w:rPr>
                <w:rFonts w:eastAsia="Times New Roman" w:cs="Times New Roman"/>
                <w:color w:val="000000"/>
                <w:sz w:val="20"/>
                <w:szCs w:val="20"/>
              </w:rPr>
              <w:t>*</w:t>
            </w:r>
          </w:p>
        </w:tc>
        <w:tc>
          <w:tcPr>
            <w:tcW w:w="1520" w:type="dxa"/>
            <w:shd w:val="clear" w:color="auto" w:fill="auto"/>
            <w:noWrap/>
            <w:vAlign w:val="bottom"/>
            <w:hideMark/>
          </w:tcPr>
          <w:p w14:paraId="0C9B5086"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0.117</w:t>
            </w:r>
          </w:p>
        </w:tc>
      </w:tr>
      <w:tr w:rsidR="007A1438" w:rsidRPr="00337CF1" w14:paraId="7D9A9A0E" w14:textId="77777777" w:rsidTr="004972D2">
        <w:trPr>
          <w:trHeight w:val="583"/>
          <w:jc w:val="center"/>
        </w:trPr>
        <w:tc>
          <w:tcPr>
            <w:tcW w:w="3460" w:type="dxa"/>
            <w:shd w:val="clear" w:color="auto" w:fill="D9D9D9" w:themeFill="background1" w:themeFillShade="D9"/>
            <w:vAlign w:val="bottom"/>
            <w:hideMark/>
          </w:tcPr>
          <w:p w14:paraId="130F2F52" w14:textId="77777777" w:rsidR="007A1438" w:rsidRPr="00337CF1" w:rsidRDefault="007A1438" w:rsidP="00E354D4">
            <w:pPr>
              <w:spacing w:after="0" w:line="240" w:lineRule="auto"/>
              <w:rPr>
                <w:rFonts w:eastAsia="Times New Roman" w:cs="Times New Roman"/>
                <w:b/>
                <w:bCs/>
                <w:color w:val="000000"/>
                <w:sz w:val="20"/>
                <w:szCs w:val="20"/>
              </w:rPr>
            </w:pPr>
            <w:r w:rsidRPr="00337CF1">
              <w:rPr>
                <w:rFonts w:eastAsia="Times New Roman" w:cs="Times New Roman"/>
                <w:b/>
                <w:bCs/>
                <w:color w:val="000000"/>
                <w:sz w:val="20"/>
                <w:szCs w:val="20"/>
              </w:rPr>
              <w:t xml:space="preserve">Household income </w:t>
            </w:r>
            <w:r w:rsidRPr="00337CF1">
              <w:rPr>
                <w:rFonts w:eastAsia="Times New Roman" w:cs="Times New Roman"/>
                <w:color w:val="000000"/>
                <w:sz w:val="20"/>
                <w:szCs w:val="20"/>
              </w:rPr>
              <w:t>(reference group is under $60,000)</w:t>
            </w:r>
          </w:p>
        </w:tc>
        <w:tc>
          <w:tcPr>
            <w:tcW w:w="1220" w:type="dxa"/>
            <w:shd w:val="clear" w:color="auto" w:fill="D9D9D9" w:themeFill="background1" w:themeFillShade="D9"/>
            <w:noWrap/>
            <w:vAlign w:val="bottom"/>
            <w:hideMark/>
          </w:tcPr>
          <w:p w14:paraId="48970C4B" w14:textId="77777777" w:rsidR="007A1438" w:rsidRPr="00337CF1" w:rsidRDefault="007A1438" w:rsidP="00E354D4">
            <w:pPr>
              <w:spacing w:after="0" w:line="240" w:lineRule="auto"/>
              <w:rPr>
                <w:rFonts w:eastAsia="Times New Roman" w:cs="Times New Roman"/>
                <w:b/>
                <w:bCs/>
                <w:color w:val="000000"/>
                <w:sz w:val="20"/>
                <w:szCs w:val="20"/>
              </w:rPr>
            </w:pPr>
          </w:p>
        </w:tc>
        <w:tc>
          <w:tcPr>
            <w:tcW w:w="1520" w:type="dxa"/>
            <w:shd w:val="clear" w:color="auto" w:fill="D9D9D9" w:themeFill="background1" w:themeFillShade="D9"/>
            <w:noWrap/>
            <w:vAlign w:val="bottom"/>
            <w:hideMark/>
          </w:tcPr>
          <w:p w14:paraId="65BF793A" w14:textId="77777777" w:rsidR="007A1438" w:rsidRPr="00337CF1" w:rsidRDefault="007A1438" w:rsidP="00E354D4">
            <w:pPr>
              <w:spacing w:after="0" w:line="240" w:lineRule="auto"/>
              <w:jc w:val="right"/>
              <w:rPr>
                <w:rFonts w:eastAsia="Times New Roman" w:cs="Times New Roman"/>
                <w:sz w:val="20"/>
                <w:szCs w:val="20"/>
              </w:rPr>
            </w:pPr>
          </w:p>
        </w:tc>
      </w:tr>
      <w:tr w:rsidR="007A1438" w:rsidRPr="00337CF1" w14:paraId="16198098" w14:textId="77777777" w:rsidTr="00E354D4">
        <w:trPr>
          <w:trHeight w:val="292"/>
          <w:jc w:val="center"/>
        </w:trPr>
        <w:tc>
          <w:tcPr>
            <w:tcW w:w="3460" w:type="dxa"/>
            <w:shd w:val="clear" w:color="auto" w:fill="auto"/>
            <w:noWrap/>
            <w:vAlign w:val="bottom"/>
            <w:hideMark/>
          </w:tcPr>
          <w:p w14:paraId="2F15122F" w14:textId="77777777" w:rsidR="007A1438" w:rsidRPr="00337CF1" w:rsidRDefault="007A1438" w:rsidP="00E354D4">
            <w:pPr>
              <w:spacing w:after="0" w:line="240" w:lineRule="auto"/>
              <w:ind w:firstLineChars="100" w:firstLine="200"/>
              <w:rPr>
                <w:rFonts w:eastAsia="Times New Roman" w:cs="Times New Roman"/>
                <w:color w:val="000000"/>
                <w:sz w:val="20"/>
                <w:szCs w:val="20"/>
              </w:rPr>
            </w:pPr>
            <w:r w:rsidRPr="00337CF1">
              <w:rPr>
                <w:rFonts w:eastAsia="Times New Roman" w:cs="Times New Roman"/>
                <w:color w:val="000000"/>
                <w:sz w:val="20"/>
                <w:szCs w:val="20"/>
              </w:rPr>
              <w:t>$60,000-$100,000</w:t>
            </w:r>
          </w:p>
        </w:tc>
        <w:tc>
          <w:tcPr>
            <w:tcW w:w="1220" w:type="dxa"/>
            <w:shd w:val="clear" w:color="auto" w:fill="auto"/>
            <w:noWrap/>
            <w:vAlign w:val="bottom"/>
            <w:hideMark/>
          </w:tcPr>
          <w:p w14:paraId="56675BBB"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-0.177</w:t>
            </w:r>
          </w:p>
        </w:tc>
        <w:tc>
          <w:tcPr>
            <w:tcW w:w="1520" w:type="dxa"/>
            <w:shd w:val="clear" w:color="auto" w:fill="auto"/>
            <w:noWrap/>
            <w:vAlign w:val="bottom"/>
            <w:hideMark/>
          </w:tcPr>
          <w:p w14:paraId="5636F9C9"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0.169</w:t>
            </w:r>
          </w:p>
        </w:tc>
      </w:tr>
      <w:tr w:rsidR="007A1438" w:rsidRPr="00337CF1" w14:paraId="28DFB56E" w14:textId="77777777" w:rsidTr="004972D2">
        <w:trPr>
          <w:trHeight w:val="292"/>
          <w:jc w:val="center"/>
        </w:trPr>
        <w:tc>
          <w:tcPr>
            <w:tcW w:w="3460" w:type="dxa"/>
            <w:shd w:val="clear" w:color="auto" w:fill="D9D9D9" w:themeFill="background1" w:themeFillShade="D9"/>
            <w:noWrap/>
            <w:vAlign w:val="bottom"/>
            <w:hideMark/>
          </w:tcPr>
          <w:p w14:paraId="6B670243" w14:textId="77777777" w:rsidR="007A1438" w:rsidRPr="00337CF1" w:rsidRDefault="007A1438" w:rsidP="00E354D4">
            <w:pPr>
              <w:spacing w:after="0" w:line="240" w:lineRule="auto"/>
              <w:ind w:firstLineChars="100" w:firstLine="200"/>
              <w:rPr>
                <w:rFonts w:eastAsia="Times New Roman" w:cs="Times New Roman"/>
                <w:color w:val="000000"/>
                <w:sz w:val="20"/>
                <w:szCs w:val="20"/>
              </w:rPr>
            </w:pPr>
            <w:r w:rsidRPr="00337CF1">
              <w:rPr>
                <w:rFonts w:eastAsia="Times New Roman" w:cs="Times New Roman"/>
                <w:color w:val="000000"/>
                <w:sz w:val="20"/>
                <w:szCs w:val="20"/>
              </w:rPr>
              <w:t>$100,000 or more</w:t>
            </w:r>
          </w:p>
        </w:tc>
        <w:tc>
          <w:tcPr>
            <w:tcW w:w="1220" w:type="dxa"/>
            <w:shd w:val="clear" w:color="auto" w:fill="D9D9D9" w:themeFill="background1" w:themeFillShade="D9"/>
            <w:noWrap/>
            <w:vAlign w:val="bottom"/>
            <w:hideMark/>
          </w:tcPr>
          <w:p w14:paraId="69CEA346"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-0.573</w:t>
            </w:r>
            <w:r>
              <w:rPr>
                <w:rFonts w:eastAsia="Times New Roman" w:cs="Times New Roman"/>
                <w:color w:val="000000"/>
                <w:sz w:val="20"/>
                <w:szCs w:val="20"/>
              </w:rPr>
              <w:t>**</w:t>
            </w:r>
          </w:p>
        </w:tc>
        <w:tc>
          <w:tcPr>
            <w:tcW w:w="1520" w:type="dxa"/>
            <w:shd w:val="clear" w:color="auto" w:fill="D9D9D9" w:themeFill="background1" w:themeFillShade="D9"/>
            <w:noWrap/>
            <w:vAlign w:val="bottom"/>
            <w:hideMark/>
          </w:tcPr>
          <w:p w14:paraId="375A93AA"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0.130</w:t>
            </w:r>
          </w:p>
        </w:tc>
      </w:tr>
      <w:tr w:rsidR="007A1438" w:rsidRPr="00337CF1" w14:paraId="31552826" w14:textId="77777777" w:rsidTr="004972D2">
        <w:trPr>
          <w:trHeight w:val="495"/>
          <w:jc w:val="center"/>
        </w:trPr>
        <w:tc>
          <w:tcPr>
            <w:tcW w:w="3460" w:type="dxa"/>
            <w:shd w:val="clear" w:color="auto" w:fill="auto"/>
            <w:vAlign w:val="bottom"/>
            <w:hideMark/>
          </w:tcPr>
          <w:p w14:paraId="293FFA2E" w14:textId="77777777" w:rsidR="007A1438" w:rsidRPr="00337CF1" w:rsidRDefault="007A1438" w:rsidP="00E354D4">
            <w:pPr>
              <w:spacing w:after="0" w:line="240" w:lineRule="auto"/>
              <w:rPr>
                <w:rFonts w:eastAsia="Times New Roman" w:cs="Times New Roman"/>
                <w:b/>
                <w:bCs/>
                <w:color w:val="000000"/>
                <w:sz w:val="20"/>
                <w:szCs w:val="20"/>
              </w:rPr>
            </w:pPr>
            <w:r w:rsidRPr="00337CF1">
              <w:rPr>
                <w:rFonts w:eastAsia="Times New Roman" w:cs="Times New Roman"/>
                <w:b/>
                <w:bCs/>
                <w:color w:val="000000"/>
                <w:sz w:val="20"/>
                <w:szCs w:val="20"/>
              </w:rPr>
              <w:t xml:space="preserve">Home tenure </w:t>
            </w:r>
            <w:r w:rsidRPr="00337CF1">
              <w:rPr>
                <w:rFonts w:eastAsia="Times New Roman" w:cs="Times New Roman"/>
                <w:color w:val="000000"/>
                <w:sz w:val="20"/>
                <w:szCs w:val="20"/>
              </w:rPr>
              <w:t>(reference group is owner)</w:t>
            </w:r>
          </w:p>
        </w:tc>
        <w:tc>
          <w:tcPr>
            <w:tcW w:w="1220" w:type="dxa"/>
            <w:shd w:val="clear" w:color="auto" w:fill="auto"/>
            <w:noWrap/>
            <w:vAlign w:val="bottom"/>
            <w:hideMark/>
          </w:tcPr>
          <w:p w14:paraId="166D798D" w14:textId="77777777" w:rsidR="007A1438" w:rsidRPr="00337CF1" w:rsidRDefault="007A1438" w:rsidP="00E354D4">
            <w:pPr>
              <w:spacing w:after="0" w:line="240" w:lineRule="auto"/>
              <w:rPr>
                <w:rFonts w:eastAsia="Times New Roman" w:cs="Times New Roman"/>
                <w:b/>
                <w:bCs/>
                <w:color w:val="000000"/>
                <w:sz w:val="20"/>
                <w:szCs w:val="20"/>
              </w:rPr>
            </w:pPr>
          </w:p>
        </w:tc>
        <w:tc>
          <w:tcPr>
            <w:tcW w:w="1520" w:type="dxa"/>
            <w:shd w:val="clear" w:color="auto" w:fill="auto"/>
            <w:noWrap/>
            <w:vAlign w:val="bottom"/>
            <w:hideMark/>
          </w:tcPr>
          <w:p w14:paraId="00DCCA9A" w14:textId="77777777" w:rsidR="007A1438" w:rsidRPr="00337CF1" w:rsidRDefault="007A1438" w:rsidP="00E354D4">
            <w:pPr>
              <w:spacing w:after="0" w:line="240" w:lineRule="auto"/>
              <w:jc w:val="right"/>
              <w:rPr>
                <w:rFonts w:eastAsia="Times New Roman" w:cs="Times New Roman"/>
                <w:sz w:val="20"/>
                <w:szCs w:val="20"/>
              </w:rPr>
            </w:pPr>
          </w:p>
        </w:tc>
      </w:tr>
      <w:tr w:rsidR="007A1438" w:rsidRPr="00337CF1" w14:paraId="5C8FC4D0" w14:textId="77777777" w:rsidTr="004972D2">
        <w:trPr>
          <w:trHeight w:val="292"/>
          <w:jc w:val="center"/>
        </w:trPr>
        <w:tc>
          <w:tcPr>
            <w:tcW w:w="3460" w:type="dxa"/>
            <w:shd w:val="clear" w:color="auto" w:fill="D9D9D9" w:themeFill="background1" w:themeFillShade="D9"/>
            <w:noWrap/>
            <w:vAlign w:val="bottom"/>
            <w:hideMark/>
          </w:tcPr>
          <w:p w14:paraId="2AF2081C" w14:textId="77777777" w:rsidR="007A1438" w:rsidRPr="00337CF1" w:rsidRDefault="007A1438" w:rsidP="00E354D4">
            <w:pPr>
              <w:spacing w:after="0" w:line="240" w:lineRule="auto"/>
              <w:ind w:firstLineChars="100" w:firstLine="200"/>
              <w:rPr>
                <w:rFonts w:eastAsia="Times New Roman" w:cs="Times New Roman"/>
                <w:color w:val="000000"/>
                <w:sz w:val="20"/>
                <w:szCs w:val="20"/>
              </w:rPr>
            </w:pPr>
            <w:r w:rsidRPr="00337CF1">
              <w:rPr>
                <w:rFonts w:eastAsia="Times New Roman" w:cs="Times New Roman"/>
                <w:color w:val="000000"/>
                <w:sz w:val="20"/>
                <w:szCs w:val="20"/>
              </w:rPr>
              <w:t>Renter</w:t>
            </w:r>
          </w:p>
        </w:tc>
        <w:tc>
          <w:tcPr>
            <w:tcW w:w="1220" w:type="dxa"/>
            <w:shd w:val="clear" w:color="auto" w:fill="D9D9D9" w:themeFill="background1" w:themeFillShade="D9"/>
            <w:noWrap/>
            <w:vAlign w:val="bottom"/>
            <w:hideMark/>
          </w:tcPr>
          <w:p w14:paraId="222DD208"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-0.165</w:t>
            </w:r>
            <w:r>
              <w:rPr>
                <w:rFonts w:eastAsia="Times New Roman" w:cs="Times New Roman"/>
                <w:color w:val="000000"/>
                <w:sz w:val="20"/>
                <w:szCs w:val="20"/>
              </w:rPr>
              <w:t>*</w:t>
            </w:r>
          </w:p>
        </w:tc>
        <w:tc>
          <w:tcPr>
            <w:tcW w:w="1520" w:type="dxa"/>
            <w:shd w:val="clear" w:color="auto" w:fill="D9D9D9" w:themeFill="background1" w:themeFillShade="D9"/>
            <w:noWrap/>
            <w:vAlign w:val="bottom"/>
            <w:hideMark/>
          </w:tcPr>
          <w:p w14:paraId="52DF5369"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0.096</w:t>
            </w:r>
          </w:p>
        </w:tc>
      </w:tr>
      <w:tr w:rsidR="007A1438" w:rsidRPr="00337CF1" w14:paraId="3738BE64" w14:textId="77777777" w:rsidTr="004972D2">
        <w:trPr>
          <w:trHeight w:val="162"/>
          <w:jc w:val="center"/>
        </w:trPr>
        <w:tc>
          <w:tcPr>
            <w:tcW w:w="3460" w:type="dxa"/>
            <w:shd w:val="clear" w:color="auto" w:fill="auto"/>
            <w:vAlign w:val="bottom"/>
            <w:hideMark/>
          </w:tcPr>
          <w:p w14:paraId="127E43AB" w14:textId="77777777" w:rsidR="007A1438" w:rsidRPr="00337CF1" w:rsidRDefault="007A1438" w:rsidP="00E354D4">
            <w:pPr>
              <w:spacing w:after="0" w:line="240" w:lineRule="auto"/>
              <w:rPr>
                <w:rFonts w:eastAsia="Times New Roman" w:cs="Times New Roman"/>
                <w:b/>
                <w:bCs/>
                <w:color w:val="000000"/>
                <w:sz w:val="20"/>
                <w:szCs w:val="20"/>
              </w:rPr>
            </w:pPr>
            <w:r w:rsidRPr="00337CF1">
              <w:rPr>
                <w:rFonts w:eastAsia="Times New Roman" w:cs="Times New Roman"/>
                <w:b/>
                <w:bCs/>
                <w:color w:val="000000"/>
                <w:sz w:val="20"/>
                <w:szCs w:val="20"/>
              </w:rPr>
              <w:t xml:space="preserve">Region </w:t>
            </w:r>
            <w:r w:rsidRPr="00337CF1">
              <w:rPr>
                <w:rFonts w:eastAsia="Times New Roman" w:cs="Times New Roman"/>
                <w:color w:val="000000"/>
                <w:sz w:val="20"/>
                <w:szCs w:val="20"/>
              </w:rPr>
              <w:t>(reference group is Midwest)</w:t>
            </w:r>
          </w:p>
        </w:tc>
        <w:tc>
          <w:tcPr>
            <w:tcW w:w="1220" w:type="dxa"/>
            <w:shd w:val="clear" w:color="auto" w:fill="auto"/>
            <w:noWrap/>
            <w:vAlign w:val="bottom"/>
            <w:hideMark/>
          </w:tcPr>
          <w:p w14:paraId="10F6C460" w14:textId="77777777" w:rsidR="007A1438" w:rsidRPr="00337CF1" w:rsidRDefault="007A1438" w:rsidP="00E354D4">
            <w:pPr>
              <w:spacing w:after="0" w:line="240" w:lineRule="auto"/>
              <w:rPr>
                <w:rFonts w:eastAsia="Times New Roman" w:cs="Times New Roman"/>
                <w:b/>
                <w:bCs/>
                <w:color w:val="000000"/>
                <w:sz w:val="20"/>
                <w:szCs w:val="20"/>
              </w:rPr>
            </w:pPr>
          </w:p>
        </w:tc>
        <w:tc>
          <w:tcPr>
            <w:tcW w:w="1520" w:type="dxa"/>
            <w:shd w:val="clear" w:color="auto" w:fill="auto"/>
            <w:noWrap/>
            <w:vAlign w:val="bottom"/>
            <w:hideMark/>
          </w:tcPr>
          <w:p w14:paraId="65D854C4" w14:textId="77777777" w:rsidR="007A1438" w:rsidRPr="00337CF1" w:rsidRDefault="007A1438" w:rsidP="00E354D4">
            <w:pPr>
              <w:spacing w:after="0" w:line="240" w:lineRule="auto"/>
              <w:jc w:val="right"/>
              <w:rPr>
                <w:rFonts w:eastAsia="Times New Roman" w:cs="Times New Roman"/>
                <w:sz w:val="20"/>
                <w:szCs w:val="20"/>
              </w:rPr>
            </w:pPr>
          </w:p>
        </w:tc>
      </w:tr>
      <w:tr w:rsidR="007A1438" w:rsidRPr="00337CF1" w14:paraId="2FE53652" w14:textId="77777777" w:rsidTr="004972D2">
        <w:trPr>
          <w:trHeight w:val="292"/>
          <w:jc w:val="center"/>
        </w:trPr>
        <w:tc>
          <w:tcPr>
            <w:tcW w:w="3460" w:type="dxa"/>
            <w:shd w:val="clear" w:color="auto" w:fill="D9D9D9" w:themeFill="background1" w:themeFillShade="D9"/>
            <w:noWrap/>
            <w:vAlign w:val="bottom"/>
            <w:hideMark/>
          </w:tcPr>
          <w:p w14:paraId="16ECDE58" w14:textId="77777777" w:rsidR="007A1438" w:rsidRPr="00337CF1" w:rsidRDefault="007A1438" w:rsidP="00E354D4">
            <w:pPr>
              <w:spacing w:after="0" w:line="240" w:lineRule="auto"/>
              <w:ind w:firstLineChars="100" w:firstLine="200"/>
              <w:rPr>
                <w:rFonts w:eastAsia="Times New Roman" w:cs="Times New Roman"/>
                <w:color w:val="000000"/>
                <w:sz w:val="20"/>
                <w:szCs w:val="20"/>
              </w:rPr>
            </w:pPr>
            <w:r w:rsidRPr="00337CF1">
              <w:rPr>
                <w:rFonts w:eastAsia="Times New Roman" w:cs="Times New Roman"/>
                <w:color w:val="000000"/>
                <w:sz w:val="20"/>
                <w:szCs w:val="20"/>
              </w:rPr>
              <w:t>North</w:t>
            </w:r>
          </w:p>
        </w:tc>
        <w:tc>
          <w:tcPr>
            <w:tcW w:w="1220" w:type="dxa"/>
            <w:shd w:val="clear" w:color="auto" w:fill="D9D9D9" w:themeFill="background1" w:themeFillShade="D9"/>
            <w:noWrap/>
            <w:vAlign w:val="bottom"/>
            <w:hideMark/>
          </w:tcPr>
          <w:p w14:paraId="181A8B8C"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0.223</w:t>
            </w:r>
          </w:p>
        </w:tc>
        <w:tc>
          <w:tcPr>
            <w:tcW w:w="1520" w:type="dxa"/>
            <w:shd w:val="clear" w:color="auto" w:fill="D9D9D9" w:themeFill="background1" w:themeFillShade="D9"/>
            <w:noWrap/>
            <w:vAlign w:val="bottom"/>
            <w:hideMark/>
          </w:tcPr>
          <w:p w14:paraId="4D682877"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0.186</w:t>
            </w:r>
          </w:p>
        </w:tc>
      </w:tr>
      <w:tr w:rsidR="007A1438" w:rsidRPr="00337CF1" w14:paraId="4C9618B4" w14:textId="77777777" w:rsidTr="00E354D4">
        <w:trPr>
          <w:trHeight w:val="292"/>
          <w:jc w:val="center"/>
        </w:trPr>
        <w:tc>
          <w:tcPr>
            <w:tcW w:w="3460" w:type="dxa"/>
            <w:shd w:val="clear" w:color="auto" w:fill="auto"/>
            <w:noWrap/>
            <w:vAlign w:val="bottom"/>
            <w:hideMark/>
          </w:tcPr>
          <w:p w14:paraId="0761C082" w14:textId="77777777" w:rsidR="007A1438" w:rsidRPr="00337CF1" w:rsidRDefault="007A1438" w:rsidP="00E354D4">
            <w:pPr>
              <w:spacing w:after="0" w:line="240" w:lineRule="auto"/>
              <w:ind w:firstLineChars="100" w:firstLine="200"/>
              <w:rPr>
                <w:rFonts w:eastAsia="Times New Roman" w:cs="Times New Roman"/>
                <w:color w:val="000000"/>
                <w:sz w:val="20"/>
                <w:szCs w:val="20"/>
              </w:rPr>
            </w:pPr>
            <w:r w:rsidRPr="00337CF1">
              <w:rPr>
                <w:rFonts w:eastAsia="Times New Roman" w:cs="Times New Roman"/>
                <w:color w:val="000000"/>
                <w:sz w:val="20"/>
                <w:szCs w:val="20"/>
              </w:rPr>
              <w:t>South</w:t>
            </w:r>
          </w:p>
        </w:tc>
        <w:tc>
          <w:tcPr>
            <w:tcW w:w="1220" w:type="dxa"/>
            <w:shd w:val="clear" w:color="auto" w:fill="auto"/>
            <w:noWrap/>
            <w:vAlign w:val="bottom"/>
            <w:hideMark/>
          </w:tcPr>
          <w:p w14:paraId="4C22F119"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0.007</w:t>
            </w:r>
          </w:p>
        </w:tc>
        <w:tc>
          <w:tcPr>
            <w:tcW w:w="1520" w:type="dxa"/>
            <w:shd w:val="clear" w:color="auto" w:fill="auto"/>
            <w:noWrap/>
            <w:vAlign w:val="bottom"/>
            <w:hideMark/>
          </w:tcPr>
          <w:p w14:paraId="73883CEC"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0.109</w:t>
            </w:r>
          </w:p>
        </w:tc>
      </w:tr>
      <w:tr w:rsidR="007A1438" w:rsidRPr="00337CF1" w14:paraId="5696ECF8" w14:textId="77777777" w:rsidTr="004972D2">
        <w:trPr>
          <w:trHeight w:val="292"/>
          <w:jc w:val="center"/>
        </w:trPr>
        <w:tc>
          <w:tcPr>
            <w:tcW w:w="3460" w:type="dxa"/>
            <w:shd w:val="clear" w:color="auto" w:fill="D9D9D9" w:themeFill="background1" w:themeFillShade="D9"/>
            <w:noWrap/>
            <w:vAlign w:val="bottom"/>
            <w:hideMark/>
          </w:tcPr>
          <w:p w14:paraId="353E8BAE" w14:textId="77777777" w:rsidR="007A1438" w:rsidRPr="00337CF1" w:rsidRDefault="007A1438" w:rsidP="00E354D4">
            <w:pPr>
              <w:spacing w:after="0" w:line="240" w:lineRule="auto"/>
              <w:ind w:firstLineChars="100" w:firstLine="200"/>
              <w:rPr>
                <w:rFonts w:eastAsia="Times New Roman" w:cs="Times New Roman"/>
                <w:color w:val="000000"/>
                <w:sz w:val="20"/>
                <w:szCs w:val="20"/>
              </w:rPr>
            </w:pPr>
            <w:r w:rsidRPr="00337CF1">
              <w:rPr>
                <w:rFonts w:eastAsia="Times New Roman" w:cs="Times New Roman"/>
                <w:color w:val="000000"/>
                <w:sz w:val="20"/>
                <w:szCs w:val="20"/>
              </w:rPr>
              <w:t>West</w:t>
            </w:r>
          </w:p>
        </w:tc>
        <w:tc>
          <w:tcPr>
            <w:tcW w:w="1220" w:type="dxa"/>
            <w:shd w:val="clear" w:color="auto" w:fill="D9D9D9" w:themeFill="background1" w:themeFillShade="D9"/>
            <w:noWrap/>
            <w:vAlign w:val="bottom"/>
            <w:hideMark/>
          </w:tcPr>
          <w:p w14:paraId="3B816754"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0.112</w:t>
            </w:r>
          </w:p>
        </w:tc>
        <w:tc>
          <w:tcPr>
            <w:tcW w:w="1520" w:type="dxa"/>
            <w:shd w:val="clear" w:color="auto" w:fill="D9D9D9" w:themeFill="background1" w:themeFillShade="D9"/>
            <w:noWrap/>
            <w:vAlign w:val="bottom"/>
            <w:hideMark/>
          </w:tcPr>
          <w:p w14:paraId="6E65E88A"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0.138</w:t>
            </w:r>
          </w:p>
        </w:tc>
      </w:tr>
    </w:tbl>
    <w:p w14:paraId="66077FCE" w14:textId="56031982" w:rsidR="007A1438" w:rsidRPr="00BE2F86" w:rsidRDefault="007A1438" w:rsidP="007A1438">
      <w:pPr>
        <w:spacing w:line="240" w:lineRule="auto"/>
        <w:rPr>
          <w:sz w:val="20"/>
        </w:rPr>
      </w:pPr>
      <w:r w:rsidRPr="00BE2F86">
        <w:rPr>
          <w:i/>
          <w:sz w:val="20"/>
        </w:rPr>
        <w:t>Note</w:t>
      </w:r>
      <w:r w:rsidRPr="00BE2F86">
        <w:rPr>
          <w:sz w:val="20"/>
        </w:rPr>
        <w:t xml:space="preserve">: N = 7,061. The unit of observation is a child under </w:t>
      </w:r>
      <w:r>
        <w:rPr>
          <w:sz w:val="20"/>
        </w:rPr>
        <w:t>six</w:t>
      </w:r>
      <w:r w:rsidRPr="00BE2F86">
        <w:rPr>
          <w:sz w:val="20"/>
        </w:rPr>
        <w:t xml:space="preserve"> years of age.</w:t>
      </w:r>
      <w:r>
        <w:rPr>
          <w:sz w:val="20"/>
        </w:rPr>
        <w:t xml:space="preserve"> ** - significant at the 5</w:t>
      </w:r>
      <w:r w:rsidR="00A57973">
        <w:rPr>
          <w:sz w:val="20"/>
        </w:rPr>
        <w:t xml:space="preserve"> percent</w:t>
      </w:r>
      <w:r>
        <w:rPr>
          <w:sz w:val="20"/>
        </w:rPr>
        <w:t xml:space="preserve"> level, * - significant at the 10</w:t>
      </w:r>
      <w:r w:rsidR="00A57973">
        <w:rPr>
          <w:sz w:val="20"/>
        </w:rPr>
        <w:t xml:space="preserve"> percent</w:t>
      </w:r>
      <w:r>
        <w:rPr>
          <w:sz w:val="20"/>
        </w:rPr>
        <w:t xml:space="preserve"> level. Unmarked estimates are not statistically significant. Standard errors were calculated using the 80 replicate weights that account for the complex survey design and are available in the data file.</w:t>
      </w:r>
    </w:p>
    <w:p w14:paraId="48BEE5DD" w14:textId="511EBB32" w:rsidR="007A1438" w:rsidRPr="00BE2F86" w:rsidRDefault="007A1438" w:rsidP="007A1438">
      <w:pPr>
        <w:spacing w:line="240" w:lineRule="auto"/>
        <w:rPr>
          <w:sz w:val="20"/>
        </w:rPr>
      </w:pPr>
      <w:r w:rsidRPr="00BE2F86">
        <w:rPr>
          <w:i/>
          <w:sz w:val="20"/>
        </w:rPr>
        <w:t>Source</w:t>
      </w:r>
      <w:r w:rsidRPr="00BE2F86">
        <w:rPr>
          <w:sz w:val="20"/>
        </w:rPr>
        <w:t>: Authors</w:t>
      </w:r>
      <w:r>
        <w:rPr>
          <w:sz w:val="20"/>
        </w:rPr>
        <w:t>’</w:t>
      </w:r>
      <w:r w:rsidRPr="00BE2F86">
        <w:rPr>
          <w:sz w:val="20"/>
        </w:rPr>
        <w:t xml:space="preserve"> estimates from the public-use data file of the Early Childhood Program Participation</w:t>
      </w:r>
      <w:r w:rsidR="00232BD5">
        <w:rPr>
          <w:sz w:val="20"/>
        </w:rPr>
        <w:t>.</w:t>
      </w:r>
    </w:p>
    <w:p w14:paraId="385901D6" w14:textId="6D2FEF86" w:rsidR="007A1438" w:rsidRDefault="007A1438" w:rsidP="007A1438">
      <w:r>
        <w:lastRenderedPageBreak/>
        <w:t>Our focus here is not on building a causal explanation based on the model. Still, we highlight a few interesting aspects of the estimates. Some may be worth further scrutiny within a richer analytical and empirical approach, especially considering factors ignored here, such as proximity to kith and kin, involvement in social networks, and preferences.</w:t>
      </w:r>
      <w:r>
        <w:rPr>
          <w:rStyle w:val="FootnoteReference"/>
        </w:rPr>
        <w:footnoteReference w:id="40"/>
      </w:r>
      <w:r>
        <w:t xml:space="preserve"> We find that the likelihood of receiving care is </w:t>
      </w:r>
      <w:r w:rsidR="00C73C4B">
        <w:t>lower</w:t>
      </w:r>
      <w:r>
        <w:t xml:space="preserve"> for Hispanic children and </w:t>
      </w:r>
      <w:r w:rsidR="00C243C8">
        <w:t>“</w:t>
      </w:r>
      <w:r>
        <w:t>other</w:t>
      </w:r>
      <w:r w:rsidR="00C243C8">
        <w:t>”</w:t>
      </w:r>
      <w:r>
        <w:t xml:space="preserve"> race children </w:t>
      </w:r>
      <w:r w:rsidR="00232BD5">
        <w:t>than</w:t>
      </w:r>
      <w:r>
        <w:t xml:space="preserve"> </w:t>
      </w:r>
      <w:r w:rsidR="00390B65">
        <w:t xml:space="preserve">for </w:t>
      </w:r>
      <w:r>
        <w:t xml:space="preserve">non-Hispanic </w:t>
      </w:r>
      <w:r w:rsidR="006A22A4">
        <w:t>W</w:t>
      </w:r>
      <w:r>
        <w:t>hite children, holding other covariates constant.</w:t>
      </w:r>
      <w:r w:rsidR="00E83328">
        <w:rPr>
          <w:rStyle w:val="FootnoteReference"/>
        </w:rPr>
        <w:footnoteReference w:id="41"/>
      </w:r>
      <w:r>
        <w:t xml:space="preserve"> The youngest is also favored compared to those in the 3–6 age group. We speculate that the probability of receiving care diminishes with the number of preschoolers in the family. A parent or guardian is more likely to be </w:t>
      </w:r>
      <w:proofErr w:type="spellStart"/>
      <w:r>
        <w:t>nonemployed</w:t>
      </w:r>
      <w:proofErr w:type="spellEnd"/>
      <w:r>
        <w:t xml:space="preserve"> to stay home if there are two or more young children. The need for care from kith and kin outside the household is reduced when there is a stay-at-home parent. The presence of older children (6–18 years of age) seems to reduce the need for external help because the older siblings may engage in caregiving. It is curious that not having two parents in the home reduces the likelihood of receiving care, as we would imagine that being a single parent increases financial and caregiving responsibilities. Perhaps, the estimates indicate that, after controlling for other covariates, such a demand may not be met with a corresponding supply. </w:t>
      </w:r>
    </w:p>
    <w:p w14:paraId="49A8498E" w14:textId="72E32F55" w:rsidR="007A1438" w:rsidRDefault="007A1438" w:rsidP="007A1438">
      <w:r>
        <w:t>The variable reflecting parental employment has an expected positive sign, implying that</w:t>
      </w:r>
      <w:r w:rsidR="002A3848">
        <w:t>,</w:t>
      </w:r>
      <w:r>
        <w:t xml:space="preserve"> if both parents are employed in a couple-household or if the single parent in a single-parent household is employed, they are more likely to receive help compared to families where there is at least one </w:t>
      </w:r>
      <w:proofErr w:type="spellStart"/>
      <w:r>
        <w:t>nonemployed</w:t>
      </w:r>
      <w:proofErr w:type="spellEnd"/>
      <w:r>
        <w:t xml:space="preserve"> (possibly stay-at-home) parent. As proxied by the college graduate dummy, parental educational attainment demonstrates opposite signs for the first (positive) and second (negative) parent. Since we associate greater employment probability with a college degree, we might expect that the child with a college graduate as a second parent may be more likely to receive care. However, th</w:t>
      </w:r>
      <w:r w:rsidR="00232BD5">
        <w:t>e greater preference and ability to afford center-based care may offset this</w:t>
      </w:r>
      <w:r>
        <w:t>. Finally, income and wealth effects seem to operate in the same direction. Children from higher-income families seem less likely than those from lower-income families to receive care, and renters who generally are less wealthy than homeowners are less likely to get care.</w:t>
      </w:r>
    </w:p>
    <w:p w14:paraId="581AAC1E" w14:textId="792826B5" w:rsidR="007A1438" w:rsidRDefault="007A1438" w:rsidP="007A1438">
      <w:r>
        <w:t xml:space="preserve">The coefficients from the logit model estimated using the ECPP data were used to predict the probability of receiving care in the CE samples of children under six. We then employed a Bernoulli distribution to assign recipiency to individual children to introduce a degree of randomness. To examine the imputation quality, we provide estimated recipiency in the ECPP and CE samples in </w:t>
      </w:r>
      <w:r w:rsidR="00DA0AFC">
        <w:t xml:space="preserve">Table </w:t>
      </w:r>
      <w:r w:rsidR="00DA0AFC">
        <w:rPr>
          <w:noProof/>
        </w:rPr>
        <w:t>4</w:t>
      </w:r>
      <w:r w:rsidR="00DA0AFC">
        <w:noBreakHyphen/>
      </w:r>
      <w:r w:rsidR="00DA0AFC">
        <w:rPr>
          <w:noProof/>
        </w:rPr>
        <w:t>3</w:t>
      </w:r>
      <w:r>
        <w:t>.</w:t>
      </w:r>
    </w:p>
    <w:p w14:paraId="1249EB72" w14:textId="63906338" w:rsidR="007A1438" w:rsidRDefault="007A1438" w:rsidP="007A1438">
      <w:pPr>
        <w:pStyle w:val="Caption"/>
        <w:keepNext/>
      </w:pPr>
      <w:bookmarkStart w:id="92" w:name="_Ref127199036"/>
      <w:bookmarkStart w:id="93" w:name="_Toc158095549"/>
      <w:r>
        <w:lastRenderedPageBreak/>
        <w:t xml:space="preserve">Table </w:t>
      </w:r>
      <w:fldSimple w:instr=" STYLEREF 1 \s ">
        <w:r w:rsidR="006C1E92">
          <w:rPr>
            <w:noProof/>
          </w:rPr>
          <w:t>4</w:t>
        </w:r>
      </w:fldSimple>
      <w:r w:rsidR="006C1E92">
        <w:noBreakHyphen/>
      </w:r>
      <w:fldSimple w:instr=" SEQ Table \* ARABIC \s 1 ">
        <w:r w:rsidR="006C1E92">
          <w:rPr>
            <w:noProof/>
          </w:rPr>
          <w:t>3</w:t>
        </w:r>
      </w:fldSimple>
      <w:bookmarkEnd w:id="92"/>
      <w:r>
        <w:t xml:space="preserve"> Observed </w:t>
      </w:r>
      <w:r w:rsidR="002A3848">
        <w:t xml:space="preserve">and </w:t>
      </w:r>
      <w:r w:rsidR="00FB69F9">
        <w:t>i</w:t>
      </w:r>
      <w:r w:rsidR="002A3848">
        <w:t xml:space="preserve">mputed </w:t>
      </w:r>
      <w:r w:rsidR="00FB69F9">
        <w:t>r</w:t>
      </w:r>
      <w:r w:rsidR="002A3848">
        <w:t xml:space="preserve">ecipiency of </w:t>
      </w:r>
      <w:r w:rsidR="00FB69F9">
        <w:t>c</w:t>
      </w:r>
      <w:r w:rsidR="002A3848">
        <w:t>are (</w:t>
      </w:r>
      <w:r w:rsidR="00FB69F9">
        <w:t>p</w:t>
      </w:r>
      <w:r w:rsidR="002A3848">
        <w:t xml:space="preserve">ercent) </w:t>
      </w:r>
      <w:r w:rsidR="00FB69F9">
        <w:t>a</w:t>
      </w:r>
      <w:r w:rsidR="002A3848">
        <w:t xml:space="preserve">mong </w:t>
      </w:r>
      <w:r w:rsidR="00FB69F9">
        <w:t>c</w:t>
      </w:r>
      <w:r w:rsidR="002A3848">
        <w:t xml:space="preserve">hildren </w:t>
      </w:r>
      <w:r w:rsidR="00FB69F9">
        <w:t>u</w:t>
      </w:r>
      <w:r w:rsidR="002A3848">
        <w:t xml:space="preserve">nder </w:t>
      </w:r>
      <w:r w:rsidR="00FB69F9">
        <w:t>s</w:t>
      </w:r>
      <w:r w:rsidR="002A3848">
        <w:t xml:space="preserve">ix </w:t>
      </w:r>
      <w:r w:rsidR="00FB69F9">
        <w:t>y</w:t>
      </w:r>
      <w:r w:rsidR="002A3848">
        <w:t>ears</w:t>
      </w:r>
      <w:bookmarkEnd w:id="93"/>
    </w:p>
    <w:tbl>
      <w:tblPr>
        <w:tblW w:w="5099" w:type="pct"/>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1438"/>
        <w:gridCol w:w="2860"/>
        <w:gridCol w:w="695"/>
        <w:gridCol w:w="1405"/>
        <w:gridCol w:w="1094"/>
        <w:gridCol w:w="1405"/>
        <w:gridCol w:w="1094"/>
      </w:tblGrid>
      <w:tr w:rsidR="007A1438" w:rsidRPr="00F16E28" w14:paraId="4A6FE4C7" w14:textId="77777777" w:rsidTr="00E354D4">
        <w:trPr>
          <w:trHeight w:val="292"/>
          <w:tblHeader/>
        </w:trPr>
        <w:tc>
          <w:tcPr>
            <w:tcW w:w="705" w:type="pct"/>
            <w:tcBorders>
              <w:bottom w:val="nil"/>
            </w:tcBorders>
            <w:shd w:val="clear" w:color="auto" w:fill="auto"/>
            <w:noWrap/>
            <w:vAlign w:val="bottom"/>
            <w:hideMark/>
          </w:tcPr>
          <w:p w14:paraId="38DA2126" w14:textId="77777777" w:rsidR="007A1438" w:rsidRPr="00F16E28" w:rsidRDefault="007A1438" w:rsidP="00E354D4">
            <w:pPr>
              <w:spacing w:after="0" w:line="240" w:lineRule="auto"/>
              <w:rPr>
                <w:rFonts w:eastAsia="Times New Roman" w:cs="Times New Roman"/>
                <w:b/>
                <w:bCs/>
                <w:color w:val="000000"/>
                <w:sz w:val="20"/>
                <w:szCs w:val="20"/>
              </w:rPr>
            </w:pPr>
            <w:r w:rsidRPr="00F16E28">
              <w:rPr>
                <w:rFonts w:eastAsia="Times New Roman" w:cs="Times New Roman"/>
                <w:b/>
                <w:bCs/>
                <w:color w:val="000000"/>
                <w:sz w:val="20"/>
                <w:szCs w:val="20"/>
              </w:rPr>
              <w:t>Characteristic</w:t>
            </w:r>
          </w:p>
        </w:tc>
        <w:tc>
          <w:tcPr>
            <w:tcW w:w="1395" w:type="pct"/>
            <w:tcBorders>
              <w:bottom w:val="nil"/>
            </w:tcBorders>
            <w:shd w:val="clear" w:color="auto" w:fill="auto"/>
            <w:noWrap/>
            <w:vAlign w:val="bottom"/>
            <w:hideMark/>
          </w:tcPr>
          <w:p w14:paraId="23367324" w14:textId="77777777" w:rsidR="007A1438" w:rsidRPr="00F16E28" w:rsidRDefault="007A1438" w:rsidP="00E354D4">
            <w:pPr>
              <w:spacing w:after="0" w:line="240" w:lineRule="auto"/>
              <w:rPr>
                <w:rFonts w:eastAsia="Times New Roman" w:cs="Times New Roman"/>
                <w:b/>
                <w:bCs/>
                <w:color w:val="000000"/>
                <w:sz w:val="20"/>
                <w:szCs w:val="20"/>
              </w:rPr>
            </w:pPr>
            <w:r w:rsidRPr="00F16E28">
              <w:rPr>
                <w:rFonts w:eastAsia="Times New Roman" w:cs="Times New Roman"/>
                <w:b/>
                <w:bCs/>
                <w:color w:val="000000"/>
                <w:sz w:val="20"/>
                <w:szCs w:val="20"/>
              </w:rPr>
              <w:t>Subgroup</w:t>
            </w:r>
          </w:p>
        </w:tc>
        <w:tc>
          <w:tcPr>
            <w:tcW w:w="1574" w:type="pct"/>
            <w:gridSpan w:val="3"/>
            <w:tcBorders>
              <w:bottom w:val="nil"/>
            </w:tcBorders>
            <w:shd w:val="clear" w:color="auto" w:fill="auto"/>
            <w:noWrap/>
            <w:vAlign w:val="bottom"/>
            <w:hideMark/>
          </w:tcPr>
          <w:p w14:paraId="7AEBF8BA" w14:textId="77777777" w:rsidR="007A1438" w:rsidRPr="00F16E28" w:rsidRDefault="007A1438" w:rsidP="00E354D4">
            <w:pPr>
              <w:spacing w:after="0" w:line="240" w:lineRule="auto"/>
              <w:jc w:val="center"/>
              <w:rPr>
                <w:rFonts w:eastAsia="Times New Roman" w:cs="Times New Roman"/>
                <w:b/>
                <w:bCs/>
                <w:color w:val="000000"/>
                <w:sz w:val="20"/>
                <w:szCs w:val="20"/>
              </w:rPr>
            </w:pPr>
            <w:r w:rsidRPr="00F16E28">
              <w:rPr>
                <w:rFonts w:eastAsia="Times New Roman" w:cs="Times New Roman"/>
                <w:b/>
                <w:bCs/>
                <w:color w:val="000000"/>
                <w:sz w:val="20"/>
                <w:szCs w:val="20"/>
              </w:rPr>
              <w:t>Incidence (percent)</w:t>
            </w:r>
          </w:p>
        </w:tc>
        <w:tc>
          <w:tcPr>
            <w:tcW w:w="1326" w:type="pct"/>
            <w:gridSpan w:val="2"/>
            <w:tcBorders>
              <w:bottom w:val="nil"/>
            </w:tcBorders>
            <w:shd w:val="clear" w:color="auto" w:fill="auto"/>
            <w:noWrap/>
            <w:vAlign w:val="bottom"/>
            <w:hideMark/>
          </w:tcPr>
          <w:p w14:paraId="49B1F0CE" w14:textId="77777777" w:rsidR="007A1438" w:rsidRPr="00F16E28" w:rsidRDefault="007A1438" w:rsidP="00E354D4">
            <w:pPr>
              <w:spacing w:after="0" w:line="240" w:lineRule="auto"/>
              <w:jc w:val="center"/>
              <w:rPr>
                <w:rFonts w:eastAsia="Times New Roman" w:cs="Times New Roman"/>
                <w:b/>
                <w:bCs/>
                <w:color w:val="000000"/>
                <w:sz w:val="20"/>
                <w:szCs w:val="20"/>
              </w:rPr>
            </w:pPr>
            <w:r w:rsidRPr="00F16E28">
              <w:rPr>
                <w:rFonts w:eastAsia="Times New Roman" w:cs="Times New Roman"/>
                <w:b/>
                <w:bCs/>
                <w:color w:val="000000"/>
                <w:sz w:val="20"/>
                <w:szCs w:val="20"/>
              </w:rPr>
              <w:t>Deviation from ECPP (%)</w:t>
            </w:r>
          </w:p>
        </w:tc>
      </w:tr>
      <w:tr w:rsidR="007A1438" w:rsidRPr="00F16E28" w14:paraId="1250B3F2" w14:textId="77777777" w:rsidTr="00E354D4">
        <w:trPr>
          <w:trHeight w:val="292"/>
        </w:trPr>
        <w:tc>
          <w:tcPr>
            <w:tcW w:w="705" w:type="pct"/>
            <w:tcBorders>
              <w:top w:val="nil"/>
              <w:bottom w:val="single" w:sz="4" w:space="0" w:color="auto"/>
            </w:tcBorders>
            <w:shd w:val="clear" w:color="auto" w:fill="auto"/>
            <w:noWrap/>
            <w:vAlign w:val="bottom"/>
            <w:hideMark/>
          </w:tcPr>
          <w:p w14:paraId="41A88D3F" w14:textId="77777777" w:rsidR="007A1438" w:rsidRPr="00F16E28" w:rsidRDefault="007A1438" w:rsidP="00E354D4">
            <w:pPr>
              <w:spacing w:after="0" w:line="240" w:lineRule="auto"/>
              <w:jc w:val="center"/>
              <w:rPr>
                <w:rFonts w:eastAsia="Times New Roman" w:cs="Times New Roman"/>
                <w:b/>
                <w:bCs/>
                <w:color w:val="000000"/>
                <w:sz w:val="20"/>
                <w:szCs w:val="20"/>
              </w:rPr>
            </w:pPr>
          </w:p>
        </w:tc>
        <w:tc>
          <w:tcPr>
            <w:tcW w:w="1395" w:type="pct"/>
            <w:tcBorders>
              <w:top w:val="nil"/>
              <w:bottom w:val="single" w:sz="4" w:space="0" w:color="auto"/>
            </w:tcBorders>
            <w:shd w:val="clear" w:color="auto" w:fill="auto"/>
            <w:noWrap/>
            <w:vAlign w:val="bottom"/>
            <w:hideMark/>
          </w:tcPr>
          <w:p w14:paraId="7A3F7363" w14:textId="77777777" w:rsidR="007A1438" w:rsidRPr="00F16E28" w:rsidRDefault="007A1438" w:rsidP="00E354D4">
            <w:pPr>
              <w:spacing w:after="0" w:line="240" w:lineRule="auto"/>
              <w:rPr>
                <w:rFonts w:eastAsia="Times New Roman" w:cs="Times New Roman"/>
                <w:sz w:val="20"/>
                <w:szCs w:val="20"/>
              </w:rPr>
            </w:pPr>
          </w:p>
        </w:tc>
        <w:tc>
          <w:tcPr>
            <w:tcW w:w="346" w:type="pct"/>
            <w:tcBorders>
              <w:top w:val="nil"/>
              <w:bottom w:val="single" w:sz="4" w:space="0" w:color="auto"/>
            </w:tcBorders>
            <w:shd w:val="clear" w:color="auto" w:fill="auto"/>
            <w:noWrap/>
            <w:vAlign w:val="bottom"/>
            <w:hideMark/>
          </w:tcPr>
          <w:p w14:paraId="6F3AA46F"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ECPP</w:t>
            </w:r>
          </w:p>
        </w:tc>
        <w:tc>
          <w:tcPr>
            <w:tcW w:w="690" w:type="pct"/>
            <w:tcBorders>
              <w:top w:val="nil"/>
              <w:bottom w:val="single" w:sz="4" w:space="0" w:color="auto"/>
            </w:tcBorders>
            <w:shd w:val="clear" w:color="auto" w:fill="auto"/>
            <w:noWrap/>
            <w:vAlign w:val="bottom"/>
            <w:hideMark/>
          </w:tcPr>
          <w:p w14:paraId="37C31FC0"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CE - Interview</w:t>
            </w:r>
          </w:p>
        </w:tc>
        <w:tc>
          <w:tcPr>
            <w:tcW w:w="539" w:type="pct"/>
            <w:tcBorders>
              <w:top w:val="nil"/>
              <w:bottom w:val="single" w:sz="4" w:space="0" w:color="auto"/>
            </w:tcBorders>
            <w:shd w:val="clear" w:color="auto" w:fill="auto"/>
            <w:noWrap/>
            <w:vAlign w:val="bottom"/>
            <w:hideMark/>
          </w:tcPr>
          <w:p w14:paraId="53A5D21B"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CE - Diary</w:t>
            </w:r>
          </w:p>
        </w:tc>
        <w:tc>
          <w:tcPr>
            <w:tcW w:w="690" w:type="pct"/>
            <w:tcBorders>
              <w:top w:val="nil"/>
              <w:bottom w:val="single" w:sz="4" w:space="0" w:color="auto"/>
            </w:tcBorders>
            <w:shd w:val="clear" w:color="auto" w:fill="auto"/>
            <w:noWrap/>
            <w:vAlign w:val="bottom"/>
            <w:hideMark/>
          </w:tcPr>
          <w:p w14:paraId="1B7A28FB"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CE - Interview</w:t>
            </w:r>
          </w:p>
        </w:tc>
        <w:tc>
          <w:tcPr>
            <w:tcW w:w="636" w:type="pct"/>
            <w:tcBorders>
              <w:top w:val="nil"/>
              <w:bottom w:val="single" w:sz="4" w:space="0" w:color="auto"/>
            </w:tcBorders>
            <w:shd w:val="clear" w:color="auto" w:fill="auto"/>
            <w:noWrap/>
            <w:vAlign w:val="bottom"/>
            <w:hideMark/>
          </w:tcPr>
          <w:p w14:paraId="3882F07D"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CE - Diary</w:t>
            </w:r>
          </w:p>
        </w:tc>
      </w:tr>
      <w:tr w:rsidR="007A1438" w:rsidRPr="00F16E28" w14:paraId="70B17660" w14:textId="77777777" w:rsidTr="00E354D4">
        <w:trPr>
          <w:trHeight w:val="292"/>
        </w:trPr>
        <w:tc>
          <w:tcPr>
            <w:tcW w:w="705" w:type="pct"/>
            <w:vMerge w:val="restart"/>
            <w:tcBorders>
              <w:top w:val="single" w:sz="4" w:space="0" w:color="auto"/>
            </w:tcBorders>
            <w:shd w:val="clear" w:color="auto" w:fill="auto"/>
            <w:noWrap/>
            <w:vAlign w:val="center"/>
            <w:hideMark/>
          </w:tcPr>
          <w:p w14:paraId="3D13F7CC"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Gender</w:t>
            </w:r>
          </w:p>
        </w:tc>
        <w:tc>
          <w:tcPr>
            <w:tcW w:w="1395" w:type="pct"/>
            <w:tcBorders>
              <w:top w:val="single" w:sz="4" w:space="0" w:color="auto"/>
            </w:tcBorders>
            <w:shd w:val="clear" w:color="auto" w:fill="auto"/>
            <w:noWrap/>
            <w:vAlign w:val="bottom"/>
            <w:hideMark/>
          </w:tcPr>
          <w:p w14:paraId="42161F61"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Female</w:t>
            </w:r>
          </w:p>
        </w:tc>
        <w:tc>
          <w:tcPr>
            <w:tcW w:w="346" w:type="pct"/>
            <w:tcBorders>
              <w:top w:val="single" w:sz="4" w:space="0" w:color="auto"/>
            </w:tcBorders>
            <w:shd w:val="clear" w:color="auto" w:fill="auto"/>
            <w:noWrap/>
            <w:vAlign w:val="bottom"/>
            <w:hideMark/>
          </w:tcPr>
          <w:p w14:paraId="65BEB702"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8.8</w:t>
            </w:r>
          </w:p>
        </w:tc>
        <w:tc>
          <w:tcPr>
            <w:tcW w:w="690" w:type="pct"/>
            <w:tcBorders>
              <w:top w:val="single" w:sz="4" w:space="0" w:color="auto"/>
            </w:tcBorders>
            <w:shd w:val="clear" w:color="auto" w:fill="auto"/>
            <w:noWrap/>
            <w:vAlign w:val="bottom"/>
            <w:hideMark/>
          </w:tcPr>
          <w:p w14:paraId="607FC1B5"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8.9</w:t>
            </w:r>
          </w:p>
        </w:tc>
        <w:tc>
          <w:tcPr>
            <w:tcW w:w="539" w:type="pct"/>
            <w:tcBorders>
              <w:top w:val="single" w:sz="4" w:space="0" w:color="auto"/>
            </w:tcBorders>
            <w:shd w:val="clear" w:color="auto" w:fill="auto"/>
            <w:noWrap/>
            <w:vAlign w:val="bottom"/>
            <w:hideMark/>
          </w:tcPr>
          <w:p w14:paraId="203731DE"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8.4</w:t>
            </w:r>
          </w:p>
        </w:tc>
        <w:tc>
          <w:tcPr>
            <w:tcW w:w="690" w:type="pct"/>
            <w:tcBorders>
              <w:top w:val="single" w:sz="4" w:space="0" w:color="auto"/>
            </w:tcBorders>
            <w:shd w:val="clear" w:color="auto" w:fill="auto"/>
            <w:noWrap/>
            <w:vAlign w:val="bottom"/>
            <w:hideMark/>
          </w:tcPr>
          <w:p w14:paraId="0080E7D2"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w:t>
            </w:r>
          </w:p>
        </w:tc>
        <w:tc>
          <w:tcPr>
            <w:tcW w:w="636" w:type="pct"/>
            <w:tcBorders>
              <w:top w:val="single" w:sz="4" w:space="0" w:color="auto"/>
            </w:tcBorders>
            <w:shd w:val="clear" w:color="auto" w:fill="auto"/>
            <w:noWrap/>
            <w:vAlign w:val="bottom"/>
            <w:hideMark/>
          </w:tcPr>
          <w:p w14:paraId="6C4A126B"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-5%</w:t>
            </w:r>
          </w:p>
        </w:tc>
      </w:tr>
      <w:tr w:rsidR="007A1438" w:rsidRPr="00F16E28" w14:paraId="3FF2451E" w14:textId="77777777" w:rsidTr="00E354D4">
        <w:trPr>
          <w:trHeight w:val="292"/>
        </w:trPr>
        <w:tc>
          <w:tcPr>
            <w:tcW w:w="705" w:type="pct"/>
            <w:vMerge/>
            <w:vAlign w:val="center"/>
            <w:hideMark/>
          </w:tcPr>
          <w:p w14:paraId="63172EA5" w14:textId="77777777" w:rsidR="007A1438" w:rsidRPr="00F16E28" w:rsidRDefault="007A1438" w:rsidP="00E354D4">
            <w:pPr>
              <w:spacing w:after="0" w:line="240" w:lineRule="auto"/>
              <w:rPr>
                <w:rFonts w:eastAsia="Times New Roman" w:cs="Times New Roman"/>
                <w:color w:val="000000"/>
                <w:sz w:val="20"/>
                <w:szCs w:val="20"/>
              </w:rPr>
            </w:pPr>
          </w:p>
        </w:tc>
        <w:tc>
          <w:tcPr>
            <w:tcW w:w="1395" w:type="pct"/>
            <w:shd w:val="clear" w:color="auto" w:fill="auto"/>
            <w:noWrap/>
            <w:vAlign w:val="bottom"/>
            <w:hideMark/>
          </w:tcPr>
          <w:p w14:paraId="0B654DD5"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Male</w:t>
            </w:r>
          </w:p>
        </w:tc>
        <w:tc>
          <w:tcPr>
            <w:tcW w:w="346" w:type="pct"/>
            <w:shd w:val="clear" w:color="auto" w:fill="auto"/>
            <w:noWrap/>
            <w:vAlign w:val="bottom"/>
            <w:hideMark/>
          </w:tcPr>
          <w:p w14:paraId="48678858"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9.7</w:t>
            </w:r>
          </w:p>
        </w:tc>
        <w:tc>
          <w:tcPr>
            <w:tcW w:w="690" w:type="pct"/>
            <w:shd w:val="clear" w:color="auto" w:fill="auto"/>
            <w:noWrap/>
            <w:vAlign w:val="bottom"/>
            <w:hideMark/>
          </w:tcPr>
          <w:p w14:paraId="46E67900"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8.9</w:t>
            </w:r>
          </w:p>
        </w:tc>
        <w:tc>
          <w:tcPr>
            <w:tcW w:w="539" w:type="pct"/>
            <w:shd w:val="clear" w:color="auto" w:fill="auto"/>
            <w:noWrap/>
            <w:vAlign w:val="bottom"/>
            <w:hideMark/>
          </w:tcPr>
          <w:p w14:paraId="12BCD775"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10.4</w:t>
            </w:r>
          </w:p>
        </w:tc>
        <w:tc>
          <w:tcPr>
            <w:tcW w:w="690" w:type="pct"/>
            <w:shd w:val="clear" w:color="auto" w:fill="auto"/>
            <w:noWrap/>
            <w:vAlign w:val="bottom"/>
            <w:hideMark/>
          </w:tcPr>
          <w:p w14:paraId="71A270E7"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w:t>
            </w:r>
          </w:p>
        </w:tc>
        <w:tc>
          <w:tcPr>
            <w:tcW w:w="636" w:type="pct"/>
            <w:shd w:val="clear" w:color="auto" w:fill="auto"/>
            <w:noWrap/>
            <w:vAlign w:val="bottom"/>
            <w:hideMark/>
          </w:tcPr>
          <w:p w14:paraId="7FD2401B"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7%</w:t>
            </w:r>
          </w:p>
        </w:tc>
      </w:tr>
      <w:tr w:rsidR="007A1438" w:rsidRPr="00F16E28" w14:paraId="694CF193" w14:textId="77777777" w:rsidTr="00E354D4">
        <w:trPr>
          <w:trHeight w:val="292"/>
        </w:trPr>
        <w:tc>
          <w:tcPr>
            <w:tcW w:w="705" w:type="pct"/>
            <w:vMerge w:val="restart"/>
            <w:shd w:val="clear" w:color="auto" w:fill="D9D9D9" w:themeFill="background1" w:themeFillShade="D9"/>
            <w:vAlign w:val="center"/>
            <w:hideMark/>
          </w:tcPr>
          <w:p w14:paraId="4C526CBC"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Race or Ethnicity</w:t>
            </w:r>
          </w:p>
        </w:tc>
        <w:tc>
          <w:tcPr>
            <w:tcW w:w="1395" w:type="pct"/>
            <w:shd w:val="clear" w:color="auto" w:fill="D9D9D9" w:themeFill="background1" w:themeFillShade="D9"/>
            <w:noWrap/>
            <w:vAlign w:val="bottom"/>
            <w:hideMark/>
          </w:tcPr>
          <w:p w14:paraId="1122442A"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White</w:t>
            </w:r>
          </w:p>
        </w:tc>
        <w:tc>
          <w:tcPr>
            <w:tcW w:w="346" w:type="pct"/>
            <w:shd w:val="clear" w:color="auto" w:fill="D9D9D9" w:themeFill="background1" w:themeFillShade="D9"/>
            <w:noWrap/>
            <w:vAlign w:val="bottom"/>
            <w:hideMark/>
          </w:tcPr>
          <w:p w14:paraId="6A9DA6E5"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10.9</w:t>
            </w:r>
          </w:p>
        </w:tc>
        <w:tc>
          <w:tcPr>
            <w:tcW w:w="690" w:type="pct"/>
            <w:shd w:val="clear" w:color="auto" w:fill="D9D9D9" w:themeFill="background1" w:themeFillShade="D9"/>
            <w:noWrap/>
            <w:vAlign w:val="bottom"/>
            <w:hideMark/>
          </w:tcPr>
          <w:p w14:paraId="3D187C67"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11.1</w:t>
            </w:r>
          </w:p>
        </w:tc>
        <w:tc>
          <w:tcPr>
            <w:tcW w:w="539" w:type="pct"/>
            <w:shd w:val="clear" w:color="auto" w:fill="D9D9D9" w:themeFill="background1" w:themeFillShade="D9"/>
            <w:noWrap/>
            <w:vAlign w:val="bottom"/>
            <w:hideMark/>
          </w:tcPr>
          <w:p w14:paraId="6F6953C1"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10.3</w:t>
            </w:r>
          </w:p>
        </w:tc>
        <w:tc>
          <w:tcPr>
            <w:tcW w:w="690" w:type="pct"/>
            <w:shd w:val="clear" w:color="auto" w:fill="D9D9D9" w:themeFill="background1" w:themeFillShade="D9"/>
            <w:noWrap/>
            <w:vAlign w:val="bottom"/>
            <w:hideMark/>
          </w:tcPr>
          <w:p w14:paraId="36BF193C"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2%</w:t>
            </w:r>
          </w:p>
        </w:tc>
        <w:tc>
          <w:tcPr>
            <w:tcW w:w="636" w:type="pct"/>
            <w:shd w:val="clear" w:color="auto" w:fill="D9D9D9" w:themeFill="background1" w:themeFillShade="D9"/>
            <w:noWrap/>
            <w:vAlign w:val="bottom"/>
            <w:hideMark/>
          </w:tcPr>
          <w:p w14:paraId="5C37F208"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-6%</w:t>
            </w:r>
          </w:p>
        </w:tc>
      </w:tr>
      <w:tr w:rsidR="007A1438" w:rsidRPr="00F16E28" w14:paraId="79ED5210" w14:textId="77777777" w:rsidTr="00E354D4">
        <w:trPr>
          <w:trHeight w:val="292"/>
        </w:trPr>
        <w:tc>
          <w:tcPr>
            <w:tcW w:w="705" w:type="pct"/>
            <w:vMerge/>
            <w:shd w:val="clear" w:color="auto" w:fill="D9D9D9" w:themeFill="background1" w:themeFillShade="D9"/>
            <w:vAlign w:val="center"/>
            <w:hideMark/>
          </w:tcPr>
          <w:p w14:paraId="47DC77FB" w14:textId="77777777" w:rsidR="007A1438" w:rsidRPr="00F16E28" w:rsidRDefault="007A1438" w:rsidP="00E354D4">
            <w:pPr>
              <w:spacing w:after="0" w:line="240" w:lineRule="auto"/>
              <w:rPr>
                <w:rFonts w:eastAsia="Times New Roman" w:cs="Times New Roman"/>
                <w:color w:val="000000"/>
                <w:sz w:val="20"/>
                <w:szCs w:val="20"/>
              </w:rPr>
            </w:pPr>
          </w:p>
        </w:tc>
        <w:tc>
          <w:tcPr>
            <w:tcW w:w="1395" w:type="pct"/>
            <w:shd w:val="clear" w:color="auto" w:fill="D9D9D9" w:themeFill="background1" w:themeFillShade="D9"/>
            <w:noWrap/>
            <w:vAlign w:val="bottom"/>
            <w:hideMark/>
          </w:tcPr>
          <w:p w14:paraId="6FF3C161"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Black</w:t>
            </w:r>
          </w:p>
        </w:tc>
        <w:tc>
          <w:tcPr>
            <w:tcW w:w="346" w:type="pct"/>
            <w:shd w:val="clear" w:color="auto" w:fill="D9D9D9" w:themeFill="background1" w:themeFillShade="D9"/>
            <w:noWrap/>
            <w:vAlign w:val="bottom"/>
            <w:hideMark/>
          </w:tcPr>
          <w:p w14:paraId="754EA756"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8.6</w:t>
            </w:r>
          </w:p>
        </w:tc>
        <w:tc>
          <w:tcPr>
            <w:tcW w:w="690" w:type="pct"/>
            <w:shd w:val="clear" w:color="auto" w:fill="D9D9D9" w:themeFill="background1" w:themeFillShade="D9"/>
            <w:noWrap/>
            <w:vAlign w:val="bottom"/>
            <w:hideMark/>
          </w:tcPr>
          <w:p w14:paraId="65768D3E"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7.1</w:t>
            </w:r>
          </w:p>
        </w:tc>
        <w:tc>
          <w:tcPr>
            <w:tcW w:w="539" w:type="pct"/>
            <w:shd w:val="clear" w:color="auto" w:fill="D9D9D9" w:themeFill="background1" w:themeFillShade="D9"/>
            <w:noWrap/>
            <w:vAlign w:val="bottom"/>
            <w:hideMark/>
          </w:tcPr>
          <w:p w14:paraId="10157F3C"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10.4</w:t>
            </w:r>
          </w:p>
        </w:tc>
        <w:tc>
          <w:tcPr>
            <w:tcW w:w="690" w:type="pct"/>
            <w:shd w:val="clear" w:color="auto" w:fill="D9D9D9" w:themeFill="background1" w:themeFillShade="D9"/>
            <w:noWrap/>
            <w:vAlign w:val="bottom"/>
            <w:hideMark/>
          </w:tcPr>
          <w:p w14:paraId="23BED001" w14:textId="77777777" w:rsidR="007A1438" w:rsidRPr="00F16E28" w:rsidRDefault="007A1438" w:rsidP="00E354D4">
            <w:pPr>
              <w:spacing w:after="0" w:line="240" w:lineRule="auto"/>
              <w:jc w:val="right"/>
              <w:rPr>
                <w:rFonts w:eastAsia="Times New Roman" w:cs="Times New Roman"/>
                <w:color w:val="FF0000"/>
                <w:sz w:val="20"/>
                <w:szCs w:val="20"/>
              </w:rPr>
            </w:pPr>
            <w:r w:rsidRPr="00F16E28">
              <w:rPr>
                <w:rFonts w:eastAsia="Times New Roman" w:cs="Times New Roman"/>
                <w:color w:val="FF0000"/>
                <w:sz w:val="20"/>
                <w:szCs w:val="20"/>
              </w:rPr>
              <w:t>-17%</w:t>
            </w:r>
          </w:p>
        </w:tc>
        <w:tc>
          <w:tcPr>
            <w:tcW w:w="636" w:type="pct"/>
            <w:shd w:val="clear" w:color="auto" w:fill="D9D9D9" w:themeFill="background1" w:themeFillShade="D9"/>
            <w:noWrap/>
            <w:vAlign w:val="bottom"/>
            <w:hideMark/>
          </w:tcPr>
          <w:p w14:paraId="6A3E7A79" w14:textId="77777777" w:rsidR="007A1438" w:rsidRPr="00F16E28" w:rsidRDefault="007A1438" w:rsidP="00E354D4">
            <w:pPr>
              <w:spacing w:after="0" w:line="240" w:lineRule="auto"/>
              <w:jc w:val="right"/>
              <w:rPr>
                <w:rFonts w:eastAsia="Times New Roman" w:cs="Times New Roman"/>
                <w:color w:val="FF0000"/>
                <w:sz w:val="20"/>
                <w:szCs w:val="20"/>
              </w:rPr>
            </w:pPr>
            <w:r w:rsidRPr="00F16E28">
              <w:rPr>
                <w:rFonts w:eastAsia="Times New Roman" w:cs="Times New Roman"/>
                <w:color w:val="FF0000"/>
                <w:sz w:val="20"/>
                <w:szCs w:val="20"/>
              </w:rPr>
              <w:t>21%</w:t>
            </w:r>
          </w:p>
        </w:tc>
      </w:tr>
      <w:tr w:rsidR="007A1438" w:rsidRPr="00F16E28" w14:paraId="7D9CBC59" w14:textId="77777777" w:rsidTr="00E354D4">
        <w:trPr>
          <w:trHeight w:val="292"/>
        </w:trPr>
        <w:tc>
          <w:tcPr>
            <w:tcW w:w="705" w:type="pct"/>
            <w:vMerge/>
            <w:shd w:val="clear" w:color="auto" w:fill="D9D9D9" w:themeFill="background1" w:themeFillShade="D9"/>
            <w:vAlign w:val="center"/>
            <w:hideMark/>
          </w:tcPr>
          <w:p w14:paraId="20723569" w14:textId="77777777" w:rsidR="007A1438" w:rsidRPr="00F16E28" w:rsidRDefault="007A1438" w:rsidP="00E354D4">
            <w:pPr>
              <w:spacing w:after="0" w:line="240" w:lineRule="auto"/>
              <w:rPr>
                <w:rFonts w:eastAsia="Times New Roman" w:cs="Times New Roman"/>
                <w:color w:val="000000"/>
                <w:sz w:val="20"/>
                <w:szCs w:val="20"/>
              </w:rPr>
            </w:pPr>
          </w:p>
        </w:tc>
        <w:tc>
          <w:tcPr>
            <w:tcW w:w="1395" w:type="pct"/>
            <w:shd w:val="clear" w:color="auto" w:fill="D9D9D9" w:themeFill="background1" w:themeFillShade="D9"/>
            <w:noWrap/>
            <w:vAlign w:val="bottom"/>
            <w:hideMark/>
          </w:tcPr>
          <w:p w14:paraId="5877D1E3"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Hispanic</w:t>
            </w:r>
          </w:p>
        </w:tc>
        <w:tc>
          <w:tcPr>
            <w:tcW w:w="346" w:type="pct"/>
            <w:shd w:val="clear" w:color="auto" w:fill="D9D9D9" w:themeFill="background1" w:themeFillShade="D9"/>
            <w:noWrap/>
            <w:vAlign w:val="bottom"/>
            <w:hideMark/>
          </w:tcPr>
          <w:p w14:paraId="07BBDC04"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7.4</w:t>
            </w:r>
          </w:p>
        </w:tc>
        <w:tc>
          <w:tcPr>
            <w:tcW w:w="690" w:type="pct"/>
            <w:shd w:val="clear" w:color="auto" w:fill="D9D9D9" w:themeFill="background1" w:themeFillShade="D9"/>
            <w:noWrap/>
            <w:vAlign w:val="bottom"/>
            <w:hideMark/>
          </w:tcPr>
          <w:p w14:paraId="4CF4442B"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7.1</w:t>
            </w:r>
          </w:p>
        </w:tc>
        <w:tc>
          <w:tcPr>
            <w:tcW w:w="539" w:type="pct"/>
            <w:shd w:val="clear" w:color="auto" w:fill="D9D9D9" w:themeFill="background1" w:themeFillShade="D9"/>
            <w:noWrap/>
            <w:vAlign w:val="bottom"/>
            <w:hideMark/>
          </w:tcPr>
          <w:p w14:paraId="51E800BC"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7.6</w:t>
            </w:r>
          </w:p>
        </w:tc>
        <w:tc>
          <w:tcPr>
            <w:tcW w:w="690" w:type="pct"/>
            <w:shd w:val="clear" w:color="auto" w:fill="D9D9D9" w:themeFill="background1" w:themeFillShade="D9"/>
            <w:noWrap/>
            <w:vAlign w:val="bottom"/>
            <w:hideMark/>
          </w:tcPr>
          <w:p w14:paraId="4C710157"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-4%</w:t>
            </w:r>
          </w:p>
        </w:tc>
        <w:tc>
          <w:tcPr>
            <w:tcW w:w="636" w:type="pct"/>
            <w:shd w:val="clear" w:color="auto" w:fill="D9D9D9" w:themeFill="background1" w:themeFillShade="D9"/>
            <w:noWrap/>
            <w:vAlign w:val="bottom"/>
            <w:hideMark/>
          </w:tcPr>
          <w:p w14:paraId="264D46AA"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3%</w:t>
            </w:r>
          </w:p>
        </w:tc>
      </w:tr>
      <w:tr w:rsidR="007A1438" w:rsidRPr="00F16E28" w14:paraId="5985569F" w14:textId="77777777" w:rsidTr="00E354D4">
        <w:trPr>
          <w:trHeight w:val="292"/>
        </w:trPr>
        <w:tc>
          <w:tcPr>
            <w:tcW w:w="705" w:type="pct"/>
            <w:shd w:val="clear" w:color="auto" w:fill="D9D9D9" w:themeFill="background1" w:themeFillShade="D9"/>
            <w:noWrap/>
            <w:vAlign w:val="bottom"/>
            <w:hideMark/>
          </w:tcPr>
          <w:p w14:paraId="00F2A550" w14:textId="77777777" w:rsidR="007A1438" w:rsidRPr="00F16E28" w:rsidRDefault="007A1438" w:rsidP="00E354D4">
            <w:pPr>
              <w:spacing w:after="0" w:line="240" w:lineRule="auto"/>
              <w:jc w:val="right"/>
              <w:rPr>
                <w:rFonts w:eastAsia="Times New Roman" w:cs="Times New Roman"/>
                <w:color w:val="000000"/>
                <w:sz w:val="20"/>
                <w:szCs w:val="20"/>
              </w:rPr>
            </w:pPr>
          </w:p>
        </w:tc>
        <w:tc>
          <w:tcPr>
            <w:tcW w:w="1395" w:type="pct"/>
            <w:shd w:val="clear" w:color="auto" w:fill="D9D9D9" w:themeFill="background1" w:themeFillShade="D9"/>
            <w:noWrap/>
            <w:vAlign w:val="bottom"/>
            <w:hideMark/>
          </w:tcPr>
          <w:p w14:paraId="77BC8EA7"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Other</w:t>
            </w:r>
          </w:p>
        </w:tc>
        <w:tc>
          <w:tcPr>
            <w:tcW w:w="346" w:type="pct"/>
            <w:shd w:val="clear" w:color="auto" w:fill="D9D9D9" w:themeFill="background1" w:themeFillShade="D9"/>
            <w:noWrap/>
            <w:vAlign w:val="bottom"/>
            <w:hideMark/>
          </w:tcPr>
          <w:p w14:paraId="17B99D66"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7.0</w:t>
            </w:r>
          </w:p>
        </w:tc>
        <w:tc>
          <w:tcPr>
            <w:tcW w:w="690" w:type="pct"/>
            <w:shd w:val="clear" w:color="auto" w:fill="D9D9D9" w:themeFill="background1" w:themeFillShade="D9"/>
            <w:noWrap/>
            <w:vAlign w:val="bottom"/>
            <w:hideMark/>
          </w:tcPr>
          <w:p w14:paraId="46D81351"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4.9</w:t>
            </w:r>
          </w:p>
        </w:tc>
        <w:tc>
          <w:tcPr>
            <w:tcW w:w="539" w:type="pct"/>
            <w:shd w:val="clear" w:color="auto" w:fill="D9D9D9" w:themeFill="background1" w:themeFillShade="D9"/>
            <w:noWrap/>
            <w:vAlign w:val="bottom"/>
            <w:hideMark/>
          </w:tcPr>
          <w:p w14:paraId="6A69EC48"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8.3</w:t>
            </w:r>
          </w:p>
        </w:tc>
        <w:tc>
          <w:tcPr>
            <w:tcW w:w="690" w:type="pct"/>
            <w:shd w:val="clear" w:color="auto" w:fill="D9D9D9" w:themeFill="background1" w:themeFillShade="D9"/>
            <w:noWrap/>
            <w:vAlign w:val="bottom"/>
            <w:hideMark/>
          </w:tcPr>
          <w:p w14:paraId="7C9A6889" w14:textId="77777777" w:rsidR="007A1438" w:rsidRPr="00F16E28" w:rsidRDefault="007A1438" w:rsidP="00E354D4">
            <w:pPr>
              <w:spacing w:after="0" w:line="240" w:lineRule="auto"/>
              <w:jc w:val="right"/>
              <w:rPr>
                <w:rFonts w:eastAsia="Times New Roman" w:cs="Times New Roman"/>
                <w:color w:val="FF0000"/>
                <w:sz w:val="20"/>
                <w:szCs w:val="20"/>
              </w:rPr>
            </w:pPr>
            <w:r w:rsidRPr="00F16E28">
              <w:rPr>
                <w:rFonts w:eastAsia="Times New Roman" w:cs="Times New Roman"/>
                <w:color w:val="FF0000"/>
                <w:sz w:val="20"/>
                <w:szCs w:val="20"/>
              </w:rPr>
              <w:t>-31%</w:t>
            </w:r>
          </w:p>
        </w:tc>
        <w:tc>
          <w:tcPr>
            <w:tcW w:w="636" w:type="pct"/>
            <w:shd w:val="clear" w:color="auto" w:fill="D9D9D9" w:themeFill="background1" w:themeFillShade="D9"/>
            <w:noWrap/>
            <w:vAlign w:val="bottom"/>
            <w:hideMark/>
          </w:tcPr>
          <w:p w14:paraId="4AA93C91" w14:textId="77777777" w:rsidR="007A1438" w:rsidRPr="00F16E28" w:rsidRDefault="007A1438" w:rsidP="00E354D4">
            <w:pPr>
              <w:spacing w:after="0" w:line="240" w:lineRule="auto"/>
              <w:jc w:val="right"/>
              <w:rPr>
                <w:rFonts w:eastAsia="Times New Roman" w:cs="Times New Roman"/>
                <w:color w:val="FF0000"/>
                <w:sz w:val="20"/>
                <w:szCs w:val="20"/>
              </w:rPr>
            </w:pPr>
            <w:r w:rsidRPr="00F16E28">
              <w:rPr>
                <w:rFonts w:eastAsia="Times New Roman" w:cs="Times New Roman"/>
                <w:color w:val="FF0000"/>
                <w:sz w:val="20"/>
                <w:szCs w:val="20"/>
              </w:rPr>
              <w:t>18%</w:t>
            </w:r>
          </w:p>
        </w:tc>
      </w:tr>
      <w:tr w:rsidR="007A1438" w:rsidRPr="00F16E28" w14:paraId="06BF9D09" w14:textId="77777777" w:rsidTr="00E354D4">
        <w:trPr>
          <w:trHeight w:val="292"/>
        </w:trPr>
        <w:tc>
          <w:tcPr>
            <w:tcW w:w="705" w:type="pct"/>
            <w:vMerge w:val="restart"/>
            <w:shd w:val="clear" w:color="auto" w:fill="auto"/>
            <w:noWrap/>
            <w:vAlign w:val="center"/>
            <w:hideMark/>
          </w:tcPr>
          <w:p w14:paraId="6B590AB2"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Age</w:t>
            </w:r>
          </w:p>
        </w:tc>
        <w:tc>
          <w:tcPr>
            <w:tcW w:w="1395" w:type="pct"/>
            <w:shd w:val="clear" w:color="auto" w:fill="auto"/>
            <w:noWrap/>
            <w:vAlign w:val="bottom"/>
            <w:hideMark/>
          </w:tcPr>
          <w:p w14:paraId="51FC2EF2"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Under 3 yrs.</w:t>
            </w:r>
          </w:p>
        </w:tc>
        <w:tc>
          <w:tcPr>
            <w:tcW w:w="346" w:type="pct"/>
            <w:shd w:val="clear" w:color="auto" w:fill="auto"/>
            <w:noWrap/>
            <w:vAlign w:val="bottom"/>
            <w:hideMark/>
          </w:tcPr>
          <w:p w14:paraId="52A1E37D"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10.3</w:t>
            </w:r>
          </w:p>
        </w:tc>
        <w:tc>
          <w:tcPr>
            <w:tcW w:w="690" w:type="pct"/>
            <w:shd w:val="clear" w:color="auto" w:fill="auto"/>
            <w:noWrap/>
            <w:vAlign w:val="bottom"/>
            <w:hideMark/>
          </w:tcPr>
          <w:p w14:paraId="27A109A1"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11.2</w:t>
            </w:r>
          </w:p>
        </w:tc>
        <w:tc>
          <w:tcPr>
            <w:tcW w:w="539" w:type="pct"/>
            <w:shd w:val="clear" w:color="auto" w:fill="auto"/>
            <w:noWrap/>
            <w:vAlign w:val="bottom"/>
            <w:hideMark/>
          </w:tcPr>
          <w:p w14:paraId="67FB2972"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10.0</w:t>
            </w:r>
          </w:p>
        </w:tc>
        <w:tc>
          <w:tcPr>
            <w:tcW w:w="690" w:type="pct"/>
            <w:shd w:val="clear" w:color="auto" w:fill="auto"/>
            <w:noWrap/>
            <w:vAlign w:val="bottom"/>
            <w:hideMark/>
          </w:tcPr>
          <w:p w14:paraId="2971F0F4"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w:t>
            </w:r>
          </w:p>
        </w:tc>
        <w:tc>
          <w:tcPr>
            <w:tcW w:w="636" w:type="pct"/>
            <w:shd w:val="clear" w:color="auto" w:fill="auto"/>
            <w:noWrap/>
            <w:vAlign w:val="bottom"/>
            <w:hideMark/>
          </w:tcPr>
          <w:p w14:paraId="133581C2"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-2%</w:t>
            </w:r>
          </w:p>
        </w:tc>
      </w:tr>
      <w:tr w:rsidR="007A1438" w:rsidRPr="00F16E28" w14:paraId="23A49308" w14:textId="77777777" w:rsidTr="00E354D4">
        <w:trPr>
          <w:trHeight w:val="292"/>
        </w:trPr>
        <w:tc>
          <w:tcPr>
            <w:tcW w:w="705" w:type="pct"/>
            <w:vMerge/>
            <w:vAlign w:val="center"/>
            <w:hideMark/>
          </w:tcPr>
          <w:p w14:paraId="7FF82687" w14:textId="77777777" w:rsidR="007A1438" w:rsidRPr="00F16E28" w:rsidRDefault="007A1438" w:rsidP="00E354D4">
            <w:pPr>
              <w:spacing w:after="0" w:line="240" w:lineRule="auto"/>
              <w:rPr>
                <w:rFonts w:eastAsia="Times New Roman" w:cs="Times New Roman"/>
                <w:color w:val="000000"/>
                <w:sz w:val="20"/>
                <w:szCs w:val="20"/>
              </w:rPr>
            </w:pPr>
          </w:p>
        </w:tc>
        <w:tc>
          <w:tcPr>
            <w:tcW w:w="1395" w:type="pct"/>
            <w:shd w:val="clear" w:color="auto" w:fill="auto"/>
            <w:noWrap/>
            <w:vAlign w:val="bottom"/>
            <w:hideMark/>
          </w:tcPr>
          <w:p w14:paraId="6DEAF516"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3 to 6 yrs.</w:t>
            </w:r>
          </w:p>
        </w:tc>
        <w:tc>
          <w:tcPr>
            <w:tcW w:w="346" w:type="pct"/>
            <w:shd w:val="clear" w:color="auto" w:fill="auto"/>
            <w:noWrap/>
            <w:vAlign w:val="bottom"/>
            <w:hideMark/>
          </w:tcPr>
          <w:p w14:paraId="69C94A7F"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7.7</w:t>
            </w:r>
          </w:p>
        </w:tc>
        <w:tc>
          <w:tcPr>
            <w:tcW w:w="690" w:type="pct"/>
            <w:shd w:val="clear" w:color="auto" w:fill="auto"/>
            <w:noWrap/>
            <w:vAlign w:val="bottom"/>
            <w:hideMark/>
          </w:tcPr>
          <w:p w14:paraId="6A3BCD90"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6.9</w:t>
            </w:r>
          </w:p>
        </w:tc>
        <w:tc>
          <w:tcPr>
            <w:tcW w:w="539" w:type="pct"/>
            <w:shd w:val="clear" w:color="auto" w:fill="auto"/>
            <w:noWrap/>
            <w:vAlign w:val="bottom"/>
            <w:hideMark/>
          </w:tcPr>
          <w:p w14:paraId="134A0EF1"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9.0</w:t>
            </w:r>
          </w:p>
        </w:tc>
        <w:tc>
          <w:tcPr>
            <w:tcW w:w="690" w:type="pct"/>
            <w:shd w:val="clear" w:color="auto" w:fill="auto"/>
            <w:noWrap/>
            <w:vAlign w:val="bottom"/>
            <w:hideMark/>
          </w:tcPr>
          <w:p w14:paraId="1B2BF02C"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-11%</w:t>
            </w:r>
          </w:p>
        </w:tc>
        <w:tc>
          <w:tcPr>
            <w:tcW w:w="636" w:type="pct"/>
            <w:shd w:val="clear" w:color="auto" w:fill="auto"/>
            <w:noWrap/>
            <w:vAlign w:val="bottom"/>
            <w:hideMark/>
          </w:tcPr>
          <w:p w14:paraId="7FA9796F"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17%</w:t>
            </w:r>
          </w:p>
        </w:tc>
      </w:tr>
      <w:tr w:rsidR="007A1438" w:rsidRPr="00F16E28" w14:paraId="6C0BAF56" w14:textId="77777777" w:rsidTr="00E354D4">
        <w:trPr>
          <w:trHeight w:val="292"/>
        </w:trPr>
        <w:tc>
          <w:tcPr>
            <w:tcW w:w="705" w:type="pct"/>
            <w:vMerge w:val="restart"/>
            <w:shd w:val="clear" w:color="auto" w:fill="D9D9D9" w:themeFill="background1" w:themeFillShade="D9"/>
            <w:vAlign w:val="bottom"/>
            <w:hideMark/>
          </w:tcPr>
          <w:p w14:paraId="7BA96F8C"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Number of children under 6 years of age</w:t>
            </w:r>
          </w:p>
        </w:tc>
        <w:tc>
          <w:tcPr>
            <w:tcW w:w="1395" w:type="pct"/>
            <w:shd w:val="clear" w:color="auto" w:fill="D9D9D9" w:themeFill="background1" w:themeFillShade="D9"/>
            <w:noWrap/>
            <w:vAlign w:val="bottom"/>
            <w:hideMark/>
          </w:tcPr>
          <w:p w14:paraId="2E293F4D"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One</w:t>
            </w:r>
          </w:p>
        </w:tc>
        <w:tc>
          <w:tcPr>
            <w:tcW w:w="346" w:type="pct"/>
            <w:shd w:val="clear" w:color="auto" w:fill="D9D9D9" w:themeFill="background1" w:themeFillShade="D9"/>
            <w:noWrap/>
            <w:vAlign w:val="bottom"/>
            <w:hideMark/>
          </w:tcPr>
          <w:p w14:paraId="7F6E471C"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10.1</w:t>
            </w:r>
          </w:p>
        </w:tc>
        <w:tc>
          <w:tcPr>
            <w:tcW w:w="690" w:type="pct"/>
            <w:shd w:val="clear" w:color="auto" w:fill="D9D9D9" w:themeFill="background1" w:themeFillShade="D9"/>
            <w:noWrap/>
            <w:vAlign w:val="bottom"/>
            <w:hideMark/>
          </w:tcPr>
          <w:p w14:paraId="44AAEAB8"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10.0</w:t>
            </w:r>
          </w:p>
        </w:tc>
        <w:tc>
          <w:tcPr>
            <w:tcW w:w="539" w:type="pct"/>
            <w:shd w:val="clear" w:color="auto" w:fill="D9D9D9" w:themeFill="background1" w:themeFillShade="D9"/>
            <w:noWrap/>
            <w:vAlign w:val="bottom"/>
            <w:hideMark/>
          </w:tcPr>
          <w:p w14:paraId="6BFB5DE5"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10.2</w:t>
            </w:r>
          </w:p>
        </w:tc>
        <w:tc>
          <w:tcPr>
            <w:tcW w:w="690" w:type="pct"/>
            <w:shd w:val="clear" w:color="auto" w:fill="D9D9D9" w:themeFill="background1" w:themeFillShade="D9"/>
            <w:noWrap/>
            <w:vAlign w:val="bottom"/>
            <w:hideMark/>
          </w:tcPr>
          <w:p w14:paraId="254E1E38"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w:t>
            </w:r>
          </w:p>
        </w:tc>
        <w:tc>
          <w:tcPr>
            <w:tcW w:w="636" w:type="pct"/>
            <w:shd w:val="clear" w:color="auto" w:fill="D9D9D9" w:themeFill="background1" w:themeFillShade="D9"/>
            <w:noWrap/>
            <w:vAlign w:val="bottom"/>
            <w:hideMark/>
          </w:tcPr>
          <w:p w14:paraId="40E9FFEB"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w:t>
            </w:r>
          </w:p>
        </w:tc>
      </w:tr>
      <w:tr w:rsidR="007A1438" w:rsidRPr="00F16E28" w14:paraId="1A45E577" w14:textId="77777777" w:rsidTr="00E354D4">
        <w:trPr>
          <w:trHeight w:val="815"/>
        </w:trPr>
        <w:tc>
          <w:tcPr>
            <w:tcW w:w="705" w:type="pct"/>
            <w:vMerge/>
            <w:shd w:val="clear" w:color="auto" w:fill="D9D9D9" w:themeFill="background1" w:themeFillShade="D9"/>
            <w:vAlign w:val="center"/>
            <w:hideMark/>
          </w:tcPr>
          <w:p w14:paraId="175275B3" w14:textId="77777777" w:rsidR="007A1438" w:rsidRPr="00F16E28" w:rsidRDefault="007A1438" w:rsidP="00E354D4">
            <w:pPr>
              <w:spacing w:after="0" w:line="240" w:lineRule="auto"/>
              <w:rPr>
                <w:rFonts w:eastAsia="Times New Roman" w:cs="Times New Roman"/>
                <w:color w:val="000000"/>
                <w:sz w:val="20"/>
                <w:szCs w:val="20"/>
              </w:rPr>
            </w:pPr>
          </w:p>
        </w:tc>
        <w:tc>
          <w:tcPr>
            <w:tcW w:w="1395" w:type="pct"/>
            <w:shd w:val="clear" w:color="auto" w:fill="D9D9D9" w:themeFill="background1" w:themeFillShade="D9"/>
            <w:noWrap/>
            <w:vAlign w:val="bottom"/>
            <w:hideMark/>
          </w:tcPr>
          <w:p w14:paraId="517A0674"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Two or more</w:t>
            </w:r>
          </w:p>
        </w:tc>
        <w:tc>
          <w:tcPr>
            <w:tcW w:w="346" w:type="pct"/>
            <w:shd w:val="clear" w:color="auto" w:fill="D9D9D9" w:themeFill="background1" w:themeFillShade="D9"/>
            <w:noWrap/>
            <w:vAlign w:val="bottom"/>
            <w:hideMark/>
          </w:tcPr>
          <w:p w14:paraId="51567358"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8.3</w:t>
            </w:r>
          </w:p>
        </w:tc>
        <w:tc>
          <w:tcPr>
            <w:tcW w:w="690" w:type="pct"/>
            <w:shd w:val="clear" w:color="auto" w:fill="D9D9D9" w:themeFill="background1" w:themeFillShade="D9"/>
            <w:noWrap/>
            <w:vAlign w:val="bottom"/>
            <w:hideMark/>
          </w:tcPr>
          <w:p w14:paraId="7C93E3B0"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7.7</w:t>
            </w:r>
          </w:p>
        </w:tc>
        <w:tc>
          <w:tcPr>
            <w:tcW w:w="539" w:type="pct"/>
            <w:shd w:val="clear" w:color="auto" w:fill="D9D9D9" w:themeFill="background1" w:themeFillShade="D9"/>
            <w:noWrap/>
            <w:vAlign w:val="bottom"/>
            <w:hideMark/>
          </w:tcPr>
          <w:p w14:paraId="5092C648"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8.5</w:t>
            </w:r>
          </w:p>
        </w:tc>
        <w:tc>
          <w:tcPr>
            <w:tcW w:w="690" w:type="pct"/>
            <w:shd w:val="clear" w:color="auto" w:fill="D9D9D9" w:themeFill="background1" w:themeFillShade="D9"/>
            <w:noWrap/>
            <w:vAlign w:val="bottom"/>
            <w:hideMark/>
          </w:tcPr>
          <w:p w14:paraId="29CD8F00"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-7%</w:t>
            </w:r>
          </w:p>
        </w:tc>
        <w:tc>
          <w:tcPr>
            <w:tcW w:w="636" w:type="pct"/>
            <w:shd w:val="clear" w:color="auto" w:fill="D9D9D9" w:themeFill="background1" w:themeFillShade="D9"/>
            <w:noWrap/>
            <w:vAlign w:val="bottom"/>
            <w:hideMark/>
          </w:tcPr>
          <w:p w14:paraId="4DF3BA7B"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3%</w:t>
            </w:r>
          </w:p>
        </w:tc>
      </w:tr>
      <w:tr w:rsidR="007A1438" w:rsidRPr="00F16E28" w14:paraId="7BEB5154" w14:textId="77777777" w:rsidTr="00E354D4">
        <w:trPr>
          <w:trHeight w:val="292"/>
        </w:trPr>
        <w:tc>
          <w:tcPr>
            <w:tcW w:w="705" w:type="pct"/>
            <w:vMerge w:val="restart"/>
            <w:shd w:val="clear" w:color="auto" w:fill="auto"/>
            <w:vAlign w:val="center"/>
            <w:hideMark/>
          </w:tcPr>
          <w:p w14:paraId="0680C579"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Number of children under 6 to 18 years of age</w:t>
            </w:r>
          </w:p>
        </w:tc>
        <w:tc>
          <w:tcPr>
            <w:tcW w:w="1395" w:type="pct"/>
            <w:shd w:val="clear" w:color="auto" w:fill="auto"/>
            <w:noWrap/>
            <w:vAlign w:val="bottom"/>
            <w:hideMark/>
          </w:tcPr>
          <w:p w14:paraId="15247220"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None</w:t>
            </w:r>
          </w:p>
        </w:tc>
        <w:tc>
          <w:tcPr>
            <w:tcW w:w="346" w:type="pct"/>
            <w:shd w:val="clear" w:color="auto" w:fill="auto"/>
            <w:noWrap/>
            <w:vAlign w:val="bottom"/>
            <w:hideMark/>
          </w:tcPr>
          <w:p w14:paraId="323AEDD3"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10.8</w:t>
            </w:r>
          </w:p>
        </w:tc>
        <w:tc>
          <w:tcPr>
            <w:tcW w:w="690" w:type="pct"/>
            <w:shd w:val="clear" w:color="auto" w:fill="auto"/>
            <w:noWrap/>
            <w:vAlign w:val="bottom"/>
            <w:hideMark/>
          </w:tcPr>
          <w:p w14:paraId="19C273F9"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10.2</w:t>
            </w:r>
          </w:p>
        </w:tc>
        <w:tc>
          <w:tcPr>
            <w:tcW w:w="539" w:type="pct"/>
            <w:shd w:val="clear" w:color="auto" w:fill="auto"/>
            <w:noWrap/>
            <w:vAlign w:val="bottom"/>
            <w:hideMark/>
          </w:tcPr>
          <w:p w14:paraId="53E7D366"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10.6</w:t>
            </w:r>
          </w:p>
        </w:tc>
        <w:tc>
          <w:tcPr>
            <w:tcW w:w="690" w:type="pct"/>
            <w:shd w:val="clear" w:color="auto" w:fill="auto"/>
            <w:noWrap/>
            <w:vAlign w:val="bottom"/>
            <w:hideMark/>
          </w:tcPr>
          <w:p w14:paraId="7FA5D5E1"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-6%</w:t>
            </w:r>
          </w:p>
        </w:tc>
        <w:tc>
          <w:tcPr>
            <w:tcW w:w="636" w:type="pct"/>
            <w:shd w:val="clear" w:color="auto" w:fill="auto"/>
            <w:noWrap/>
            <w:vAlign w:val="bottom"/>
            <w:hideMark/>
          </w:tcPr>
          <w:p w14:paraId="180B132D"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-2%</w:t>
            </w:r>
          </w:p>
        </w:tc>
      </w:tr>
      <w:tr w:rsidR="007A1438" w:rsidRPr="00F16E28" w14:paraId="5386B5DA" w14:textId="77777777" w:rsidTr="00E354D4">
        <w:trPr>
          <w:trHeight w:val="292"/>
        </w:trPr>
        <w:tc>
          <w:tcPr>
            <w:tcW w:w="705" w:type="pct"/>
            <w:vMerge/>
            <w:vAlign w:val="center"/>
            <w:hideMark/>
          </w:tcPr>
          <w:p w14:paraId="0D9BF543" w14:textId="77777777" w:rsidR="007A1438" w:rsidRPr="00F16E28" w:rsidRDefault="007A1438" w:rsidP="00E354D4">
            <w:pPr>
              <w:spacing w:after="0" w:line="240" w:lineRule="auto"/>
              <w:rPr>
                <w:rFonts w:eastAsia="Times New Roman" w:cs="Times New Roman"/>
                <w:color w:val="000000"/>
                <w:sz w:val="20"/>
                <w:szCs w:val="20"/>
              </w:rPr>
            </w:pPr>
          </w:p>
        </w:tc>
        <w:tc>
          <w:tcPr>
            <w:tcW w:w="1395" w:type="pct"/>
            <w:shd w:val="clear" w:color="auto" w:fill="auto"/>
            <w:noWrap/>
            <w:vAlign w:val="bottom"/>
            <w:hideMark/>
          </w:tcPr>
          <w:p w14:paraId="331CB4A0"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One or more</w:t>
            </w:r>
          </w:p>
        </w:tc>
        <w:tc>
          <w:tcPr>
            <w:tcW w:w="346" w:type="pct"/>
            <w:shd w:val="clear" w:color="auto" w:fill="auto"/>
            <w:noWrap/>
            <w:vAlign w:val="bottom"/>
            <w:hideMark/>
          </w:tcPr>
          <w:p w14:paraId="6F4A3B2F"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7.2</w:t>
            </w:r>
          </w:p>
        </w:tc>
        <w:tc>
          <w:tcPr>
            <w:tcW w:w="690" w:type="pct"/>
            <w:shd w:val="clear" w:color="auto" w:fill="auto"/>
            <w:noWrap/>
            <w:vAlign w:val="bottom"/>
            <w:hideMark/>
          </w:tcPr>
          <w:p w14:paraId="0DCD6AD8"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7.5</w:t>
            </w:r>
          </w:p>
        </w:tc>
        <w:tc>
          <w:tcPr>
            <w:tcW w:w="539" w:type="pct"/>
            <w:shd w:val="clear" w:color="auto" w:fill="auto"/>
            <w:noWrap/>
            <w:vAlign w:val="bottom"/>
            <w:hideMark/>
          </w:tcPr>
          <w:p w14:paraId="1C88A22F"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8.1</w:t>
            </w:r>
          </w:p>
        </w:tc>
        <w:tc>
          <w:tcPr>
            <w:tcW w:w="690" w:type="pct"/>
            <w:shd w:val="clear" w:color="auto" w:fill="auto"/>
            <w:noWrap/>
            <w:vAlign w:val="bottom"/>
            <w:hideMark/>
          </w:tcPr>
          <w:p w14:paraId="40C2A404"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4%</w:t>
            </w:r>
          </w:p>
        </w:tc>
        <w:tc>
          <w:tcPr>
            <w:tcW w:w="636" w:type="pct"/>
            <w:shd w:val="clear" w:color="auto" w:fill="auto"/>
            <w:noWrap/>
            <w:vAlign w:val="bottom"/>
            <w:hideMark/>
          </w:tcPr>
          <w:p w14:paraId="061AF71D"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12%</w:t>
            </w:r>
          </w:p>
        </w:tc>
      </w:tr>
      <w:tr w:rsidR="007A1438" w:rsidRPr="00F16E28" w14:paraId="764845C1" w14:textId="77777777" w:rsidTr="00E354D4">
        <w:trPr>
          <w:trHeight w:val="292"/>
        </w:trPr>
        <w:tc>
          <w:tcPr>
            <w:tcW w:w="705" w:type="pct"/>
            <w:vMerge w:val="restart"/>
            <w:shd w:val="clear" w:color="auto" w:fill="D9D9D9" w:themeFill="background1" w:themeFillShade="D9"/>
            <w:noWrap/>
            <w:vAlign w:val="center"/>
            <w:hideMark/>
          </w:tcPr>
          <w:p w14:paraId="71FB4D60"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Family type</w:t>
            </w:r>
          </w:p>
        </w:tc>
        <w:tc>
          <w:tcPr>
            <w:tcW w:w="1395" w:type="pct"/>
            <w:shd w:val="clear" w:color="auto" w:fill="D9D9D9" w:themeFill="background1" w:themeFillShade="D9"/>
            <w:noWrap/>
            <w:vAlign w:val="bottom"/>
            <w:hideMark/>
          </w:tcPr>
          <w:p w14:paraId="50D44C44"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Not a couple HH</w:t>
            </w:r>
          </w:p>
        </w:tc>
        <w:tc>
          <w:tcPr>
            <w:tcW w:w="346" w:type="pct"/>
            <w:shd w:val="clear" w:color="auto" w:fill="D9D9D9" w:themeFill="background1" w:themeFillShade="D9"/>
            <w:noWrap/>
            <w:vAlign w:val="bottom"/>
            <w:hideMark/>
          </w:tcPr>
          <w:p w14:paraId="7B7EB839"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9.6</w:t>
            </w:r>
          </w:p>
        </w:tc>
        <w:tc>
          <w:tcPr>
            <w:tcW w:w="690" w:type="pct"/>
            <w:shd w:val="clear" w:color="auto" w:fill="D9D9D9" w:themeFill="background1" w:themeFillShade="D9"/>
            <w:noWrap/>
            <w:vAlign w:val="bottom"/>
            <w:hideMark/>
          </w:tcPr>
          <w:p w14:paraId="476E55A6"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9.4</w:t>
            </w:r>
          </w:p>
        </w:tc>
        <w:tc>
          <w:tcPr>
            <w:tcW w:w="539" w:type="pct"/>
            <w:shd w:val="clear" w:color="auto" w:fill="D9D9D9" w:themeFill="background1" w:themeFillShade="D9"/>
            <w:noWrap/>
            <w:vAlign w:val="bottom"/>
            <w:hideMark/>
          </w:tcPr>
          <w:p w14:paraId="6ED88D5B"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9.4</w:t>
            </w:r>
          </w:p>
        </w:tc>
        <w:tc>
          <w:tcPr>
            <w:tcW w:w="690" w:type="pct"/>
            <w:shd w:val="clear" w:color="auto" w:fill="D9D9D9" w:themeFill="background1" w:themeFillShade="D9"/>
            <w:noWrap/>
            <w:vAlign w:val="bottom"/>
            <w:hideMark/>
          </w:tcPr>
          <w:p w14:paraId="04B3C3EA"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-3%</w:t>
            </w:r>
          </w:p>
        </w:tc>
        <w:tc>
          <w:tcPr>
            <w:tcW w:w="636" w:type="pct"/>
            <w:shd w:val="clear" w:color="auto" w:fill="D9D9D9" w:themeFill="background1" w:themeFillShade="D9"/>
            <w:noWrap/>
            <w:vAlign w:val="bottom"/>
            <w:hideMark/>
          </w:tcPr>
          <w:p w14:paraId="7F6F9230"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-2%</w:t>
            </w:r>
          </w:p>
        </w:tc>
      </w:tr>
      <w:tr w:rsidR="007A1438" w:rsidRPr="00F16E28" w14:paraId="45FFEF46" w14:textId="77777777" w:rsidTr="00E354D4">
        <w:trPr>
          <w:trHeight w:val="292"/>
        </w:trPr>
        <w:tc>
          <w:tcPr>
            <w:tcW w:w="705" w:type="pct"/>
            <w:vMerge/>
            <w:shd w:val="clear" w:color="auto" w:fill="D9D9D9" w:themeFill="background1" w:themeFillShade="D9"/>
            <w:vAlign w:val="center"/>
            <w:hideMark/>
          </w:tcPr>
          <w:p w14:paraId="4DA8E2F1" w14:textId="77777777" w:rsidR="007A1438" w:rsidRPr="00F16E28" w:rsidRDefault="007A1438" w:rsidP="00E354D4">
            <w:pPr>
              <w:spacing w:after="0" w:line="240" w:lineRule="auto"/>
              <w:rPr>
                <w:rFonts w:eastAsia="Times New Roman" w:cs="Times New Roman"/>
                <w:color w:val="000000"/>
                <w:sz w:val="20"/>
                <w:szCs w:val="20"/>
              </w:rPr>
            </w:pPr>
          </w:p>
        </w:tc>
        <w:tc>
          <w:tcPr>
            <w:tcW w:w="1395" w:type="pct"/>
            <w:shd w:val="clear" w:color="auto" w:fill="D9D9D9" w:themeFill="background1" w:themeFillShade="D9"/>
            <w:noWrap/>
            <w:vAlign w:val="bottom"/>
            <w:hideMark/>
          </w:tcPr>
          <w:p w14:paraId="63170BB2"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Couple HH</w:t>
            </w:r>
          </w:p>
        </w:tc>
        <w:tc>
          <w:tcPr>
            <w:tcW w:w="346" w:type="pct"/>
            <w:shd w:val="clear" w:color="auto" w:fill="D9D9D9" w:themeFill="background1" w:themeFillShade="D9"/>
            <w:noWrap/>
            <w:vAlign w:val="bottom"/>
            <w:hideMark/>
          </w:tcPr>
          <w:p w14:paraId="062884D5"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8.0</w:t>
            </w:r>
          </w:p>
        </w:tc>
        <w:tc>
          <w:tcPr>
            <w:tcW w:w="690" w:type="pct"/>
            <w:shd w:val="clear" w:color="auto" w:fill="D9D9D9" w:themeFill="background1" w:themeFillShade="D9"/>
            <w:noWrap/>
            <w:vAlign w:val="bottom"/>
            <w:hideMark/>
          </w:tcPr>
          <w:p w14:paraId="5B7C98B3"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7.7</w:t>
            </w:r>
          </w:p>
        </w:tc>
        <w:tc>
          <w:tcPr>
            <w:tcW w:w="539" w:type="pct"/>
            <w:shd w:val="clear" w:color="auto" w:fill="D9D9D9" w:themeFill="background1" w:themeFillShade="D9"/>
            <w:noWrap/>
            <w:vAlign w:val="bottom"/>
            <w:hideMark/>
          </w:tcPr>
          <w:p w14:paraId="55FAE324"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9.6</w:t>
            </w:r>
          </w:p>
        </w:tc>
        <w:tc>
          <w:tcPr>
            <w:tcW w:w="690" w:type="pct"/>
            <w:shd w:val="clear" w:color="auto" w:fill="D9D9D9" w:themeFill="background1" w:themeFillShade="D9"/>
            <w:noWrap/>
            <w:vAlign w:val="bottom"/>
            <w:hideMark/>
          </w:tcPr>
          <w:p w14:paraId="14E8CD4C"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-4%</w:t>
            </w:r>
          </w:p>
        </w:tc>
        <w:tc>
          <w:tcPr>
            <w:tcW w:w="636" w:type="pct"/>
            <w:shd w:val="clear" w:color="auto" w:fill="D9D9D9" w:themeFill="background1" w:themeFillShade="D9"/>
            <w:noWrap/>
            <w:vAlign w:val="bottom"/>
            <w:hideMark/>
          </w:tcPr>
          <w:p w14:paraId="4218A1B2" w14:textId="77777777" w:rsidR="007A1438" w:rsidRPr="00F16E28" w:rsidRDefault="007A1438" w:rsidP="00E354D4">
            <w:pPr>
              <w:spacing w:after="0" w:line="240" w:lineRule="auto"/>
              <w:jc w:val="right"/>
              <w:rPr>
                <w:rFonts w:eastAsia="Times New Roman" w:cs="Times New Roman"/>
                <w:color w:val="FF0000"/>
                <w:sz w:val="20"/>
                <w:szCs w:val="20"/>
              </w:rPr>
            </w:pPr>
            <w:r w:rsidRPr="00F16E28">
              <w:rPr>
                <w:rFonts w:eastAsia="Times New Roman" w:cs="Times New Roman"/>
                <w:color w:val="FF0000"/>
                <w:sz w:val="20"/>
                <w:szCs w:val="20"/>
              </w:rPr>
              <w:t>20%</w:t>
            </w:r>
          </w:p>
        </w:tc>
      </w:tr>
      <w:tr w:rsidR="007A1438" w:rsidRPr="00F16E28" w14:paraId="1BE35303" w14:textId="77777777" w:rsidTr="00E354D4">
        <w:trPr>
          <w:trHeight w:val="292"/>
        </w:trPr>
        <w:tc>
          <w:tcPr>
            <w:tcW w:w="705" w:type="pct"/>
            <w:vMerge w:val="restart"/>
            <w:shd w:val="clear" w:color="auto" w:fill="auto"/>
            <w:vAlign w:val="center"/>
            <w:hideMark/>
          </w:tcPr>
          <w:p w14:paraId="068B2075"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Parental employment</w:t>
            </w:r>
          </w:p>
        </w:tc>
        <w:tc>
          <w:tcPr>
            <w:tcW w:w="1395" w:type="pct"/>
            <w:shd w:val="clear" w:color="auto" w:fill="auto"/>
            <w:noWrap/>
            <w:vAlign w:val="bottom"/>
            <w:hideMark/>
          </w:tcPr>
          <w:p w14:paraId="2268DBAF"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 xml:space="preserve">At least one </w:t>
            </w:r>
            <w:proofErr w:type="spellStart"/>
            <w:r w:rsidRPr="00F16E28">
              <w:rPr>
                <w:rFonts w:eastAsia="Times New Roman" w:cs="Times New Roman"/>
                <w:color w:val="000000"/>
                <w:sz w:val="20"/>
                <w:szCs w:val="20"/>
              </w:rPr>
              <w:t>nonemployed</w:t>
            </w:r>
            <w:proofErr w:type="spellEnd"/>
            <w:r w:rsidRPr="00F16E28">
              <w:rPr>
                <w:rFonts w:eastAsia="Times New Roman" w:cs="Times New Roman"/>
                <w:color w:val="000000"/>
                <w:sz w:val="20"/>
                <w:szCs w:val="20"/>
              </w:rPr>
              <w:t xml:space="preserve"> parent</w:t>
            </w:r>
          </w:p>
        </w:tc>
        <w:tc>
          <w:tcPr>
            <w:tcW w:w="346" w:type="pct"/>
            <w:shd w:val="clear" w:color="auto" w:fill="auto"/>
            <w:noWrap/>
            <w:vAlign w:val="bottom"/>
            <w:hideMark/>
          </w:tcPr>
          <w:p w14:paraId="2BC07E60"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3.8</w:t>
            </w:r>
          </w:p>
        </w:tc>
        <w:tc>
          <w:tcPr>
            <w:tcW w:w="690" w:type="pct"/>
            <w:shd w:val="clear" w:color="auto" w:fill="auto"/>
            <w:noWrap/>
            <w:vAlign w:val="bottom"/>
            <w:hideMark/>
          </w:tcPr>
          <w:p w14:paraId="12BCEC63"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3.4</w:t>
            </w:r>
          </w:p>
        </w:tc>
        <w:tc>
          <w:tcPr>
            <w:tcW w:w="539" w:type="pct"/>
            <w:shd w:val="clear" w:color="auto" w:fill="auto"/>
            <w:noWrap/>
            <w:vAlign w:val="bottom"/>
            <w:hideMark/>
          </w:tcPr>
          <w:p w14:paraId="74C55EB0"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3.9</w:t>
            </w:r>
          </w:p>
        </w:tc>
        <w:tc>
          <w:tcPr>
            <w:tcW w:w="690" w:type="pct"/>
            <w:shd w:val="clear" w:color="auto" w:fill="auto"/>
            <w:noWrap/>
            <w:vAlign w:val="bottom"/>
            <w:hideMark/>
          </w:tcPr>
          <w:p w14:paraId="52CE8624"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-11%</w:t>
            </w:r>
          </w:p>
        </w:tc>
        <w:tc>
          <w:tcPr>
            <w:tcW w:w="636" w:type="pct"/>
            <w:shd w:val="clear" w:color="auto" w:fill="auto"/>
            <w:noWrap/>
            <w:vAlign w:val="bottom"/>
            <w:hideMark/>
          </w:tcPr>
          <w:p w14:paraId="57FCE4D3"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2%</w:t>
            </w:r>
          </w:p>
        </w:tc>
      </w:tr>
      <w:tr w:rsidR="007A1438" w:rsidRPr="00F16E28" w14:paraId="61E84813" w14:textId="77777777" w:rsidTr="00E354D4">
        <w:trPr>
          <w:trHeight w:val="292"/>
        </w:trPr>
        <w:tc>
          <w:tcPr>
            <w:tcW w:w="705" w:type="pct"/>
            <w:vMerge/>
            <w:vAlign w:val="center"/>
            <w:hideMark/>
          </w:tcPr>
          <w:p w14:paraId="7AF46431" w14:textId="77777777" w:rsidR="007A1438" w:rsidRPr="00F16E28" w:rsidRDefault="007A1438" w:rsidP="00E354D4">
            <w:pPr>
              <w:spacing w:after="0" w:line="240" w:lineRule="auto"/>
              <w:rPr>
                <w:rFonts w:eastAsia="Times New Roman" w:cs="Times New Roman"/>
                <w:color w:val="000000"/>
                <w:sz w:val="20"/>
                <w:szCs w:val="20"/>
              </w:rPr>
            </w:pPr>
          </w:p>
        </w:tc>
        <w:tc>
          <w:tcPr>
            <w:tcW w:w="1395" w:type="pct"/>
            <w:shd w:val="clear" w:color="auto" w:fill="auto"/>
            <w:noWrap/>
            <w:vAlign w:val="bottom"/>
            <w:hideMark/>
          </w:tcPr>
          <w:p w14:paraId="0CB49E4B"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 xml:space="preserve">No </w:t>
            </w:r>
            <w:proofErr w:type="spellStart"/>
            <w:r w:rsidRPr="00F16E28">
              <w:rPr>
                <w:rFonts w:eastAsia="Times New Roman" w:cs="Times New Roman"/>
                <w:color w:val="000000"/>
                <w:sz w:val="20"/>
                <w:szCs w:val="20"/>
              </w:rPr>
              <w:t>nonemployed</w:t>
            </w:r>
            <w:proofErr w:type="spellEnd"/>
            <w:r w:rsidRPr="00F16E28">
              <w:rPr>
                <w:rFonts w:eastAsia="Times New Roman" w:cs="Times New Roman"/>
                <w:color w:val="000000"/>
                <w:sz w:val="20"/>
                <w:szCs w:val="20"/>
              </w:rPr>
              <w:t xml:space="preserve"> parent</w:t>
            </w:r>
          </w:p>
        </w:tc>
        <w:tc>
          <w:tcPr>
            <w:tcW w:w="346" w:type="pct"/>
            <w:shd w:val="clear" w:color="auto" w:fill="auto"/>
            <w:noWrap/>
            <w:vAlign w:val="bottom"/>
            <w:hideMark/>
          </w:tcPr>
          <w:p w14:paraId="08296BB5"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13.1</w:t>
            </w:r>
          </w:p>
        </w:tc>
        <w:tc>
          <w:tcPr>
            <w:tcW w:w="690" w:type="pct"/>
            <w:shd w:val="clear" w:color="auto" w:fill="auto"/>
            <w:noWrap/>
            <w:vAlign w:val="bottom"/>
            <w:hideMark/>
          </w:tcPr>
          <w:p w14:paraId="3815A4AB"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12.0</w:t>
            </w:r>
          </w:p>
        </w:tc>
        <w:tc>
          <w:tcPr>
            <w:tcW w:w="539" w:type="pct"/>
            <w:shd w:val="clear" w:color="auto" w:fill="auto"/>
            <w:noWrap/>
            <w:vAlign w:val="bottom"/>
            <w:hideMark/>
          </w:tcPr>
          <w:p w14:paraId="315B0A84"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12.5</w:t>
            </w:r>
          </w:p>
        </w:tc>
        <w:tc>
          <w:tcPr>
            <w:tcW w:w="690" w:type="pct"/>
            <w:shd w:val="clear" w:color="auto" w:fill="auto"/>
            <w:noWrap/>
            <w:vAlign w:val="bottom"/>
            <w:hideMark/>
          </w:tcPr>
          <w:p w14:paraId="0CAF2DFE"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w:t>
            </w:r>
          </w:p>
        </w:tc>
        <w:tc>
          <w:tcPr>
            <w:tcW w:w="636" w:type="pct"/>
            <w:shd w:val="clear" w:color="auto" w:fill="auto"/>
            <w:noWrap/>
            <w:vAlign w:val="bottom"/>
            <w:hideMark/>
          </w:tcPr>
          <w:p w14:paraId="37841A0D"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-5%</w:t>
            </w:r>
          </w:p>
        </w:tc>
      </w:tr>
      <w:tr w:rsidR="007A1438" w:rsidRPr="00F16E28" w14:paraId="3C099D50" w14:textId="77777777" w:rsidTr="00E354D4">
        <w:trPr>
          <w:trHeight w:val="583"/>
        </w:trPr>
        <w:tc>
          <w:tcPr>
            <w:tcW w:w="705" w:type="pct"/>
            <w:vMerge w:val="restart"/>
            <w:shd w:val="clear" w:color="auto" w:fill="D9D9D9" w:themeFill="background1" w:themeFillShade="D9"/>
            <w:vAlign w:val="bottom"/>
            <w:hideMark/>
          </w:tcPr>
          <w:p w14:paraId="2721FB90"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First parent: college grad?</w:t>
            </w:r>
          </w:p>
        </w:tc>
        <w:tc>
          <w:tcPr>
            <w:tcW w:w="1395" w:type="pct"/>
            <w:shd w:val="clear" w:color="auto" w:fill="D9D9D9" w:themeFill="background1" w:themeFillShade="D9"/>
            <w:noWrap/>
            <w:vAlign w:val="bottom"/>
            <w:hideMark/>
          </w:tcPr>
          <w:p w14:paraId="5DBC840D"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Not a college grad</w:t>
            </w:r>
          </w:p>
        </w:tc>
        <w:tc>
          <w:tcPr>
            <w:tcW w:w="346" w:type="pct"/>
            <w:shd w:val="clear" w:color="auto" w:fill="D9D9D9" w:themeFill="background1" w:themeFillShade="D9"/>
            <w:noWrap/>
            <w:vAlign w:val="bottom"/>
            <w:hideMark/>
          </w:tcPr>
          <w:p w14:paraId="2422BE2A"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8.2</w:t>
            </w:r>
          </w:p>
        </w:tc>
        <w:tc>
          <w:tcPr>
            <w:tcW w:w="690" w:type="pct"/>
            <w:shd w:val="clear" w:color="auto" w:fill="D9D9D9" w:themeFill="background1" w:themeFillShade="D9"/>
            <w:noWrap/>
            <w:vAlign w:val="bottom"/>
            <w:hideMark/>
          </w:tcPr>
          <w:p w14:paraId="63E62A1F"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8.6</w:t>
            </w:r>
          </w:p>
        </w:tc>
        <w:tc>
          <w:tcPr>
            <w:tcW w:w="539" w:type="pct"/>
            <w:shd w:val="clear" w:color="auto" w:fill="D9D9D9" w:themeFill="background1" w:themeFillShade="D9"/>
            <w:noWrap/>
            <w:vAlign w:val="bottom"/>
            <w:hideMark/>
          </w:tcPr>
          <w:p w14:paraId="0FEAD170"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9.0</w:t>
            </w:r>
          </w:p>
        </w:tc>
        <w:tc>
          <w:tcPr>
            <w:tcW w:w="690" w:type="pct"/>
            <w:shd w:val="clear" w:color="auto" w:fill="D9D9D9" w:themeFill="background1" w:themeFillShade="D9"/>
            <w:noWrap/>
            <w:vAlign w:val="bottom"/>
            <w:hideMark/>
          </w:tcPr>
          <w:p w14:paraId="3E7177ED"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4%</w:t>
            </w:r>
          </w:p>
        </w:tc>
        <w:tc>
          <w:tcPr>
            <w:tcW w:w="636" w:type="pct"/>
            <w:shd w:val="clear" w:color="auto" w:fill="D9D9D9" w:themeFill="background1" w:themeFillShade="D9"/>
            <w:noWrap/>
            <w:vAlign w:val="bottom"/>
            <w:hideMark/>
          </w:tcPr>
          <w:p w14:paraId="22128874"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w:t>
            </w:r>
          </w:p>
        </w:tc>
      </w:tr>
      <w:tr w:rsidR="007A1438" w:rsidRPr="00F16E28" w14:paraId="3AA9F034" w14:textId="77777777" w:rsidTr="00E354D4">
        <w:trPr>
          <w:trHeight w:val="292"/>
        </w:trPr>
        <w:tc>
          <w:tcPr>
            <w:tcW w:w="705" w:type="pct"/>
            <w:vMerge/>
            <w:shd w:val="clear" w:color="auto" w:fill="D9D9D9" w:themeFill="background1" w:themeFillShade="D9"/>
            <w:vAlign w:val="center"/>
            <w:hideMark/>
          </w:tcPr>
          <w:p w14:paraId="57E4D15D" w14:textId="77777777" w:rsidR="007A1438" w:rsidRPr="00F16E28" w:rsidRDefault="007A1438" w:rsidP="00E354D4">
            <w:pPr>
              <w:spacing w:after="0" w:line="240" w:lineRule="auto"/>
              <w:rPr>
                <w:rFonts w:eastAsia="Times New Roman" w:cs="Times New Roman"/>
                <w:color w:val="000000"/>
                <w:sz w:val="20"/>
                <w:szCs w:val="20"/>
              </w:rPr>
            </w:pPr>
          </w:p>
        </w:tc>
        <w:tc>
          <w:tcPr>
            <w:tcW w:w="1395" w:type="pct"/>
            <w:shd w:val="clear" w:color="auto" w:fill="D9D9D9" w:themeFill="background1" w:themeFillShade="D9"/>
            <w:noWrap/>
            <w:vAlign w:val="bottom"/>
            <w:hideMark/>
          </w:tcPr>
          <w:p w14:paraId="0040CBAF"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College grad</w:t>
            </w:r>
          </w:p>
        </w:tc>
        <w:tc>
          <w:tcPr>
            <w:tcW w:w="346" w:type="pct"/>
            <w:shd w:val="clear" w:color="auto" w:fill="D9D9D9" w:themeFill="background1" w:themeFillShade="D9"/>
            <w:noWrap/>
            <w:vAlign w:val="bottom"/>
            <w:hideMark/>
          </w:tcPr>
          <w:p w14:paraId="50D2A575"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10.6</w:t>
            </w:r>
          </w:p>
        </w:tc>
        <w:tc>
          <w:tcPr>
            <w:tcW w:w="690" w:type="pct"/>
            <w:shd w:val="clear" w:color="auto" w:fill="D9D9D9" w:themeFill="background1" w:themeFillShade="D9"/>
            <w:noWrap/>
            <w:vAlign w:val="bottom"/>
            <w:hideMark/>
          </w:tcPr>
          <w:p w14:paraId="3C224BC7"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9.4</w:t>
            </w:r>
          </w:p>
        </w:tc>
        <w:tc>
          <w:tcPr>
            <w:tcW w:w="539" w:type="pct"/>
            <w:shd w:val="clear" w:color="auto" w:fill="D9D9D9" w:themeFill="background1" w:themeFillShade="D9"/>
            <w:noWrap/>
            <w:vAlign w:val="bottom"/>
            <w:hideMark/>
          </w:tcPr>
          <w:p w14:paraId="0AC1E418"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10.1</w:t>
            </w:r>
          </w:p>
        </w:tc>
        <w:tc>
          <w:tcPr>
            <w:tcW w:w="690" w:type="pct"/>
            <w:shd w:val="clear" w:color="auto" w:fill="D9D9D9" w:themeFill="background1" w:themeFillShade="D9"/>
            <w:noWrap/>
            <w:vAlign w:val="bottom"/>
            <w:hideMark/>
          </w:tcPr>
          <w:p w14:paraId="4B58152E"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-12%</w:t>
            </w:r>
          </w:p>
        </w:tc>
        <w:tc>
          <w:tcPr>
            <w:tcW w:w="636" w:type="pct"/>
            <w:shd w:val="clear" w:color="auto" w:fill="D9D9D9" w:themeFill="background1" w:themeFillShade="D9"/>
            <w:noWrap/>
            <w:vAlign w:val="bottom"/>
            <w:hideMark/>
          </w:tcPr>
          <w:p w14:paraId="0D3162DA"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-5%</w:t>
            </w:r>
          </w:p>
        </w:tc>
      </w:tr>
      <w:tr w:rsidR="007A1438" w:rsidRPr="00F16E28" w14:paraId="438BD984" w14:textId="77777777" w:rsidTr="00E354D4">
        <w:trPr>
          <w:trHeight w:val="292"/>
        </w:trPr>
        <w:tc>
          <w:tcPr>
            <w:tcW w:w="705" w:type="pct"/>
            <w:vMerge w:val="restart"/>
            <w:shd w:val="clear" w:color="auto" w:fill="auto"/>
            <w:vAlign w:val="bottom"/>
            <w:hideMark/>
          </w:tcPr>
          <w:p w14:paraId="2470DEC6"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Second parent: college grad?</w:t>
            </w:r>
          </w:p>
        </w:tc>
        <w:tc>
          <w:tcPr>
            <w:tcW w:w="1395" w:type="pct"/>
            <w:shd w:val="clear" w:color="auto" w:fill="auto"/>
            <w:noWrap/>
            <w:vAlign w:val="bottom"/>
            <w:hideMark/>
          </w:tcPr>
          <w:p w14:paraId="191F0A47"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Not a college grad</w:t>
            </w:r>
          </w:p>
        </w:tc>
        <w:tc>
          <w:tcPr>
            <w:tcW w:w="346" w:type="pct"/>
            <w:shd w:val="clear" w:color="auto" w:fill="auto"/>
            <w:noWrap/>
            <w:vAlign w:val="bottom"/>
            <w:hideMark/>
          </w:tcPr>
          <w:p w14:paraId="56DA100C"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9.2</w:t>
            </w:r>
          </w:p>
        </w:tc>
        <w:tc>
          <w:tcPr>
            <w:tcW w:w="690" w:type="pct"/>
            <w:shd w:val="clear" w:color="auto" w:fill="auto"/>
            <w:noWrap/>
            <w:vAlign w:val="bottom"/>
            <w:hideMark/>
          </w:tcPr>
          <w:p w14:paraId="06A6766D"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8.7</w:t>
            </w:r>
          </w:p>
        </w:tc>
        <w:tc>
          <w:tcPr>
            <w:tcW w:w="539" w:type="pct"/>
            <w:shd w:val="clear" w:color="auto" w:fill="auto"/>
            <w:noWrap/>
            <w:vAlign w:val="bottom"/>
            <w:hideMark/>
          </w:tcPr>
          <w:p w14:paraId="3B19F3D0"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9.7</w:t>
            </w:r>
          </w:p>
        </w:tc>
        <w:tc>
          <w:tcPr>
            <w:tcW w:w="690" w:type="pct"/>
            <w:shd w:val="clear" w:color="auto" w:fill="auto"/>
            <w:noWrap/>
            <w:vAlign w:val="bottom"/>
            <w:hideMark/>
          </w:tcPr>
          <w:p w14:paraId="6DAB3F96"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-5%</w:t>
            </w:r>
          </w:p>
        </w:tc>
        <w:tc>
          <w:tcPr>
            <w:tcW w:w="636" w:type="pct"/>
            <w:shd w:val="clear" w:color="auto" w:fill="auto"/>
            <w:noWrap/>
            <w:vAlign w:val="bottom"/>
            <w:hideMark/>
          </w:tcPr>
          <w:p w14:paraId="5DB35334"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6%</w:t>
            </w:r>
          </w:p>
        </w:tc>
      </w:tr>
      <w:tr w:rsidR="007A1438" w:rsidRPr="00F16E28" w14:paraId="5BF02808" w14:textId="77777777" w:rsidTr="00E354D4">
        <w:trPr>
          <w:trHeight w:val="292"/>
        </w:trPr>
        <w:tc>
          <w:tcPr>
            <w:tcW w:w="705" w:type="pct"/>
            <w:vMerge/>
            <w:vAlign w:val="center"/>
            <w:hideMark/>
          </w:tcPr>
          <w:p w14:paraId="67247ECF" w14:textId="77777777" w:rsidR="007A1438" w:rsidRPr="00F16E28" w:rsidRDefault="007A1438" w:rsidP="00E354D4">
            <w:pPr>
              <w:spacing w:after="0" w:line="240" w:lineRule="auto"/>
              <w:rPr>
                <w:rFonts w:eastAsia="Times New Roman" w:cs="Times New Roman"/>
                <w:color w:val="000000"/>
                <w:sz w:val="20"/>
                <w:szCs w:val="20"/>
              </w:rPr>
            </w:pPr>
          </w:p>
        </w:tc>
        <w:tc>
          <w:tcPr>
            <w:tcW w:w="1395" w:type="pct"/>
            <w:shd w:val="clear" w:color="auto" w:fill="auto"/>
            <w:noWrap/>
            <w:vAlign w:val="bottom"/>
            <w:hideMark/>
          </w:tcPr>
          <w:p w14:paraId="7E21AD94"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College grad</w:t>
            </w:r>
          </w:p>
        </w:tc>
        <w:tc>
          <w:tcPr>
            <w:tcW w:w="346" w:type="pct"/>
            <w:shd w:val="clear" w:color="auto" w:fill="auto"/>
            <w:noWrap/>
            <w:vAlign w:val="bottom"/>
            <w:hideMark/>
          </w:tcPr>
          <w:p w14:paraId="6D0CF38F"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9.4</w:t>
            </w:r>
          </w:p>
        </w:tc>
        <w:tc>
          <w:tcPr>
            <w:tcW w:w="690" w:type="pct"/>
            <w:shd w:val="clear" w:color="auto" w:fill="auto"/>
            <w:noWrap/>
            <w:vAlign w:val="bottom"/>
            <w:hideMark/>
          </w:tcPr>
          <w:p w14:paraId="24E8AB43"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9.3</w:t>
            </w:r>
          </w:p>
        </w:tc>
        <w:tc>
          <w:tcPr>
            <w:tcW w:w="539" w:type="pct"/>
            <w:shd w:val="clear" w:color="auto" w:fill="auto"/>
            <w:noWrap/>
            <w:vAlign w:val="bottom"/>
            <w:hideMark/>
          </w:tcPr>
          <w:p w14:paraId="0CFEFBFD"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8.8</w:t>
            </w:r>
          </w:p>
        </w:tc>
        <w:tc>
          <w:tcPr>
            <w:tcW w:w="690" w:type="pct"/>
            <w:shd w:val="clear" w:color="auto" w:fill="auto"/>
            <w:noWrap/>
            <w:vAlign w:val="bottom"/>
            <w:hideMark/>
          </w:tcPr>
          <w:p w14:paraId="2D15D9CD"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w:t>
            </w:r>
          </w:p>
        </w:tc>
        <w:tc>
          <w:tcPr>
            <w:tcW w:w="636" w:type="pct"/>
            <w:shd w:val="clear" w:color="auto" w:fill="auto"/>
            <w:noWrap/>
            <w:vAlign w:val="bottom"/>
            <w:hideMark/>
          </w:tcPr>
          <w:p w14:paraId="3A514C7D"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-7%</w:t>
            </w:r>
          </w:p>
        </w:tc>
      </w:tr>
      <w:tr w:rsidR="007A1438" w:rsidRPr="00F16E28" w14:paraId="028BBE70" w14:textId="77777777" w:rsidTr="00E354D4">
        <w:trPr>
          <w:trHeight w:val="292"/>
        </w:trPr>
        <w:tc>
          <w:tcPr>
            <w:tcW w:w="705" w:type="pct"/>
            <w:vMerge w:val="restart"/>
            <w:shd w:val="clear" w:color="auto" w:fill="D9D9D9" w:themeFill="background1" w:themeFillShade="D9"/>
            <w:noWrap/>
            <w:vAlign w:val="bottom"/>
            <w:hideMark/>
          </w:tcPr>
          <w:p w14:paraId="273CA5D5"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Income</w:t>
            </w:r>
          </w:p>
        </w:tc>
        <w:tc>
          <w:tcPr>
            <w:tcW w:w="1395" w:type="pct"/>
            <w:shd w:val="clear" w:color="auto" w:fill="D9D9D9" w:themeFill="background1" w:themeFillShade="D9"/>
            <w:noWrap/>
            <w:vAlign w:val="bottom"/>
            <w:hideMark/>
          </w:tcPr>
          <w:p w14:paraId="5CB29792"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Less than $60k</w:t>
            </w:r>
          </w:p>
        </w:tc>
        <w:tc>
          <w:tcPr>
            <w:tcW w:w="346" w:type="pct"/>
            <w:shd w:val="clear" w:color="auto" w:fill="D9D9D9" w:themeFill="background1" w:themeFillShade="D9"/>
            <w:noWrap/>
            <w:vAlign w:val="bottom"/>
            <w:hideMark/>
          </w:tcPr>
          <w:p w14:paraId="4A6DA8E9"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8.7</w:t>
            </w:r>
          </w:p>
        </w:tc>
        <w:tc>
          <w:tcPr>
            <w:tcW w:w="690" w:type="pct"/>
            <w:shd w:val="clear" w:color="auto" w:fill="D9D9D9" w:themeFill="background1" w:themeFillShade="D9"/>
            <w:noWrap/>
            <w:vAlign w:val="bottom"/>
            <w:hideMark/>
          </w:tcPr>
          <w:p w14:paraId="6BF5C98F"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8.4</w:t>
            </w:r>
          </w:p>
        </w:tc>
        <w:tc>
          <w:tcPr>
            <w:tcW w:w="539" w:type="pct"/>
            <w:shd w:val="clear" w:color="auto" w:fill="D9D9D9" w:themeFill="background1" w:themeFillShade="D9"/>
            <w:noWrap/>
            <w:vAlign w:val="bottom"/>
            <w:hideMark/>
          </w:tcPr>
          <w:p w14:paraId="4F4267C3"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8.8</w:t>
            </w:r>
          </w:p>
        </w:tc>
        <w:tc>
          <w:tcPr>
            <w:tcW w:w="690" w:type="pct"/>
            <w:shd w:val="clear" w:color="auto" w:fill="D9D9D9" w:themeFill="background1" w:themeFillShade="D9"/>
            <w:noWrap/>
            <w:vAlign w:val="bottom"/>
            <w:hideMark/>
          </w:tcPr>
          <w:p w14:paraId="41938493"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-3%</w:t>
            </w:r>
          </w:p>
        </w:tc>
        <w:tc>
          <w:tcPr>
            <w:tcW w:w="636" w:type="pct"/>
            <w:shd w:val="clear" w:color="auto" w:fill="D9D9D9" w:themeFill="background1" w:themeFillShade="D9"/>
            <w:noWrap/>
            <w:vAlign w:val="bottom"/>
            <w:hideMark/>
          </w:tcPr>
          <w:p w14:paraId="5351C1FC"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2%</w:t>
            </w:r>
          </w:p>
        </w:tc>
      </w:tr>
      <w:tr w:rsidR="007A1438" w:rsidRPr="00F16E28" w14:paraId="6B45367A" w14:textId="77777777" w:rsidTr="00E354D4">
        <w:trPr>
          <w:trHeight w:val="292"/>
        </w:trPr>
        <w:tc>
          <w:tcPr>
            <w:tcW w:w="705" w:type="pct"/>
            <w:vMerge/>
            <w:shd w:val="clear" w:color="auto" w:fill="D9D9D9" w:themeFill="background1" w:themeFillShade="D9"/>
            <w:vAlign w:val="center"/>
            <w:hideMark/>
          </w:tcPr>
          <w:p w14:paraId="461572A7" w14:textId="77777777" w:rsidR="007A1438" w:rsidRPr="00F16E28" w:rsidRDefault="007A1438" w:rsidP="00E354D4">
            <w:pPr>
              <w:spacing w:after="0" w:line="240" w:lineRule="auto"/>
              <w:rPr>
                <w:rFonts w:eastAsia="Times New Roman" w:cs="Times New Roman"/>
                <w:color w:val="000000"/>
                <w:sz w:val="20"/>
                <w:szCs w:val="20"/>
              </w:rPr>
            </w:pPr>
          </w:p>
        </w:tc>
        <w:tc>
          <w:tcPr>
            <w:tcW w:w="1395" w:type="pct"/>
            <w:shd w:val="clear" w:color="auto" w:fill="D9D9D9" w:themeFill="background1" w:themeFillShade="D9"/>
            <w:noWrap/>
            <w:vAlign w:val="bottom"/>
            <w:hideMark/>
          </w:tcPr>
          <w:p w14:paraId="3FDC51B4"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$60k-$100k</w:t>
            </w:r>
          </w:p>
        </w:tc>
        <w:tc>
          <w:tcPr>
            <w:tcW w:w="346" w:type="pct"/>
            <w:shd w:val="clear" w:color="auto" w:fill="D9D9D9" w:themeFill="background1" w:themeFillShade="D9"/>
            <w:noWrap/>
            <w:vAlign w:val="bottom"/>
            <w:hideMark/>
          </w:tcPr>
          <w:p w14:paraId="0237397D"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10.7</w:t>
            </w:r>
          </w:p>
        </w:tc>
        <w:tc>
          <w:tcPr>
            <w:tcW w:w="690" w:type="pct"/>
            <w:shd w:val="clear" w:color="auto" w:fill="D9D9D9" w:themeFill="background1" w:themeFillShade="D9"/>
            <w:noWrap/>
            <w:vAlign w:val="bottom"/>
            <w:hideMark/>
          </w:tcPr>
          <w:p w14:paraId="1BA534BF"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10.8</w:t>
            </w:r>
          </w:p>
        </w:tc>
        <w:tc>
          <w:tcPr>
            <w:tcW w:w="539" w:type="pct"/>
            <w:shd w:val="clear" w:color="auto" w:fill="D9D9D9" w:themeFill="background1" w:themeFillShade="D9"/>
            <w:noWrap/>
            <w:vAlign w:val="bottom"/>
            <w:hideMark/>
          </w:tcPr>
          <w:p w14:paraId="2BE5500B"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12.0</w:t>
            </w:r>
          </w:p>
        </w:tc>
        <w:tc>
          <w:tcPr>
            <w:tcW w:w="690" w:type="pct"/>
            <w:shd w:val="clear" w:color="auto" w:fill="D9D9D9" w:themeFill="background1" w:themeFillShade="D9"/>
            <w:noWrap/>
            <w:vAlign w:val="bottom"/>
            <w:hideMark/>
          </w:tcPr>
          <w:p w14:paraId="173C7982"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w:t>
            </w:r>
          </w:p>
        </w:tc>
        <w:tc>
          <w:tcPr>
            <w:tcW w:w="636" w:type="pct"/>
            <w:shd w:val="clear" w:color="auto" w:fill="D9D9D9" w:themeFill="background1" w:themeFillShade="D9"/>
            <w:noWrap/>
            <w:vAlign w:val="bottom"/>
            <w:hideMark/>
          </w:tcPr>
          <w:p w14:paraId="060E3CF5"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12%</w:t>
            </w:r>
          </w:p>
        </w:tc>
      </w:tr>
      <w:tr w:rsidR="007A1438" w:rsidRPr="00F16E28" w14:paraId="16765017" w14:textId="77777777" w:rsidTr="00E354D4">
        <w:trPr>
          <w:trHeight w:val="292"/>
        </w:trPr>
        <w:tc>
          <w:tcPr>
            <w:tcW w:w="705" w:type="pct"/>
            <w:vMerge/>
            <w:shd w:val="clear" w:color="auto" w:fill="D9D9D9" w:themeFill="background1" w:themeFillShade="D9"/>
            <w:vAlign w:val="center"/>
            <w:hideMark/>
          </w:tcPr>
          <w:p w14:paraId="5947DE5B" w14:textId="77777777" w:rsidR="007A1438" w:rsidRPr="00F16E28" w:rsidRDefault="007A1438" w:rsidP="00E354D4">
            <w:pPr>
              <w:spacing w:after="0" w:line="240" w:lineRule="auto"/>
              <w:rPr>
                <w:rFonts w:eastAsia="Times New Roman" w:cs="Times New Roman"/>
                <w:color w:val="000000"/>
                <w:sz w:val="20"/>
                <w:szCs w:val="20"/>
              </w:rPr>
            </w:pPr>
          </w:p>
        </w:tc>
        <w:tc>
          <w:tcPr>
            <w:tcW w:w="1395" w:type="pct"/>
            <w:shd w:val="clear" w:color="auto" w:fill="D9D9D9" w:themeFill="background1" w:themeFillShade="D9"/>
            <w:noWrap/>
            <w:vAlign w:val="bottom"/>
            <w:hideMark/>
          </w:tcPr>
          <w:p w14:paraId="352A2299"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$100k or more</w:t>
            </w:r>
          </w:p>
        </w:tc>
        <w:tc>
          <w:tcPr>
            <w:tcW w:w="346" w:type="pct"/>
            <w:shd w:val="clear" w:color="auto" w:fill="D9D9D9" w:themeFill="background1" w:themeFillShade="D9"/>
            <w:noWrap/>
            <w:vAlign w:val="bottom"/>
            <w:hideMark/>
          </w:tcPr>
          <w:p w14:paraId="2C7E23BF"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9.0</w:t>
            </w:r>
          </w:p>
        </w:tc>
        <w:tc>
          <w:tcPr>
            <w:tcW w:w="690" w:type="pct"/>
            <w:shd w:val="clear" w:color="auto" w:fill="D9D9D9" w:themeFill="background1" w:themeFillShade="D9"/>
            <w:noWrap/>
            <w:vAlign w:val="bottom"/>
            <w:hideMark/>
          </w:tcPr>
          <w:p w14:paraId="7E2E19E5"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8.3</w:t>
            </w:r>
          </w:p>
        </w:tc>
        <w:tc>
          <w:tcPr>
            <w:tcW w:w="539" w:type="pct"/>
            <w:shd w:val="clear" w:color="auto" w:fill="D9D9D9" w:themeFill="background1" w:themeFillShade="D9"/>
            <w:noWrap/>
            <w:vAlign w:val="bottom"/>
            <w:hideMark/>
          </w:tcPr>
          <w:p w14:paraId="49A45948"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8.6</w:t>
            </w:r>
          </w:p>
        </w:tc>
        <w:tc>
          <w:tcPr>
            <w:tcW w:w="690" w:type="pct"/>
            <w:shd w:val="clear" w:color="auto" w:fill="D9D9D9" w:themeFill="background1" w:themeFillShade="D9"/>
            <w:noWrap/>
            <w:vAlign w:val="bottom"/>
            <w:hideMark/>
          </w:tcPr>
          <w:p w14:paraId="4101F8FF"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w:t>
            </w:r>
          </w:p>
        </w:tc>
        <w:tc>
          <w:tcPr>
            <w:tcW w:w="636" w:type="pct"/>
            <w:shd w:val="clear" w:color="auto" w:fill="D9D9D9" w:themeFill="background1" w:themeFillShade="D9"/>
            <w:noWrap/>
            <w:vAlign w:val="bottom"/>
            <w:hideMark/>
          </w:tcPr>
          <w:p w14:paraId="03BA2050"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-4%</w:t>
            </w:r>
          </w:p>
        </w:tc>
      </w:tr>
      <w:tr w:rsidR="007A1438" w:rsidRPr="00F16E28" w14:paraId="0980C8B5" w14:textId="77777777" w:rsidTr="00E354D4">
        <w:trPr>
          <w:trHeight w:val="292"/>
        </w:trPr>
        <w:tc>
          <w:tcPr>
            <w:tcW w:w="705" w:type="pct"/>
            <w:vMerge w:val="restart"/>
            <w:shd w:val="clear" w:color="auto" w:fill="auto"/>
            <w:noWrap/>
            <w:vAlign w:val="bottom"/>
            <w:hideMark/>
          </w:tcPr>
          <w:p w14:paraId="53EB5094"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Tenure</w:t>
            </w:r>
          </w:p>
        </w:tc>
        <w:tc>
          <w:tcPr>
            <w:tcW w:w="1395" w:type="pct"/>
            <w:shd w:val="clear" w:color="auto" w:fill="auto"/>
            <w:noWrap/>
            <w:vAlign w:val="bottom"/>
            <w:hideMark/>
          </w:tcPr>
          <w:p w14:paraId="057F2FE3"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Renter</w:t>
            </w:r>
          </w:p>
        </w:tc>
        <w:tc>
          <w:tcPr>
            <w:tcW w:w="346" w:type="pct"/>
            <w:shd w:val="clear" w:color="auto" w:fill="auto"/>
            <w:noWrap/>
            <w:vAlign w:val="bottom"/>
            <w:hideMark/>
          </w:tcPr>
          <w:p w14:paraId="7B5CBD13"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8.2</w:t>
            </w:r>
          </w:p>
        </w:tc>
        <w:tc>
          <w:tcPr>
            <w:tcW w:w="690" w:type="pct"/>
            <w:shd w:val="clear" w:color="auto" w:fill="auto"/>
            <w:noWrap/>
            <w:vAlign w:val="bottom"/>
            <w:hideMark/>
          </w:tcPr>
          <w:p w14:paraId="2FCE8926"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8.3</w:t>
            </w:r>
          </w:p>
        </w:tc>
        <w:tc>
          <w:tcPr>
            <w:tcW w:w="539" w:type="pct"/>
            <w:shd w:val="clear" w:color="auto" w:fill="auto"/>
            <w:noWrap/>
            <w:vAlign w:val="bottom"/>
            <w:hideMark/>
          </w:tcPr>
          <w:p w14:paraId="21704B67"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9.1</w:t>
            </w:r>
          </w:p>
        </w:tc>
        <w:tc>
          <w:tcPr>
            <w:tcW w:w="690" w:type="pct"/>
            <w:shd w:val="clear" w:color="auto" w:fill="auto"/>
            <w:noWrap/>
            <w:vAlign w:val="bottom"/>
            <w:hideMark/>
          </w:tcPr>
          <w:p w14:paraId="6C0964AA"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2%</w:t>
            </w:r>
          </w:p>
        </w:tc>
        <w:tc>
          <w:tcPr>
            <w:tcW w:w="636" w:type="pct"/>
            <w:shd w:val="clear" w:color="auto" w:fill="auto"/>
            <w:noWrap/>
            <w:vAlign w:val="bottom"/>
            <w:hideMark/>
          </w:tcPr>
          <w:p w14:paraId="3F67BB14"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11%</w:t>
            </w:r>
          </w:p>
        </w:tc>
      </w:tr>
      <w:tr w:rsidR="007A1438" w:rsidRPr="00F16E28" w14:paraId="2F2DB034" w14:textId="77777777" w:rsidTr="00E354D4">
        <w:trPr>
          <w:trHeight w:val="292"/>
        </w:trPr>
        <w:tc>
          <w:tcPr>
            <w:tcW w:w="705" w:type="pct"/>
            <w:vMerge/>
            <w:vAlign w:val="center"/>
            <w:hideMark/>
          </w:tcPr>
          <w:p w14:paraId="2CA08473" w14:textId="77777777" w:rsidR="007A1438" w:rsidRPr="00F16E28" w:rsidRDefault="007A1438" w:rsidP="00E354D4">
            <w:pPr>
              <w:spacing w:after="0" w:line="240" w:lineRule="auto"/>
              <w:rPr>
                <w:rFonts w:eastAsia="Times New Roman" w:cs="Times New Roman"/>
                <w:color w:val="000000"/>
                <w:sz w:val="20"/>
                <w:szCs w:val="20"/>
              </w:rPr>
            </w:pPr>
          </w:p>
        </w:tc>
        <w:tc>
          <w:tcPr>
            <w:tcW w:w="1395" w:type="pct"/>
            <w:shd w:val="clear" w:color="auto" w:fill="auto"/>
            <w:noWrap/>
            <w:vAlign w:val="bottom"/>
            <w:hideMark/>
          </w:tcPr>
          <w:p w14:paraId="2505E833"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Owner</w:t>
            </w:r>
          </w:p>
        </w:tc>
        <w:tc>
          <w:tcPr>
            <w:tcW w:w="346" w:type="pct"/>
            <w:shd w:val="clear" w:color="auto" w:fill="auto"/>
            <w:noWrap/>
            <w:vAlign w:val="bottom"/>
            <w:hideMark/>
          </w:tcPr>
          <w:p w14:paraId="6EA9BDBF"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10.1</w:t>
            </w:r>
          </w:p>
        </w:tc>
        <w:tc>
          <w:tcPr>
            <w:tcW w:w="690" w:type="pct"/>
            <w:shd w:val="clear" w:color="auto" w:fill="auto"/>
            <w:noWrap/>
            <w:vAlign w:val="bottom"/>
            <w:hideMark/>
          </w:tcPr>
          <w:p w14:paraId="00E144B2"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9.3</w:t>
            </w:r>
          </w:p>
        </w:tc>
        <w:tc>
          <w:tcPr>
            <w:tcW w:w="539" w:type="pct"/>
            <w:shd w:val="clear" w:color="auto" w:fill="auto"/>
            <w:noWrap/>
            <w:vAlign w:val="bottom"/>
            <w:hideMark/>
          </w:tcPr>
          <w:p w14:paraId="5D152153"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9.7</w:t>
            </w:r>
          </w:p>
        </w:tc>
        <w:tc>
          <w:tcPr>
            <w:tcW w:w="690" w:type="pct"/>
            <w:shd w:val="clear" w:color="auto" w:fill="auto"/>
            <w:noWrap/>
            <w:vAlign w:val="bottom"/>
            <w:hideMark/>
          </w:tcPr>
          <w:p w14:paraId="0EAC63FE"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w:t>
            </w:r>
          </w:p>
        </w:tc>
        <w:tc>
          <w:tcPr>
            <w:tcW w:w="636" w:type="pct"/>
            <w:shd w:val="clear" w:color="auto" w:fill="auto"/>
            <w:noWrap/>
            <w:vAlign w:val="bottom"/>
            <w:hideMark/>
          </w:tcPr>
          <w:p w14:paraId="0684C95D"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-4%</w:t>
            </w:r>
          </w:p>
        </w:tc>
      </w:tr>
      <w:tr w:rsidR="007A1438" w:rsidRPr="00F16E28" w14:paraId="527F2500" w14:textId="77777777" w:rsidTr="00E354D4">
        <w:trPr>
          <w:trHeight w:val="292"/>
        </w:trPr>
        <w:tc>
          <w:tcPr>
            <w:tcW w:w="705" w:type="pct"/>
            <w:vMerge w:val="restart"/>
            <w:shd w:val="clear" w:color="auto" w:fill="D9D9D9" w:themeFill="background1" w:themeFillShade="D9"/>
            <w:noWrap/>
            <w:vAlign w:val="bottom"/>
            <w:hideMark/>
          </w:tcPr>
          <w:p w14:paraId="06CD964F"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Region</w:t>
            </w:r>
          </w:p>
        </w:tc>
        <w:tc>
          <w:tcPr>
            <w:tcW w:w="1395" w:type="pct"/>
            <w:shd w:val="clear" w:color="auto" w:fill="D9D9D9" w:themeFill="background1" w:themeFillShade="D9"/>
            <w:noWrap/>
            <w:vAlign w:val="bottom"/>
            <w:hideMark/>
          </w:tcPr>
          <w:p w14:paraId="180BF8E4"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Northeast</w:t>
            </w:r>
          </w:p>
        </w:tc>
        <w:tc>
          <w:tcPr>
            <w:tcW w:w="346" w:type="pct"/>
            <w:shd w:val="clear" w:color="auto" w:fill="D9D9D9" w:themeFill="background1" w:themeFillShade="D9"/>
            <w:noWrap/>
            <w:vAlign w:val="bottom"/>
            <w:hideMark/>
          </w:tcPr>
          <w:p w14:paraId="1E581268"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10.9</w:t>
            </w:r>
          </w:p>
        </w:tc>
        <w:tc>
          <w:tcPr>
            <w:tcW w:w="690" w:type="pct"/>
            <w:shd w:val="clear" w:color="auto" w:fill="D9D9D9" w:themeFill="background1" w:themeFillShade="D9"/>
            <w:noWrap/>
            <w:vAlign w:val="bottom"/>
            <w:hideMark/>
          </w:tcPr>
          <w:p w14:paraId="33C6CF83"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12.0</w:t>
            </w:r>
          </w:p>
        </w:tc>
        <w:tc>
          <w:tcPr>
            <w:tcW w:w="539" w:type="pct"/>
            <w:shd w:val="clear" w:color="auto" w:fill="D9D9D9" w:themeFill="background1" w:themeFillShade="D9"/>
            <w:noWrap/>
            <w:vAlign w:val="bottom"/>
            <w:hideMark/>
          </w:tcPr>
          <w:p w14:paraId="6D13A31D"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12.0</w:t>
            </w:r>
          </w:p>
        </w:tc>
        <w:tc>
          <w:tcPr>
            <w:tcW w:w="690" w:type="pct"/>
            <w:shd w:val="clear" w:color="auto" w:fill="D9D9D9" w:themeFill="background1" w:themeFillShade="D9"/>
            <w:noWrap/>
            <w:vAlign w:val="bottom"/>
            <w:hideMark/>
          </w:tcPr>
          <w:p w14:paraId="2565772A"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11%</w:t>
            </w:r>
          </w:p>
        </w:tc>
        <w:tc>
          <w:tcPr>
            <w:tcW w:w="636" w:type="pct"/>
            <w:shd w:val="clear" w:color="auto" w:fill="D9D9D9" w:themeFill="background1" w:themeFillShade="D9"/>
            <w:noWrap/>
            <w:vAlign w:val="bottom"/>
            <w:hideMark/>
          </w:tcPr>
          <w:p w14:paraId="409941D3"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w:t>
            </w:r>
          </w:p>
        </w:tc>
      </w:tr>
      <w:tr w:rsidR="007A1438" w:rsidRPr="00F16E28" w14:paraId="780568D0" w14:textId="77777777" w:rsidTr="00E354D4">
        <w:trPr>
          <w:trHeight w:val="292"/>
        </w:trPr>
        <w:tc>
          <w:tcPr>
            <w:tcW w:w="705" w:type="pct"/>
            <w:vMerge/>
            <w:shd w:val="clear" w:color="auto" w:fill="D9D9D9" w:themeFill="background1" w:themeFillShade="D9"/>
            <w:vAlign w:val="center"/>
            <w:hideMark/>
          </w:tcPr>
          <w:p w14:paraId="72BB59AC" w14:textId="77777777" w:rsidR="007A1438" w:rsidRPr="00F16E28" w:rsidRDefault="007A1438" w:rsidP="00E354D4">
            <w:pPr>
              <w:spacing w:after="0" w:line="240" w:lineRule="auto"/>
              <w:rPr>
                <w:rFonts w:eastAsia="Times New Roman" w:cs="Times New Roman"/>
                <w:color w:val="000000"/>
                <w:sz w:val="20"/>
                <w:szCs w:val="20"/>
              </w:rPr>
            </w:pPr>
          </w:p>
        </w:tc>
        <w:tc>
          <w:tcPr>
            <w:tcW w:w="1395" w:type="pct"/>
            <w:shd w:val="clear" w:color="auto" w:fill="D9D9D9" w:themeFill="background1" w:themeFillShade="D9"/>
            <w:noWrap/>
            <w:vAlign w:val="bottom"/>
            <w:hideMark/>
          </w:tcPr>
          <w:p w14:paraId="186C122C" w14:textId="77777777" w:rsidR="007A1438" w:rsidRPr="00F16E28" w:rsidRDefault="007A1438" w:rsidP="00E354D4">
            <w:pPr>
              <w:spacing w:after="0" w:line="240" w:lineRule="auto"/>
              <w:rPr>
                <w:rFonts w:eastAsia="Times New Roman" w:cs="Times New Roman"/>
                <w:sz w:val="20"/>
                <w:szCs w:val="20"/>
              </w:rPr>
            </w:pPr>
            <w:r w:rsidRPr="00F16E28">
              <w:rPr>
                <w:rFonts w:eastAsia="Times New Roman" w:cs="Times New Roman"/>
                <w:sz w:val="20"/>
                <w:szCs w:val="20"/>
              </w:rPr>
              <w:t>South</w:t>
            </w:r>
          </w:p>
        </w:tc>
        <w:tc>
          <w:tcPr>
            <w:tcW w:w="346" w:type="pct"/>
            <w:shd w:val="clear" w:color="auto" w:fill="D9D9D9" w:themeFill="background1" w:themeFillShade="D9"/>
            <w:noWrap/>
            <w:vAlign w:val="bottom"/>
            <w:hideMark/>
          </w:tcPr>
          <w:p w14:paraId="0501F10A"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8.5</w:t>
            </w:r>
          </w:p>
        </w:tc>
        <w:tc>
          <w:tcPr>
            <w:tcW w:w="690" w:type="pct"/>
            <w:shd w:val="clear" w:color="auto" w:fill="D9D9D9" w:themeFill="background1" w:themeFillShade="D9"/>
            <w:noWrap/>
            <w:vAlign w:val="bottom"/>
            <w:hideMark/>
          </w:tcPr>
          <w:p w14:paraId="3688B1F3"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8.5</w:t>
            </w:r>
          </w:p>
        </w:tc>
        <w:tc>
          <w:tcPr>
            <w:tcW w:w="539" w:type="pct"/>
            <w:shd w:val="clear" w:color="auto" w:fill="D9D9D9" w:themeFill="background1" w:themeFillShade="D9"/>
            <w:noWrap/>
            <w:vAlign w:val="bottom"/>
            <w:hideMark/>
          </w:tcPr>
          <w:p w14:paraId="351F7C4A"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9.3</w:t>
            </w:r>
          </w:p>
        </w:tc>
        <w:tc>
          <w:tcPr>
            <w:tcW w:w="690" w:type="pct"/>
            <w:shd w:val="clear" w:color="auto" w:fill="D9D9D9" w:themeFill="background1" w:themeFillShade="D9"/>
            <w:noWrap/>
            <w:vAlign w:val="bottom"/>
            <w:hideMark/>
          </w:tcPr>
          <w:p w14:paraId="13EFE187"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0%</w:t>
            </w:r>
          </w:p>
        </w:tc>
        <w:tc>
          <w:tcPr>
            <w:tcW w:w="636" w:type="pct"/>
            <w:shd w:val="clear" w:color="auto" w:fill="D9D9D9" w:themeFill="background1" w:themeFillShade="D9"/>
            <w:noWrap/>
            <w:vAlign w:val="bottom"/>
            <w:hideMark/>
          </w:tcPr>
          <w:p w14:paraId="74ABA5D2"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w:t>
            </w:r>
          </w:p>
        </w:tc>
      </w:tr>
      <w:tr w:rsidR="007A1438" w:rsidRPr="00F16E28" w14:paraId="5085B534" w14:textId="77777777" w:rsidTr="00E354D4">
        <w:trPr>
          <w:trHeight w:val="292"/>
        </w:trPr>
        <w:tc>
          <w:tcPr>
            <w:tcW w:w="705" w:type="pct"/>
            <w:vMerge/>
            <w:shd w:val="clear" w:color="auto" w:fill="D9D9D9" w:themeFill="background1" w:themeFillShade="D9"/>
            <w:vAlign w:val="center"/>
            <w:hideMark/>
          </w:tcPr>
          <w:p w14:paraId="0292F9C3" w14:textId="77777777" w:rsidR="007A1438" w:rsidRPr="00F16E28" w:rsidRDefault="007A1438" w:rsidP="00E354D4">
            <w:pPr>
              <w:spacing w:after="0" w:line="240" w:lineRule="auto"/>
              <w:rPr>
                <w:rFonts w:eastAsia="Times New Roman" w:cs="Times New Roman"/>
                <w:color w:val="000000"/>
                <w:sz w:val="20"/>
                <w:szCs w:val="20"/>
              </w:rPr>
            </w:pPr>
          </w:p>
        </w:tc>
        <w:tc>
          <w:tcPr>
            <w:tcW w:w="1395" w:type="pct"/>
            <w:shd w:val="clear" w:color="auto" w:fill="D9D9D9" w:themeFill="background1" w:themeFillShade="D9"/>
            <w:noWrap/>
            <w:vAlign w:val="bottom"/>
            <w:hideMark/>
          </w:tcPr>
          <w:p w14:paraId="5B846D9A" w14:textId="77777777" w:rsidR="007A1438" w:rsidRPr="00F16E28" w:rsidRDefault="007A1438" w:rsidP="00E354D4">
            <w:pPr>
              <w:spacing w:after="0" w:line="240" w:lineRule="auto"/>
              <w:rPr>
                <w:rFonts w:eastAsia="Times New Roman" w:cs="Times New Roman"/>
                <w:sz w:val="20"/>
                <w:szCs w:val="20"/>
              </w:rPr>
            </w:pPr>
            <w:r w:rsidRPr="00F16E28">
              <w:rPr>
                <w:rFonts w:eastAsia="Times New Roman" w:cs="Times New Roman"/>
                <w:sz w:val="20"/>
                <w:szCs w:val="20"/>
              </w:rPr>
              <w:t>Midwest</w:t>
            </w:r>
          </w:p>
        </w:tc>
        <w:tc>
          <w:tcPr>
            <w:tcW w:w="346" w:type="pct"/>
            <w:shd w:val="clear" w:color="auto" w:fill="D9D9D9" w:themeFill="background1" w:themeFillShade="D9"/>
            <w:noWrap/>
            <w:vAlign w:val="bottom"/>
            <w:hideMark/>
          </w:tcPr>
          <w:p w14:paraId="026D9CE5"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10.2</w:t>
            </w:r>
          </w:p>
        </w:tc>
        <w:tc>
          <w:tcPr>
            <w:tcW w:w="690" w:type="pct"/>
            <w:shd w:val="clear" w:color="auto" w:fill="D9D9D9" w:themeFill="background1" w:themeFillShade="D9"/>
            <w:noWrap/>
            <w:vAlign w:val="bottom"/>
            <w:hideMark/>
          </w:tcPr>
          <w:p w14:paraId="4228AF8B"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8.3</w:t>
            </w:r>
          </w:p>
        </w:tc>
        <w:tc>
          <w:tcPr>
            <w:tcW w:w="539" w:type="pct"/>
            <w:shd w:val="clear" w:color="auto" w:fill="D9D9D9" w:themeFill="background1" w:themeFillShade="D9"/>
            <w:noWrap/>
            <w:vAlign w:val="bottom"/>
            <w:hideMark/>
          </w:tcPr>
          <w:p w14:paraId="2DE343BD"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9.9</w:t>
            </w:r>
          </w:p>
        </w:tc>
        <w:tc>
          <w:tcPr>
            <w:tcW w:w="690" w:type="pct"/>
            <w:shd w:val="clear" w:color="auto" w:fill="D9D9D9" w:themeFill="background1" w:themeFillShade="D9"/>
            <w:noWrap/>
            <w:vAlign w:val="bottom"/>
            <w:hideMark/>
          </w:tcPr>
          <w:p w14:paraId="02AA64C8" w14:textId="77777777" w:rsidR="007A1438" w:rsidRPr="00F16E28" w:rsidRDefault="007A1438" w:rsidP="00E354D4">
            <w:pPr>
              <w:spacing w:after="0" w:line="240" w:lineRule="auto"/>
              <w:jc w:val="right"/>
              <w:rPr>
                <w:rFonts w:eastAsia="Times New Roman" w:cs="Times New Roman"/>
                <w:color w:val="FF0000"/>
                <w:sz w:val="20"/>
                <w:szCs w:val="20"/>
              </w:rPr>
            </w:pPr>
            <w:r w:rsidRPr="00F16E28">
              <w:rPr>
                <w:rFonts w:eastAsia="Times New Roman" w:cs="Times New Roman"/>
                <w:color w:val="FF0000"/>
                <w:sz w:val="20"/>
                <w:szCs w:val="20"/>
              </w:rPr>
              <w:t>-18%</w:t>
            </w:r>
          </w:p>
        </w:tc>
        <w:tc>
          <w:tcPr>
            <w:tcW w:w="636" w:type="pct"/>
            <w:shd w:val="clear" w:color="auto" w:fill="D9D9D9" w:themeFill="background1" w:themeFillShade="D9"/>
            <w:noWrap/>
            <w:vAlign w:val="bottom"/>
            <w:hideMark/>
          </w:tcPr>
          <w:p w14:paraId="5DE90C32"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-3%</w:t>
            </w:r>
          </w:p>
        </w:tc>
      </w:tr>
      <w:tr w:rsidR="007A1438" w:rsidRPr="00F16E28" w14:paraId="25966495" w14:textId="77777777" w:rsidTr="00E354D4">
        <w:trPr>
          <w:trHeight w:val="292"/>
        </w:trPr>
        <w:tc>
          <w:tcPr>
            <w:tcW w:w="705" w:type="pct"/>
            <w:vMerge/>
            <w:shd w:val="clear" w:color="auto" w:fill="D9D9D9" w:themeFill="background1" w:themeFillShade="D9"/>
            <w:vAlign w:val="center"/>
            <w:hideMark/>
          </w:tcPr>
          <w:p w14:paraId="348570F8" w14:textId="77777777" w:rsidR="007A1438" w:rsidRPr="00F16E28" w:rsidRDefault="007A1438" w:rsidP="00E354D4">
            <w:pPr>
              <w:spacing w:after="0" w:line="240" w:lineRule="auto"/>
              <w:rPr>
                <w:rFonts w:eastAsia="Times New Roman" w:cs="Times New Roman"/>
                <w:color w:val="000000"/>
                <w:sz w:val="20"/>
                <w:szCs w:val="20"/>
              </w:rPr>
            </w:pPr>
          </w:p>
        </w:tc>
        <w:tc>
          <w:tcPr>
            <w:tcW w:w="1395" w:type="pct"/>
            <w:shd w:val="clear" w:color="auto" w:fill="D9D9D9" w:themeFill="background1" w:themeFillShade="D9"/>
            <w:noWrap/>
            <w:vAlign w:val="bottom"/>
            <w:hideMark/>
          </w:tcPr>
          <w:p w14:paraId="7E4BB534"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West</w:t>
            </w:r>
          </w:p>
        </w:tc>
        <w:tc>
          <w:tcPr>
            <w:tcW w:w="346" w:type="pct"/>
            <w:shd w:val="clear" w:color="auto" w:fill="D9D9D9" w:themeFill="background1" w:themeFillShade="D9"/>
            <w:noWrap/>
            <w:vAlign w:val="bottom"/>
            <w:hideMark/>
          </w:tcPr>
          <w:p w14:paraId="3973874C"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8.4</w:t>
            </w:r>
          </w:p>
        </w:tc>
        <w:tc>
          <w:tcPr>
            <w:tcW w:w="690" w:type="pct"/>
            <w:shd w:val="clear" w:color="auto" w:fill="D9D9D9" w:themeFill="background1" w:themeFillShade="D9"/>
            <w:noWrap/>
            <w:vAlign w:val="bottom"/>
            <w:hideMark/>
          </w:tcPr>
          <w:p w14:paraId="201A4EBF"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7.9</w:t>
            </w:r>
          </w:p>
        </w:tc>
        <w:tc>
          <w:tcPr>
            <w:tcW w:w="539" w:type="pct"/>
            <w:shd w:val="clear" w:color="auto" w:fill="D9D9D9" w:themeFill="background1" w:themeFillShade="D9"/>
            <w:noWrap/>
            <w:vAlign w:val="bottom"/>
            <w:hideMark/>
          </w:tcPr>
          <w:p w14:paraId="2C4BAA96"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7.7</w:t>
            </w:r>
          </w:p>
        </w:tc>
        <w:tc>
          <w:tcPr>
            <w:tcW w:w="690" w:type="pct"/>
            <w:shd w:val="clear" w:color="auto" w:fill="D9D9D9" w:themeFill="background1" w:themeFillShade="D9"/>
            <w:noWrap/>
            <w:vAlign w:val="bottom"/>
            <w:hideMark/>
          </w:tcPr>
          <w:p w14:paraId="6DDC14FB"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-7%</w:t>
            </w:r>
          </w:p>
        </w:tc>
        <w:tc>
          <w:tcPr>
            <w:tcW w:w="636" w:type="pct"/>
            <w:shd w:val="clear" w:color="auto" w:fill="D9D9D9" w:themeFill="background1" w:themeFillShade="D9"/>
            <w:noWrap/>
            <w:vAlign w:val="bottom"/>
            <w:hideMark/>
          </w:tcPr>
          <w:p w14:paraId="2F1DCEE1"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w:t>
            </w:r>
          </w:p>
        </w:tc>
      </w:tr>
      <w:tr w:rsidR="007A1438" w:rsidRPr="00F16E28" w14:paraId="18F6E098" w14:textId="77777777" w:rsidTr="00E354D4">
        <w:trPr>
          <w:trHeight w:val="292"/>
        </w:trPr>
        <w:tc>
          <w:tcPr>
            <w:tcW w:w="705" w:type="pct"/>
            <w:shd w:val="clear" w:color="auto" w:fill="auto"/>
            <w:noWrap/>
            <w:vAlign w:val="bottom"/>
            <w:hideMark/>
          </w:tcPr>
          <w:p w14:paraId="159D6F9D" w14:textId="77777777" w:rsidR="007A1438" w:rsidRPr="00F16E28" w:rsidRDefault="007A1438" w:rsidP="00E354D4">
            <w:pPr>
              <w:spacing w:after="0" w:line="240" w:lineRule="auto"/>
              <w:rPr>
                <w:rFonts w:eastAsia="Times New Roman" w:cs="Times New Roman"/>
                <w:b/>
                <w:bCs/>
                <w:color w:val="000000"/>
                <w:sz w:val="20"/>
                <w:szCs w:val="20"/>
              </w:rPr>
            </w:pPr>
            <w:r w:rsidRPr="00F16E28">
              <w:rPr>
                <w:rFonts w:eastAsia="Times New Roman" w:cs="Times New Roman"/>
                <w:b/>
                <w:bCs/>
                <w:color w:val="000000"/>
                <w:sz w:val="20"/>
                <w:szCs w:val="20"/>
              </w:rPr>
              <w:t>All</w:t>
            </w:r>
          </w:p>
        </w:tc>
        <w:tc>
          <w:tcPr>
            <w:tcW w:w="1395" w:type="pct"/>
            <w:shd w:val="clear" w:color="auto" w:fill="auto"/>
            <w:noWrap/>
            <w:vAlign w:val="bottom"/>
            <w:hideMark/>
          </w:tcPr>
          <w:p w14:paraId="53CF9873" w14:textId="77777777" w:rsidR="007A1438" w:rsidRPr="00F16E28" w:rsidRDefault="007A1438" w:rsidP="00E354D4">
            <w:pPr>
              <w:spacing w:after="0" w:line="240" w:lineRule="auto"/>
              <w:rPr>
                <w:rFonts w:eastAsia="Times New Roman" w:cs="Times New Roman"/>
                <w:b/>
                <w:bCs/>
                <w:color w:val="000000"/>
                <w:sz w:val="20"/>
                <w:szCs w:val="20"/>
              </w:rPr>
            </w:pPr>
          </w:p>
        </w:tc>
        <w:tc>
          <w:tcPr>
            <w:tcW w:w="346" w:type="pct"/>
            <w:shd w:val="clear" w:color="auto" w:fill="auto"/>
            <w:noWrap/>
            <w:vAlign w:val="bottom"/>
            <w:hideMark/>
          </w:tcPr>
          <w:p w14:paraId="5E185961" w14:textId="77777777" w:rsidR="007A1438" w:rsidRPr="00F16E28" w:rsidRDefault="007A1438" w:rsidP="00E354D4">
            <w:pPr>
              <w:spacing w:after="0" w:line="240" w:lineRule="auto"/>
              <w:jc w:val="right"/>
              <w:rPr>
                <w:rFonts w:eastAsia="Times New Roman" w:cs="Times New Roman"/>
                <w:b/>
                <w:bCs/>
                <w:color w:val="000000"/>
                <w:sz w:val="20"/>
                <w:szCs w:val="20"/>
              </w:rPr>
            </w:pPr>
            <w:r w:rsidRPr="00F16E28">
              <w:rPr>
                <w:rFonts w:eastAsia="Times New Roman" w:cs="Times New Roman"/>
                <w:b/>
                <w:bCs/>
                <w:color w:val="000000"/>
                <w:sz w:val="20"/>
                <w:szCs w:val="20"/>
              </w:rPr>
              <w:t>9.3</w:t>
            </w:r>
          </w:p>
        </w:tc>
        <w:tc>
          <w:tcPr>
            <w:tcW w:w="690" w:type="pct"/>
            <w:shd w:val="clear" w:color="auto" w:fill="auto"/>
            <w:noWrap/>
            <w:vAlign w:val="bottom"/>
            <w:hideMark/>
          </w:tcPr>
          <w:p w14:paraId="6729C3C4" w14:textId="77777777" w:rsidR="007A1438" w:rsidRPr="00F16E28" w:rsidRDefault="007A1438" w:rsidP="00E354D4">
            <w:pPr>
              <w:spacing w:after="0" w:line="240" w:lineRule="auto"/>
              <w:jc w:val="right"/>
              <w:rPr>
                <w:rFonts w:eastAsia="Times New Roman" w:cs="Times New Roman"/>
                <w:b/>
                <w:bCs/>
                <w:color w:val="000000"/>
                <w:sz w:val="20"/>
                <w:szCs w:val="20"/>
              </w:rPr>
            </w:pPr>
            <w:r w:rsidRPr="00F16E28">
              <w:rPr>
                <w:rFonts w:eastAsia="Times New Roman" w:cs="Times New Roman"/>
                <w:b/>
                <w:bCs/>
                <w:color w:val="000000"/>
                <w:sz w:val="20"/>
                <w:szCs w:val="20"/>
              </w:rPr>
              <w:t>8.9</w:t>
            </w:r>
          </w:p>
        </w:tc>
        <w:tc>
          <w:tcPr>
            <w:tcW w:w="539" w:type="pct"/>
            <w:shd w:val="clear" w:color="auto" w:fill="auto"/>
            <w:noWrap/>
            <w:vAlign w:val="bottom"/>
            <w:hideMark/>
          </w:tcPr>
          <w:p w14:paraId="484814C3" w14:textId="77777777" w:rsidR="007A1438" w:rsidRPr="00F16E28" w:rsidRDefault="007A1438" w:rsidP="00E354D4">
            <w:pPr>
              <w:spacing w:after="0" w:line="240" w:lineRule="auto"/>
              <w:jc w:val="right"/>
              <w:rPr>
                <w:rFonts w:eastAsia="Times New Roman" w:cs="Times New Roman"/>
                <w:b/>
                <w:bCs/>
                <w:color w:val="000000"/>
                <w:sz w:val="20"/>
                <w:szCs w:val="20"/>
              </w:rPr>
            </w:pPr>
            <w:r w:rsidRPr="00F16E28">
              <w:rPr>
                <w:rFonts w:eastAsia="Times New Roman" w:cs="Times New Roman"/>
                <w:b/>
                <w:bCs/>
                <w:color w:val="000000"/>
                <w:sz w:val="20"/>
                <w:szCs w:val="20"/>
              </w:rPr>
              <w:t>9.4</w:t>
            </w:r>
          </w:p>
        </w:tc>
        <w:tc>
          <w:tcPr>
            <w:tcW w:w="690" w:type="pct"/>
            <w:shd w:val="clear" w:color="auto" w:fill="auto"/>
            <w:noWrap/>
            <w:vAlign w:val="bottom"/>
            <w:hideMark/>
          </w:tcPr>
          <w:p w14:paraId="10515F86" w14:textId="77777777" w:rsidR="007A1438" w:rsidRPr="00F16E28" w:rsidRDefault="007A1438" w:rsidP="00E354D4">
            <w:pPr>
              <w:spacing w:after="0" w:line="240" w:lineRule="auto"/>
              <w:jc w:val="right"/>
              <w:rPr>
                <w:rFonts w:eastAsia="Times New Roman" w:cs="Times New Roman"/>
                <w:b/>
                <w:bCs/>
                <w:color w:val="000000"/>
                <w:sz w:val="20"/>
                <w:szCs w:val="20"/>
              </w:rPr>
            </w:pPr>
            <w:r w:rsidRPr="00F16E28">
              <w:rPr>
                <w:rFonts w:eastAsia="Times New Roman" w:cs="Times New Roman"/>
                <w:b/>
                <w:bCs/>
                <w:color w:val="000000"/>
                <w:sz w:val="20"/>
                <w:szCs w:val="20"/>
              </w:rPr>
              <w:t>-4%</w:t>
            </w:r>
          </w:p>
        </w:tc>
        <w:tc>
          <w:tcPr>
            <w:tcW w:w="636" w:type="pct"/>
            <w:shd w:val="clear" w:color="auto" w:fill="auto"/>
            <w:noWrap/>
            <w:vAlign w:val="bottom"/>
            <w:hideMark/>
          </w:tcPr>
          <w:p w14:paraId="1CCA53A0" w14:textId="77777777" w:rsidR="007A1438" w:rsidRPr="00F16E28" w:rsidRDefault="007A1438" w:rsidP="00E354D4">
            <w:pPr>
              <w:spacing w:after="0" w:line="240" w:lineRule="auto"/>
              <w:jc w:val="right"/>
              <w:rPr>
                <w:rFonts w:eastAsia="Times New Roman" w:cs="Times New Roman"/>
                <w:b/>
                <w:bCs/>
                <w:color w:val="000000"/>
                <w:sz w:val="20"/>
                <w:szCs w:val="20"/>
              </w:rPr>
            </w:pPr>
            <w:r w:rsidRPr="00F16E28">
              <w:rPr>
                <w:rFonts w:eastAsia="Times New Roman" w:cs="Times New Roman"/>
                <w:b/>
                <w:bCs/>
                <w:color w:val="000000"/>
                <w:sz w:val="20"/>
                <w:szCs w:val="20"/>
              </w:rPr>
              <w:t>2%</w:t>
            </w:r>
          </w:p>
        </w:tc>
      </w:tr>
    </w:tbl>
    <w:p w14:paraId="5212D4ED" w14:textId="77777777" w:rsidR="007A1438" w:rsidRDefault="007A1438" w:rsidP="007A1438">
      <w:pPr>
        <w:spacing w:line="240" w:lineRule="auto"/>
      </w:pPr>
      <w:r w:rsidRPr="00F44B43">
        <w:rPr>
          <w:i/>
          <w:sz w:val="20"/>
          <w:szCs w:val="20"/>
        </w:rPr>
        <w:t>Note</w:t>
      </w:r>
      <w:r w:rsidRPr="00F44B43">
        <w:rPr>
          <w:sz w:val="20"/>
          <w:szCs w:val="20"/>
        </w:rPr>
        <w:t>: ECPP refers to the Early Childhood Program Participation Survey, 2019.</w:t>
      </w:r>
      <w:r>
        <w:t xml:space="preserve"> </w:t>
      </w:r>
    </w:p>
    <w:p w14:paraId="51365D41" w14:textId="77777777" w:rsidR="002A3848" w:rsidRDefault="002A3848" w:rsidP="007A1438"/>
    <w:p w14:paraId="377F5A4B" w14:textId="367ED31F" w:rsidR="007A1438" w:rsidRDefault="007A1438" w:rsidP="007A1438">
      <w:r>
        <w:t xml:space="preserve">Overall, the imputed incidence in the Interview (8.9 percent) and Diary (9.4 percent) samples are very close to the observed incidence in the ECPP (9.3 percent). The imputation performed reasonably well for the population subgroups considered for our analysis and shown in the table. A simple rule-of-thumb </w:t>
      </w:r>
      <w:r w:rsidR="00232BD5">
        <w:lastRenderedPageBreak/>
        <w:t>examines</w:t>
      </w:r>
      <w:r>
        <w:t xml:space="preserve"> whether the imputed and observed recipienc</w:t>
      </w:r>
      <w:r w:rsidR="002A3848">
        <w:t>ies</w:t>
      </w:r>
      <w:r>
        <w:t xml:space="preserve"> diverge from each other by more than 15 percent. Only three such instances can be found among the 29 subgroups in the table for the Interview and Diary samples. The first two are for the racial groups </w:t>
      </w:r>
      <w:r w:rsidR="00C243C8">
        <w:t>“</w:t>
      </w:r>
      <w:r>
        <w:t>Black</w:t>
      </w:r>
      <w:r w:rsidR="00C243C8">
        <w:t>”</w:t>
      </w:r>
      <w:r>
        <w:t xml:space="preserve"> and </w:t>
      </w:r>
      <w:r w:rsidR="00C243C8">
        <w:t>“</w:t>
      </w:r>
      <w:r>
        <w:t>Other.</w:t>
      </w:r>
      <w:r w:rsidR="00C243C8">
        <w:t>”</w:t>
      </w:r>
      <w:r>
        <w:t xml:space="preserve"> For the Interview sample, the region </w:t>
      </w:r>
      <w:r w:rsidR="00C243C8">
        <w:t>“</w:t>
      </w:r>
      <w:r>
        <w:t>Midwest</w:t>
      </w:r>
      <w:r w:rsidR="00C243C8">
        <w:t>”</w:t>
      </w:r>
      <w:r>
        <w:t xml:space="preserve"> was the third culprit, while for the Diary sample, it was the </w:t>
      </w:r>
      <w:r w:rsidR="00C243C8">
        <w:t>“</w:t>
      </w:r>
      <w:r>
        <w:t>Couple</w:t>
      </w:r>
      <w:r w:rsidR="00C243C8">
        <w:t>”</w:t>
      </w:r>
      <w:r>
        <w:t xml:space="preserve"> household. The estimates for these groups should, therefore, be used with caution. For example, for the racial groups, the non</w:t>
      </w:r>
      <w:r w:rsidR="006A22A4">
        <w:t>-W</w:t>
      </w:r>
      <w:r>
        <w:t xml:space="preserve">hite groups may be combined into a single category for comparison with the </w:t>
      </w:r>
      <w:r w:rsidR="006A22A4">
        <w:t>W</w:t>
      </w:r>
      <w:r>
        <w:t>hite group since the ECPP data indicates that the unconditional averages for the non</w:t>
      </w:r>
      <w:r w:rsidR="006A22A4">
        <w:t>-W</w:t>
      </w:r>
      <w:r>
        <w:t>hite groups are pretty similar. In sum, the imputations faithfully reproduce the differences in incidence apparent in the donor, i.e., ECPP data.</w:t>
      </w:r>
    </w:p>
    <w:p w14:paraId="2BB7D30D" w14:textId="3A760CED" w:rsidR="007A1438" w:rsidRDefault="007A1438" w:rsidP="007A1438">
      <w:r>
        <w:t xml:space="preserve">The next step in our imputation procedure was assigning hours of care received by children. We first estimated a Poisson model of hours using the ECPP data on children </w:t>
      </w:r>
      <w:r w:rsidR="002A3848">
        <w:t xml:space="preserve">who </w:t>
      </w:r>
      <w:r>
        <w:t>received care.</w:t>
      </w:r>
      <w:r>
        <w:rPr>
          <w:rStyle w:val="FootnoteReference"/>
        </w:rPr>
        <w:footnoteReference w:id="42"/>
      </w:r>
      <w:r>
        <w:t xml:space="preserve"> The covariates we used here are the same as those in the binary logit model described above. We show the results of the estimation in </w:t>
      </w:r>
      <w:r w:rsidR="00DA0AFC">
        <w:t xml:space="preserve">Table </w:t>
      </w:r>
      <w:r w:rsidR="00DA0AFC">
        <w:rPr>
          <w:noProof/>
        </w:rPr>
        <w:t>4</w:t>
      </w:r>
      <w:r w:rsidR="00DA0AFC">
        <w:noBreakHyphen/>
      </w:r>
      <w:r w:rsidR="00DA0AFC">
        <w:rPr>
          <w:noProof/>
        </w:rPr>
        <w:t>4</w:t>
      </w:r>
      <w:r>
        <w:t xml:space="preserve"> below. As with the logit model, survey weights were used in our estimation.</w:t>
      </w:r>
    </w:p>
    <w:p w14:paraId="5058613C" w14:textId="77777777" w:rsidR="00CB6A78" w:rsidRDefault="00CB6A78">
      <w:pPr>
        <w:spacing w:after="0" w:line="240" w:lineRule="auto"/>
        <w:rPr>
          <w:b/>
          <w:iCs/>
          <w:color w:val="000000" w:themeColor="text1"/>
          <w:sz w:val="20"/>
          <w:szCs w:val="18"/>
        </w:rPr>
      </w:pPr>
      <w:bookmarkStart w:id="94" w:name="_Ref127459697"/>
      <w:r>
        <w:br w:type="page"/>
      </w:r>
    </w:p>
    <w:p w14:paraId="46287177" w14:textId="6844718F" w:rsidR="007A1438" w:rsidRDefault="007A1438" w:rsidP="007A1438">
      <w:pPr>
        <w:pStyle w:val="Caption"/>
        <w:keepNext/>
      </w:pPr>
      <w:bookmarkStart w:id="95" w:name="_Toc158095550"/>
      <w:r>
        <w:lastRenderedPageBreak/>
        <w:t xml:space="preserve">Table </w:t>
      </w:r>
      <w:fldSimple w:instr=" STYLEREF 1 \s ">
        <w:r w:rsidR="006C1E92">
          <w:rPr>
            <w:noProof/>
          </w:rPr>
          <w:t>4</w:t>
        </w:r>
      </w:fldSimple>
      <w:r w:rsidR="006C1E92">
        <w:noBreakHyphen/>
      </w:r>
      <w:fldSimple w:instr=" SEQ Table \* ARABIC \s 1 ">
        <w:r w:rsidR="006C1E92">
          <w:rPr>
            <w:noProof/>
          </w:rPr>
          <w:t>4</w:t>
        </w:r>
      </w:fldSimple>
      <w:bookmarkEnd w:id="94"/>
      <w:r w:rsidR="002A3848">
        <w:t xml:space="preserve"> </w:t>
      </w:r>
      <w:r w:rsidRPr="005E7910">
        <w:t xml:space="preserve">Estimates </w:t>
      </w:r>
      <w:r w:rsidR="002A3848">
        <w:t>o</w:t>
      </w:r>
      <w:r w:rsidR="002A3848" w:rsidRPr="005E7910">
        <w:t xml:space="preserve">f </w:t>
      </w:r>
      <w:r w:rsidR="002A3848">
        <w:t>t</w:t>
      </w:r>
      <w:r w:rsidR="002A3848" w:rsidRPr="005E7910">
        <w:t xml:space="preserve">he </w:t>
      </w:r>
      <w:r>
        <w:t>Poisson</w:t>
      </w:r>
      <w:r w:rsidRPr="005E7910">
        <w:t xml:space="preserve"> </w:t>
      </w:r>
      <w:r w:rsidR="00FB69F9">
        <w:t>m</w:t>
      </w:r>
      <w:r w:rsidR="002A3848" w:rsidRPr="005E7910">
        <w:t>odel (</w:t>
      </w:r>
      <w:r w:rsidR="00FB69F9">
        <w:t>d</w:t>
      </w:r>
      <w:r w:rsidR="002A3848" w:rsidRPr="005E7910">
        <w:t xml:space="preserve">ependent </w:t>
      </w:r>
      <w:r w:rsidR="00FB69F9">
        <w:t>v</w:t>
      </w:r>
      <w:r w:rsidR="002A3848" w:rsidRPr="005E7910">
        <w:t xml:space="preserve">ariable </w:t>
      </w:r>
      <w:r w:rsidR="002A3848">
        <w:t>i</w:t>
      </w:r>
      <w:r w:rsidR="002A3848" w:rsidRPr="005E7910">
        <w:t xml:space="preserve">s </w:t>
      </w:r>
      <w:r w:rsidR="002A3848">
        <w:t>t</w:t>
      </w:r>
      <w:r w:rsidR="002A3848" w:rsidRPr="005E7910">
        <w:t xml:space="preserve">he </w:t>
      </w:r>
      <w:r w:rsidR="00FB69F9">
        <w:t>w</w:t>
      </w:r>
      <w:r w:rsidR="002A3848">
        <w:t xml:space="preserve">eekly </w:t>
      </w:r>
      <w:r w:rsidR="00FB69F9">
        <w:t>h</w:t>
      </w:r>
      <w:r w:rsidR="002A3848">
        <w:t>ours</w:t>
      </w:r>
      <w:r w:rsidR="002A3848" w:rsidRPr="005E7910">
        <w:t xml:space="preserve"> </w:t>
      </w:r>
      <w:r w:rsidR="002A3848">
        <w:t>o</w:t>
      </w:r>
      <w:r w:rsidR="002A3848" w:rsidRPr="005E7910">
        <w:t xml:space="preserve">f </w:t>
      </w:r>
      <w:r w:rsidR="00FB69F9">
        <w:t>c</w:t>
      </w:r>
      <w:r w:rsidR="002A3848" w:rsidRPr="005E7910">
        <w:t xml:space="preserve">are </w:t>
      </w:r>
      <w:r w:rsidR="00FB69F9">
        <w:t>r</w:t>
      </w:r>
      <w:r w:rsidR="002A3848">
        <w:t>eceived b</w:t>
      </w:r>
      <w:r w:rsidR="002A3848" w:rsidRPr="005E7910">
        <w:t xml:space="preserve">y </w:t>
      </w:r>
      <w:r w:rsidR="002A3848">
        <w:t>a</w:t>
      </w:r>
      <w:r w:rsidR="002A3848" w:rsidRPr="005E7910">
        <w:t xml:space="preserve"> </w:t>
      </w:r>
      <w:r w:rsidR="00FB69F9">
        <w:t>c</w:t>
      </w:r>
      <w:r w:rsidR="002A3848" w:rsidRPr="005E7910">
        <w:t xml:space="preserve">hild </w:t>
      </w:r>
      <w:r w:rsidR="00FB69F9">
        <w:t>u</w:t>
      </w:r>
      <w:r w:rsidR="002A3848" w:rsidRPr="005E7910">
        <w:t xml:space="preserve">nder </w:t>
      </w:r>
      <w:r w:rsidR="00FB69F9">
        <w:t>s</w:t>
      </w:r>
      <w:r w:rsidR="002A3848" w:rsidRPr="005E7910">
        <w:t xml:space="preserve">ix </w:t>
      </w:r>
      <w:r w:rsidR="00FB69F9">
        <w:t>y</w:t>
      </w:r>
      <w:r w:rsidR="002A3848" w:rsidRPr="005E7910">
        <w:t>ears)</w:t>
      </w:r>
      <w:bookmarkEnd w:id="95"/>
    </w:p>
    <w:tbl>
      <w:tblPr>
        <w:tblW w:w="5700" w:type="dxa"/>
        <w:jc w:val="center"/>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3476"/>
        <w:gridCol w:w="1236"/>
        <w:gridCol w:w="1017"/>
      </w:tblGrid>
      <w:tr w:rsidR="007A1438" w:rsidRPr="00B94A66" w14:paraId="2E4208EE" w14:textId="77777777" w:rsidTr="00376426">
        <w:trPr>
          <w:trHeight w:val="476"/>
          <w:jc w:val="center"/>
        </w:trPr>
        <w:tc>
          <w:tcPr>
            <w:tcW w:w="3476" w:type="dxa"/>
            <w:tcBorders>
              <w:top w:val="single" w:sz="4" w:space="0" w:color="auto"/>
              <w:bottom w:val="single" w:sz="4" w:space="0" w:color="auto"/>
            </w:tcBorders>
            <w:shd w:val="clear" w:color="auto" w:fill="auto"/>
            <w:noWrap/>
            <w:vAlign w:val="bottom"/>
            <w:hideMark/>
          </w:tcPr>
          <w:p w14:paraId="1895B09C" w14:textId="77777777" w:rsidR="007A1438" w:rsidRPr="00B94A66" w:rsidRDefault="007A1438" w:rsidP="00E354D4">
            <w:pPr>
              <w:spacing w:after="0" w:line="240" w:lineRule="auto"/>
              <w:jc w:val="center"/>
              <w:rPr>
                <w:rFonts w:eastAsia="Times New Roman" w:cs="Times New Roman"/>
                <w:b/>
                <w:bCs/>
                <w:color w:val="000000"/>
                <w:sz w:val="20"/>
                <w:szCs w:val="20"/>
              </w:rPr>
            </w:pPr>
            <w:r w:rsidRPr="00B94A66">
              <w:rPr>
                <w:rFonts w:eastAsia="Times New Roman" w:cs="Times New Roman"/>
                <w:b/>
                <w:bCs/>
                <w:color w:val="000000"/>
                <w:sz w:val="20"/>
                <w:szCs w:val="20"/>
              </w:rPr>
              <w:t>Variable</w:t>
            </w:r>
          </w:p>
        </w:tc>
        <w:tc>
          <w:tcPr>
            <w:tcW w:w="1236" w:type="dxa"/>
            <w:tcBorders>
              <w:top w:val="single" w:sz="4" w:space="0" w:color="auto"/>
              <w:bottom w:val="single" w:sz="4" w:space="0" w:color="auto"/>
            </w:tcBorders>
            <w:shd w:val="clear" w:color="auto" w:fill="auto"/>
            <w:noWrap/>
            <w:vAlign w:val="bottom"/>
            <w:hideMark/>
          </w:tcPr>
          <w:p w14:paraId="41A503FF" w14:textId="77777777" w:rsidR="007A1438" w:rsidRPr="00B94A66" w:rsidRDefault="007A1438" w:rsidP="00E354D4">
            <w:pPr>
              <w:spacing w:after="0" w:line="240" w:lineRule="auto"/>
              <w:jc w:val="center"/>
              <w:rPr>
                <w:rFonts w:eastAsia="Times New Roman" w:cs="Times New Roman"/>
                <w:b/>
                <w:bCs/>
                <w:color w:val="000000"/>
                <w:sz w:val="20"/>
                <w:szCs w:val="20"/>
              </w:rPr>
            </w:pPr>
            <w:r w:rsidRPr="00B94A66">
              <w:rPr>
                <w:rFonts w:eastAsia="Times New Roman" w:cs="Times New Roman"/>
                <w:b/>
                <w:bCs/>
                <w:color w:val="000000"/>
                <w:sz w:val="20"/>
                <w:szCs w:val="20"/>
              </w:rPr>
              <w:t>Estimate</w:t>
            </w:r>
          </w:p>
        </w:tc>
        <w:tc>
          <w:tcPr>
            <w:tcW w:w="988" w:type="dxa"/>
            <w:tcBorders>
              <w:top w:val="single" w:sz="4" w:space="0" w:color="auto"/>
              <w:bottom w:val="single" w:sz="4" w:space="0" w:color="auto"/>
            </w:tcBorders>
            <w:shd w:val="clear" w:color="auto" w:fill="auto"/>
            <w:vAlign w:val="bottom"/>
            <w:hideMark/>
          </w:tcPr>
          <w:p w14:paraId="729737BB" w14:textId="77777777" w:rsidR="007A1438" w:rsidRPr="00B94A66" w:rsidRDefault="007A1438" w:rsidP="00E354D4">
            <w:pPr>
              <w:spacing w:after="0" w:line="240" w:lineRule="auto"/>
              <w:jc w:val="center"/>
              <w:rPr>
                <w:rFonts w:eastAsia="Times New Roman" w:cs="Times New Roman"/>
                <w:b/>
                <w:bCs/>
                <w:color w:val="000000"/>
                <w:sz w:val="20"/>
                <w:szCs w:val="20"/>
              </w:rPr>
            </w:pPr>
            <w:r w:rsidRPr="00B94A66">
              <w:rPr>
                <w:rFonts w:eastAsia="Times New Roman" w:cs="Times New Roman"/>
                <w:b/>
                <w:bCs/>
                <w:color w:val="000000"/>
                <w:sz w:val="20"/>
                <w:szCs w:val="20"/>
              </w:rPr>
              <w:t>Standard error</w:t>
            </w:r>
          </w:p>
        </w:tc>
      </w:tr>
      <w:tr w:rsidR="007A1438" w:rsidRPr="00B94A66" w14:paraId="25301FDA" w14:textId="77777777" w:rsidTr="00376426">
        <w:trPr>
          <w:trHeight w:val="292"/>
          <w:jc w:val="center"/>
        </w:trPr>
        <w:tc>
          <w:tcPr>
            <w:tcW w:w="3476" w:type="dxa"/>
            <w:tcBorders>
              <w:top w:val="single" w:sz="4" w:space="0" w:color="auto"/>
            </w:tcBorders>
            <w:shd w:val="clear" w:color="auto" w:fill="D9D9D9" w:themeFill="background1" w:themeFillShade="D9"/>
            <w:noWrap/>
            <w:vAlign w:val="bottom"/>
            <w:hideMark/>
          </w:tcPr>
          <w:p w14:paraId="365D6003" w14:textId="77777777" w:rsidR="007A1438" w:rsidRPr="00B94A66" w:rsidRDefault="007A1438" w:rsidP="00E354D4">
            <w:pPr>
              <w:spacing w:after="0" w:line="240" w:lineRule="auto"/>
              <w:rPr>
                <w:rFonts w:eastAsia="Times New Roman" w:cs="Times New Roman"/>
                <w:color w:val="000000"/>
                <w:sz w:val="20"/>
                <w:szCs w:val="20"/>
              </w:rPr>
            </w:pPr>
            <w:r w:rsidRPr="00B94A66">
              <w:rPr>
                <w:rFonts w:eastAsia="Times New Roman" w:cs="Times New Roman"/>
                <w:color w:val="000000"/>
                <w:sz w:val="20"/>
                <w:szCs w:val="20"/>
              </w:rPr>
              <w:t>Intercept</w:t>
            </w:r>
          </w:p>
        </w:tc>
        <w:tc>
          <w:tcPr>
            <w:tcW w:w="1236" w:type="dxa"/>
            <w:tcBorders>
              <w:top w:val="single" w:sz="4" w:space="0" w:color="auto"/>
            </w:tcBorders>
            <w:shd w:val="clear" w:color="auto" w:fill="D9D9D9" w:themeFill="background1" w:themeFillShade="D9"/>
            <w:noWrap/>
            <w:vAlign w:val="bottom"/>
            <w:hideMark/>
          </w:tcPr>
          <w:p w14:paraId="37392CDB"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-2.468</w:t>
            </w:r>
            <w:r>
              <w:rPr>
                <w:rFonts w:eastAsia="Times New Roman" w:cs="Times New Roman"/>
                <w:color w:val="000000"/>
                <w:sz w:val="20"/>
                <w:szCs w:val="20"/>
              </w:rPr>
              <w:t>***</w:t>
            </w:r>
          </w:p>
        </w:tc>
        <w:tc>
          <w:tcPr>
            <w:tcW w:w="988" w:type="dxa"/>
            <w:tcBorders>
              <w:top w:val="single" w:sz="4" w:space="0" w:color="auto"/>
            </w:tcBorders>
            <w:shd w:val="clear" w:color="auto" w:fill="D9D9D9" w:themeFill="background1" w:themeFillShade="D9"/>
            <w:noWrap/>
            <w:vAlign w:val="bottom"/>
            <w:hideMark/>
          </w:tcPr>
          <w:p w14:paraId="277A9844"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0.139</w:t>
            </w:r>
          </w:p>
        </w:tc>
      </w:tr>
      <w:tr w:rsidR="007A1438" w:rsidRPr="00B94A66" w14:paraId="097B0B56" w14:textId="77777777" w:rsidTr="00E354D4">
        <w:trPr>
          <w:trHeight w:val="583"/>
          <w:jc w:val="center"/>
        </w:trPr>
        <w:tc>
          <w:tcPr>
            <w:tcW w:w="3476" w:type="dxa"/>
            <w:shd w:val="clear" w:color="auto" w:fill="auto"/>
            <w:vAlign w:val="bottom"/>
            <w:hideMark/>
          </w:tcPr>
          <w:p w14:paraId="4242BC0C" w14:textId="77777777" w:rsidR="007A1438" w:rsidRPr="00B94A66" w:rsidRDefault="007A1438" w:rsidP="00E354D4">
            <w:pPr>
              <w:spacing w:after="0" w:line="240" w:lineRule="auto"/>
              <w:rPr>
                <w:rFonts w:eastAsia="Times New Roman" w:cs="Times New Roman"/>
                <w:b/>
                <w:bCs/>
                <w:color w:val="000000"/>
                <w:sz w:val="20"/>
                <w:szCs w:val="20"/>
              </w:rPr>
            </w:pPr>
            <w:r w:rsidRPr="00B94A66">
              <w:rPr>
                <w:rFonts w:eastAsia="Times New Roman" w:cs="Times New Roman"/>
                <w:b/>
                <w:bCs/>
                <w:color w:val="000000"/>
                <w:sz w:val="20"/>
                <w:szCs w:val="20"/>
              </w:rPr>
              <w:t xml:space="preserve">Race/Ethnicity </w:t>
            </w:r>
            <w:r w:rsidRPr="00B94A66">
              <w:rPr>
                <w:rFonts w:eastAsia="Times New Roman" w:cs="Times New Roman"/>
                <w:color w:val="000000"/>
                <w:sz w:val="20"/>
                <w:szCs w:val="20"/>
              </w:rPr>
              <w:t>(reference group is non-Hispanic white)</w:t>
            </w:r>
          </w:p>
        </w:tc>
        <w:tc>
          <w:tcPr>
            <w:tcW w:w="1236" w:type="dxa"/>
            <w:shd w:val="clear" w:color="auto" w:fill="auto"/>
            <w:noWrap/>
            <w:vAlign w:val="bottom"/>
            <w:hideMark/>
          </w:tcPr>
          <w:p w14:paraId="1534E7A3" w14:textId="77777777" w:rsidR="007A1438" w:rsidRPr="00B94A66" w:rsidRDefault="007A1438" w:rsidP="00E354D4">
            <w:pPr>
              <w:spacing w:after="0" w:line="240" w:lineRule="auto"/>
              <w:rPr>
                <w:rFonts w:eastAsia="Times New Roman" w:cs="Times New Roman"/>
                <w:b/>
                <w:bCs/>
                <w:color w:val="000000"/>
                <w:sz w:val="20"/>
                <w:szCs w:val="20"/>
              </w:rPr>
            </w:pPr>
          </w:p>
        </w:tc>
        <w:tc>
          <w:tcPr>
            <w:tcW w:w="988" w:type="dxa"/>
            <w:shd w:val="clear" w:color="auto" w:fill="auto"/>
            <w:noWrap/>
            <w:vAlign w:val="bottom"/>
            <w:hideMark/>
          </w:tcPr>
          <w:p w14:paraId="29A71270" w14:textId="77777777" w:rsidR="007A1438" w:rsidRPr="00B94A66" w:rsidRDefault="007A1438" w:rsidP="00E354D4">
            <w:pPr>
              <w:spacing w:after="0" w:line="240" w:lineRule="auto"/>
              <w:rPr>
                <w:rFonts w:eastAsia="Times New Roman" w:cs="Times New Roman"/>
                <w:sz w:val="20"/>
                <w:szCs w:val="20"/>
              </w:rPr>
            </w:pPr>
          </w:p>
        </w:tc>
      </w:tr>
      <w:tr w:rsidR="007A1438" w:rsidRPr="00B94A66" w14:paraId="70D94972" w14:textId="77777777" w:rsidTr="00376426">
        <w:trPr>
          <w:trHeight w:val="292"/>
          <w:jc w:val="center"/>
        </w:trPr>
        <w:tc>
          <w:tcPr>
            <w:tcW w:w="3476" w:type="dxa"/>
            <w:shd w:val="clear" w:color="auto" w:fill="D9D9D9" w:themeFill="background1" w:themeFillShade="D9"/>
            <w:noWrap/>
            <w:vAlign w:val="bottom"/>
            <w:hideMark/>
          </w:tcPr>
          <w:p w14:paraId="506EA201" w14:textId="77777777" w:rsidR="007A1438" w:rsidRPr="00B94A66" w:rsidRDefault="007A1438" w:rsidP="00E354D4">
            <w:pPr>
              <w:spacing w:after="0" w:line="240" w:lineRule="auto"/>
              <w:ind w:firstLineChars="100" w:firstLine="200"/>
              <w:rPr>
                <w:rFonts w:eastAsia="Times New Roman" w:cs="Times New Roman"/>
                <w:color w:val="000000"/>
                <w:sz w:val="20"/>
                <w:szCs w:val="20"/>
              </w:rPr>
            </w:pPr>
            <w:r w:rsidRPr="00B94A66">
              <w:rPr>
                <w:rFonts w:eastAsia="Times New Roman" w:cs="Times New Roman"/>
                <w:color w:val="000000"/>
                <w:sz w:val="20"/>
                <w:szCs w:val="20"/>
              </w:rPr>
              <w:t>Black</w:t>
            </w:r>
          </w:p>
        </w:tc>
        <w:tc>
          <w:tcPr>
            <w:tcW w:w="1236" w:type="dxa"/>
            <w:shd w:val="clear" w:color="auto" w:fill="D9D9D9" w:themeFill="background1" w:themeFillShade="D9"/>
            <w:noWrap/>
            <w:vAlign w:val="bottom"/>
            <w:hideMark/>
          </w:tcPr>
          <w:p w14:paraId="3F49F04E"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-0.044</w:t>
            </w:r>
          </w:p>
        </w:tc>
        <w:tc>
          <w:tcPr>
            <w:tcW w:w="988" w:type="dxa"/>
            <w:shd w:val="clear" w:color="auto" w:fill="D9D9D9" w:themeFill="background1" w:themeFillShade="D9"/>
            <w:noWrap/>
            <w:vAlign w:val="bottom"/>
            <w:hideMark/>
          </w:tcPr>
          <w:p w14:paraId="1294C86A"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0.127</w:t>
            </w:r>
          </w:p>
        </w:tc>
      </w:tr>
      <w:tr w:rsidR="007A1438" w:rsidRPr="00B94A66" w14:paraId="6B876EC7" w14:textId="77777777" w:rsidTr="00E354D4">
        <w:trPr>
          <w:trHeight w:val="292"/>
          <w:jc w:val="center"/>
        </w:trPr>
        <w:tc>
          <w:tcPr>
            <w:tcW w:w="3476" w:type="dxa"/>
            <w:shd w:val="clear" w:color="auto" w:fill="auto"/>
            <w:noWrap/>
            <w:vAlign w:val="bottom"/>
            <w:hideMark/>
          </w:tcPr>
          <w:p w14:paraId="5AE38A6E" w14:textId="77777777" w:rsidR="007A1438" w:rsidRPr="00B94A66" w:rsidRDefault="007A1438" w:rsidP="00E354D4">
            <w:pPr>
              <w:spacing w:after="0" w:line="240" w:lineRule="auto"/>
              <w:ind w:firstLineChars="100" w:firstLine="200"/>
              <w:rPr>
                <w:rFonts w:eastAsia="Times New Roman" w:cs="Times New Roman"/>
                <w:color w:val="000000"/>
                <w:sz w:val="20"/>
                <w:szCs w:val="20"/>
              </w:rPr>
            </w:pPr>
            <w:r w:rsidRPr="00B94A66">
              <w:rPr>
                <w:rFonts w:eastAsia="Times New Roman" w:cs="Times New Roman"/>
                <w:color w:val="000000"/>
                <w:sz w:val="20"/>
                <w:szCs w:val="20"/>
              </w:rPr>
              <w:t>Hispanic</w:t>
            </w:r>
          </w:p>
        </w:tc>
        <w:tc>
          <w:tcPr>
            <w:tcW w:w="1236" w:type="dxa"/>
            <w:shd w:val="clear" w:color="auto" w:fill="auto"/>
            <w:noWrap/>
            <w:vAlign w:val="bottom"/>
            <w:hideMark/>
          </w:tcPr>
          <w:p w14:paraId="66428D14"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-0.107</w:t>
            </w:r>
          </w:p>
        </w:tc>
        <w:tc>
          <w:tcPr>
            <w:tcW w:w="988" w:type="dxa"/>
            <w:shd w:val="clear" w:color="auto" w:fill="auto"/>
            <w:noWrap/>
            <w:vAlign w:val="bottom"/>
            <w:hideMark/>
          </w:tcPr>
          <w:p w14:paraId="222B206B"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0.083</w:t>
            </w:r>
          </w:p>
        </w:tc>
      </w:tr>
      <w:tr w:rsidR="007A1438" w:rsidRPr="00B94A66" w14:paraId="4E2D7721" w14:textId="77777777" w:rsidTr="00376426">
        <w:trPr>
          <w:trHeight w:val="292"/>
          <w:jc w:val="center"/>
        </w:trPr>
        <w:tc>
          <w:tcPr>
            <w:tcW w:w="3476" w:type="dxa"/>
            <w:shd w:val="clear" w:color="auto" w:fill="D9D9D9" w:themeFill="background1" w:themeFillShade="D9"/>
            <w:noWrap/>
            <w:vAlign w:val="bottom"/>
            <w:hideMark/>
          </w:tcPr>
          <w:p w14:paraId="45B1B431" w14:textId="77777777" w:rsidR="007A1438" w:rsidRPr="00B94A66" w:rsidRDefault="007A1438" w:rsidP="00E354D4">
            <w:pPr>
              <w:spacing w:after="0" w:line="240" w:lineRule="auto"/>
              <w:ind w:firstLineChars="100" w:firstLine="200"/>
              <w:rPr>
                <w:rFonts w:eastAsia="Times New Roman" w:cs="Times New Roman"/>
                <w:color w:val="000000"/>
                <w:sz w:val="20"/>
                <w:szCs w:val="20"/>
              </w:rPr>
            </w:pPr>
            <w:r w:rsidRPr="00B94A66">
              <w:rPr>
                <w:rFonts w:eastAsia="Times New Roman" w:cs="Times New Roman"/>
                <w:color w:val="000000"/>
                <w:sz w:val="20"/>
                <w:szCs w:val="20"/>
              </w:rPr>
              <w:t>Other</w:t>
            </w:r>
          </w:p>
        </w:tc>
        <w:tc>
          <w:tcPr>
            <w:tcW w:w="1236" w:type="dxa"/>
            <w:shd w:val="clear" w:color="auto" w:fill="D9D9D9" w:themeFill="background1" w:themeFillShade="D9"/>
            <w:noWrap/>
            <w:vAlign w:val="bottom"/>
            <w:hideMark/>
          </w:tcPr>
          <w:p w14:paraId="4D5A84DB"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0.272</w:t>
            </w:r>
            <w:r>
              <w:rPr>
                <w:rFonts w:eastAsia="Times New Roman" w:cs="Times New Roman"/>
                <w:color w:val="000000"/>
                <w:sz w:val="20"/>
                <w:szCs w:val="20"/>
              </w:rPr>
              <w:t>***</w:t>
            </w:r>
          </w:p>
        </w:tc>
        <w:tc>
          <w:tcPr>
            <w:tcW w:w="988" w:type="dxa"/>
            <w:shd w:val="clear" w:color="auto" w:fill="D9D9D9" w:themeFill="background1" w:themeFillShade="D9"/>
            <w:noWrap/>
            <w:vAlign w:val="bottom"/>
            <w:hideMark/>
          </w:tcPr>
          <w:p w14:paraId="24A7A339"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0.089</w:t>
            </w:r>
          </w:p>
        </w:tc>
      </w:tr>
      <w:tr w:rsidR="007A1438" w:rsidRPr="00B94A66" w14:paraId="0F4CC2AB" w14:textId="77777777" w:rsidTr="00376426">
        <w:trPr>
          <w:trHeight w:val="477"/>
          <w:jc w:val="center"/>
        </w:trPr>
        <w:tc>
          <w:tcPr>
            <w:tcW w:w="3476" w:type="dxa"/>
            <w:shd w:val="clear" w:color="auto" w:fill="auto"/>
            <w:vAlign w:val="bottom"/>
            <w:hideMark/>
          </w:tcPr>
          <w:p w14:paraId="41401A62" w14:textId="2EFC6A52" w:rsidR="007A1438" w:rsidRPr="00B94A66" w:rsidRDefault="007A1438" w:rsidP="00E354D4">
            <w:pPr>
              <w:spacing w:after="0" w:line="240" w:lineRule="auto"/>
              <w:rPr>
                <w:rFonts w:eastAsia="Times New Roman" w:cs="Times New Roman"/>
                <w:b/>
                <w:bCs/>
                <w:color w:val="000000"/>
                <w:sz w:val="20"/>
                <w:szCs w:val="20"/>
              </w:rPr>
            </w:pPr>
            <w:r w:rsidRPr="00B94A66">
              <w:rPr>
                <w:rFonts w:eastAsia="Times New Roman" w:cs="Times New Roman"/>
                <w:b/>
                <w:bCs/>
                <w:color w:val="000000"/>
                <w:sz w:val="20"/>
                <w:szCs w:val="20"/>
              </w:rPr>
              <w:t xml:space="preserve">Age </w:t>
            </w:r>
            <w:r w:rsidRPr="00B94A66">
              <w:rPr>
                <w:rFonts w:eastAsia="Times New Roman" w:cs="Times New Roman"/>
                <w:color w:val="000000"/>
                <w:sz w:val="20"/>
                <w:szCs w:val="20"/>
              </w:rPr>
              <w:t>(reference group is chi</w:t>
            </w:r>
            <w:r>
              <w:rPr>
                <w:rFonts w:eastAsia="Times New Roman" w:cs="Times New Roman"/>
                <w:color w:val="000000"/>
                <w:sz w:val="20"/>
                <w:szCs w:val="20"/>
              </w:rPr>
              <w:t>l</w:t>
            </w:r>
            <w:r w:rsidRPr="00B94A66">
              <w:rPr>
                <w:rFonts w:eastAsia="Times New Roman" w:cs="Times New Roman"/>
                <w:color w:val="000000"/>
                <w:sz w:val="20"/>
                <w:szCs w:val="20"/>
              </w:rPr>
              <w:t xml:space="preserve">dren under </w:t>
            </w:r>
            <w:r w:rsidR="00232BD5">
              <w:rPr>
                <w:rFonts w:eastAsia="Times New Roman" w:cs="Times New Roman"/>
                <w:color w:val="000000"/>
                <w:sz w:val="20"/>
                <w:szCs w:val="20"/>
              </w:rPr>
              <w:t>three</w:t>
            </w:r>
            <w:r w:rsidRPr="00B94A66">
              <w:rPr>
                <w:rFonts w:eastAsia="Times New Roman" w:cs="Times New Roman"/>
                <w:color w:val="000000"/>
                <w:sz w:val="20"/>
                <w:szCs w:val="20"/>
              </w:rPr>
              <w:t xml:space="preserve"> years)</w:t>
            </w:r>
          </w:p>
        </w:tc>
        <w:tc>
          <w:tcPr>
            <w:tcW w:w="1236" w:type="dxa"/>
            <w:shd w:val="clear" w:color="auto" w:fill="auto"/>
            <w:noWrap/>
            <w:vAlign w:val="bottom"/>
            <w:hideMark/>
          </w:tcPr>
          <w:p w14:paraId="534102EF" w14:textId="77777777" w:rsidR="007A1438" w:rsidRPr="00B94A66" w:rsidRDefault="007A1438" w:rsidP="00E354D4">
            <w:pPr>
              <w:spacing w:after="0" w:line="240" w:lineRule="auto"/>
              <w:rPr>
                <w:rFonts w:eastAsia="Times New Roman" w:cs="Times New Roman"/>
                <w:b/>
                <w:bCs/>
                <w:color w:val="000000"/>
                <w:sz w:val="20"/>
                <w:szCs w:val="20"/>
              </w:rPr>
            </w:pPr>
          </w:p>
        </w:tc>
        <w:tc>
          <w:tcPr>
            <w:tcW w:w="988" w:type="dxa"/>
            <w:shd w:val="clear" w:color="auto" w:fill="auto"/>
            <w:noWrap/>
            <w:vAlign w:val="bottom"/>
            <w:hideMark/>
          </w:tcPr>
          <w:p w14:paraId="001A62CB" w14:textId="77777777" w:rsidR="007A1438" w:rsidRPr="00B94A66" w:rsidRDefault="007A1438" w:rsidP="00E354D4">
            <w:pPr>
              <w:spacing w:after="0" w:line="240" w:lineRule="auto"/>
              <w:rPr>
                <w:rFonts w:eastAsia="Times New Roman" w:cs="Times New Roman"/>
                <w:sz w:val="20"/>
                <w:szCs w:val="20"/>
              </w:rPr>
            </w:pPr>
          </w:p>
        </w:tc>
      </w:tr>
      <w:tr w:rsidR="007A1438" w:rsidRPr="00B94A66" w14:paraId="74854642" w14:textId="77777777" w:rsidTr="00376426">
        <w:trPr>
          <w:trHeight w:val="292"/>
          <w:jc w:val="center"/>
        </w:trPr>
        <w:tc>
          <w:tcPr>
            <w:tcW w:w="3476" w:type="dxa"/>
            <w:shd w:val="clear" w:color="auto" w:fill="D9D9D9" w:themeFill="background1" w:themeFillShade="D9"/>
            <w:noWrap/>
            <w:vAlign w:val="bottom"/>
            <w:hideMark/>
          </w:tcPr>
          <w:p w14:paraId="0ED4C117" w14:textId="77777777" w:rsidR="007A1438" w:rsidRPr="00B94A66" w:rsidRDefault="007A1438" w:rsidP="00E354D4">
            <w:pPr>
              <w:spacing w:after="0" w:line="240" w:lineRule="auto"/>
              <w:ind w:firstLineChars="100" w:firstLine="200"/>
              <w:rPr>
                <w:rFonts w:eastAsia="Times New Roman" w:cs="Times New Roman"/>
                <w:color w:val="000000"/>
                <w:sz w:val="20"/>
                <w:szCs w:val="20"/>
              </w:rPr>
            </w:pPr>
            <w:r w:rsidRPr="00B94A66">
              <w:rPr>
                <w:rFonts w:eastAsia="Times New Roman" w:cs="Times New Roman"/>
                <w:color w:val="000000"/>
                <w:sz w:val="20"/>
                <w:szCs w:val="20"/>
              </w:rPr>
              <w:t>3 - 6 years</w:t>
            </w:r>
          </w:p>
        </w:tc>
        <w:tc>
          <w:tcPr>
            <w:tcW w:w="1236" w:type="dxa"/>
            <w:shd w:val="clear" w:color="auto" w:fill="D9D9D9" w:themeFill="background1" w:themeFillShade="D9"/>
            <w:noWrap/>
            <w:vAlign w:val="bottom"/>
            <w:hideMark/>
          </w:tcPr>
          <w:p w14:paraId="13003C39"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-0.007</w:t>
            </w:r>
          </w:p>
        </w:tc>
        <w:tc>
          <w:tcPr>
            <w:tcW w:w="988" w:type="dxa"/>
            <w:shd w:val="clear" w:color="auto" w:fill="D9D9D9" w:themeFill="background1" w:themeFillShade="D9"/>
            <w:noWrap/>
            <w:vAlign w:val="bottom"/>
            <w:hideMark/>
          </w:tcPr>
          <w:p w14:paraId="0B130A78"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0.056</w:t>
            </w:r>
          </w:p>
        </w:tc>
      </w:tr>
      <w:tr w:rsidR="007A1438" w:rsidRPr="00B94A66" w14:paraId="5F79FC09" w14:textId="77777777" w:rsidTr="00376426">
        <w:trPr>
          <w:trHeight w:val="495"/>
          <w:jc w:val="center"/>
        </w:trPr>
        <w:tc>
          <w:tcPr>
            <w:tcW w:w="3476" w:type="dxa"/>
            <w:shd w:val="clear" w:color="auto" w:fill="auto"/>
            <w:vAlign w:val="bottom"/>
            <w:hideMark/>
          </w:tcPr>
          <w:p w14:paraId="37E54BDE" w14:textId="77777777" w:rsidR="007A1438" w:rsidRPr="00B94A66" w:rsidRDefault="007A1438" w:rsidP="00E354D4">
            <w:pPr>
              <w:spacing w:after="0" w:line="240" w:lineRule="auto"/>
              <w:rPr>
                <w:rFonts w:eastAsia="Times New Roman" w:cs="Times New Roman"/>
                <w:b/>
                <w:bCs/>
                <w:color w:val="000000"/>
                <w:sz w:val="20"/>
                <w:szCs w:val="20"/>
              </w:rPr>
            </w:pPr>
            <w:r w:rsidRPr="00B94A66">
              <w:rPr>
                <w:rFonts w:eastAsia="Times New Roman" w:cs="Times New Roman"/>
                <w:b/>
                <w:bCs/>
                <w:color w:val="000000"/>
                <w:sz w:val="20"/>
                <w:szCs w:val="20"/>
              </w:rPr>
              <w:t xml:space="preserve">Number of kids under 6 in HH </w:t>
            </w:r>
            <w:r w:rsidRPr="00B94A66">
              <w:rPr>
                <w:rFonts w:eastAsia="Times New Roman" w:cs="Times New Roman"/>
                <w:color w:val="000000"/>
                <w:sz w:val="20"/>
                <w:szCs w:val="20"/>
              </w:rPr>
              <w:t>(reference group is one kid)</w:t>
            </w:r>
          </w:p>
        </w:tc>
        <w:tc>
          <w:tcPr>
            <w:tcW w:w="1236" w:type="dxa"/>
            <w:shd w:val="clear" w:color="auto" w:fill="auto"/>
            <w:noWrap/>
            <w:vAlign w:val="bottom"/>
            <w:hideMark/>
          </w:tcPr>
          <w:p w14:paraId="729C534B" w14:textId="77777777" w:rsidR="007A1438" w:rsidRPr="00B94A66" w:rsidRDefault="007A1438" w:rsidP="00E354D4">
            <w:pPr>
              <w:spacing w:after="0" w:line="240" w:lineRule="auto"/>
              <w:rPr>
                <w:rFonts w:eastAsia="Times New Roman" w:cs="Times New Roman"/>
                <w:b/>
                <w:bCs/>
                <w:color w:val="000000"/>
                <w:sz w:val="20"/>
                <w:szCs w:val="20"/>
              </w:rPr>
            </w:pPr>
          </w:p>
        </w:tc>
        <w:tc>
          <w:tcPr>
            <w:tcW w:w="988" w:type="dxa"/>
            <w:shd w:val="clear" w:color="auto" w:fill="auto"/>
            <w:noWrap/>
            <w:vAlign w:val="bottom"/>
            <w:hideMark/>
          </w:tcPr>
          <w:p w14:paraId="723467AB" w14:textId="77777777" w:rsidR="007A1438" w:rsidRPr="00B94A66" w:rsidRDefault="007A1438" w:rsidP="00E354D4">
            <w:pPr>
              <w:spacing w:after="0" w:line="240" w:lineRule="auto"/>
              <w:rPr>
                <w:rFonts w:eastAsia="Times New Roman" w:cs="Times New Roman"/>
                <w:sz w:val="20"/>
                <w:szCs w:val="20"/>
              </w:rPr>
            </w:pPr>
          </w:p>
        </w:tc>
      </w:tr>
      <w:tr w:rsidR="007A1438" w:rsidRPr="00B94A66" w14:paraId="4486A363" w14:textId="77777777" w:rsidTr="00376426">
        <w:trPr>
          <w:trHeight w:val="292"/>
          <w:jc w:val="center"/>
        </w:trPr>
        <w:tc>
          <w:tcPr>
            <w:tcW w:w="3476" w:type="dxa"/>
            <w:shd w:val="clear" w:color="auto" w:fill="D9D9D9" w:themeFill="background1" w:themeFillShade="D9"/>
            <w:noWrap/>
            <w:vAlign w:val="bottom"/>
            <w:hideMark/>
          </w:tcPr>
          <w:p w14:paraId="65C6DB48" w14:textId="77777777" w:rsidR="007A1438" w:rsidRPr="00B94A66" w:rsidRDefault="007A1438" w:rsidP="00E354D4">
            <w:pPr>
              <w:spacing w:after="0" w:line="240" w:lineRule="auto"/>
              <w:ind w:firstLineChars="100" w:firstLine="200"/>
              <w:rPr>
                <w:rFonts w:eastAsia="Times New Roman" w:cs="Times New Roman"/>
                <w:color w:val="000000"/>
                <w:sz w:val="20"/>
                <w:szCs w:val="20"/>
              </w:rPr>
            </w:pPr>
            <w:r w:rsidRPr="00B94A66">
              <w:rPr>
                <w:rFonts w:eastAsia="Times New Roman" w:cs="Times New Roman"/>
                <w:color w:val="000000"/>
                <w:sz w:val="20"/>
                <w:szCs w:val="20"/>
              </w:rPr>
              <w:t>Two or more</w:t>
            </w:r>
          </w:p>
        </w:tc>
        <w:tc>
          <w:tcPr>
            <w:tcW w:w="1236" w:type="dxa"/>
            <w:shd w:val="clear" w:color="auto" w:fill="D9D9D9" w:themeFill="background1" w:themeFillShade="D9"/>
            <w:noWrap/>
            <w:vAlign w:val="bottom"/>
            <w:hideMark/>
          </w:tcPr>
          <w:p w14:paraId="18D73638"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-0.063</w:t>
            </w:r>
          </w:p>
        </w:tc>
        <w:tc>
          <w:tcPr>
            <w:tcW w:w="988" w:type="dxa"/>
            <w:shd w:val="clear" w:color="auto" w:fill="D9D9D9" w:themeFill="background1" w:themeFillShade="D9"/>
            <w:noWrap/>
            <w:vAlign w:val="bottom"/>
            <w:hideMark/>
          </w:tcPr>
          <w:p w14:paraId="1347CCC0"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0.063</w:t>
            </w:r>
          </w:p>
        </w:tc>
      </w:tr>
      <w:tr w:rsidR="007A1438" w:rsidRPr="00B94A66" w14:paraId="51433988" w14:textId="77777777" w:rsidTr="00376426">
        <w:trPr>
          <w:trHeight w:val="792"/>
          <w:jc w:val="center"/>
        </w:trPr>
        <w:tc>
          <w:tcPr>
            <w:tcW w:w="3476" w:type="dxa"/>
            <w:shd w:val="clear" w:color="auto" w:fill="auto"/>
            <w:vAlign w:val="bottom"/>
            <w:hideMark/>
          </w:tcPr>
          <w:p w14:paraId="7C36EB4C" w14:textId="77777777" w:rsidR="007A1438" w:rsidRPr="00B94A66" w:rsidRDefault="007A1438" w:rsidP="00E354D4">
            <w:pPr>
              <w:spacing w:after="0" w:line="240" w:lineRule="auto"/>
              <w:rPr>
                <w:rFonts w:eastAsia="Times New Roman" w:cs="Times New Roman"/>
                <w:b/>
                <w:bCs/>
                <w:color w:val="000000"/>
                <w:sz w:val="20"/>
                <w:szCs w:val="20"/>
              </w:rPr>
            </w:pPr>
            <w:r w:rsidRPr="00B94A66">
              <w:rPr>
                <w:rFonts w:eastAsia="Times New Roman" w:cs="Times New Roman"/>
                <w:b/>
                <w:bCs/>
                <w:color w:val="000000"/>
                <w:sz w:val="20"/>
                <w:szCs w:val="20"/>
              </w:rPr>
              <w:t>Presence of older childre</w:t>
            </w:r>
            <w:r>
              <w:rPr>
                <w:rFonts w:eastAsia="Times New Roman" w:cs="Times New Roman"/>
                <w:b/>
                <w:bCs/>
                <w:color w:val="000000"/>
                <w:sz w:val="20"/>
                <w:szCs w:val="20"/>
              </w:rPr>
              <w:t>n</w:t>
            </w:r>
            <w:r w:rsidRPr="00B94A66">
              <w:rPr>
                <w:rFonts w:eastAsia="Times New Roman" w:cs="Times New Roman"/>
                <w:b/>
                <w:bCs/>
                <w:color w:val="000000"/>
                <w:sz w:val="20"/>
                <w:szCs w:val="20"/>
              </w:rPr>
              <w:t xml:space="preserve"> (6 to 18 years) in HH </w:t>
            </w:r>
            <w:r w:rsidRPr="00B94A66">
              <w:rPr>
                <w:rFonts w:eastAsia="Times New Roman" w:cs="Times New Roman"/>
                <w:color w:val="000000"/>
                <w:sz w:val="20"/>
                <w:szCs w:val="20"/>
              </w:rPr>
              <w:t>(reference group is no older child)</w:t>
            </w:r>
          </w:p>
        </w:tc>
        <w:tc>
          <w:tcPr>
            <w:tcW w:w="1236" w:type="dxa"/>
            <w:shd w:val="clear" w:color="auto" w:fill="auto"/>
            <w:noWrap/>
            <w:vAlign w:val="bottom"/>
            <w:hideMark/>
          </w:tcPr>
          <w:p w14:paraId="61EDB6BF" w14:textId="77777777" w:rsidR="007A1438" w:rsidRPr="00B94A66" w:rsidRDefault="007A1438" w:rsidP="00E354D4">
            <w:pPr>
              <w:spacing w:after="0" w:line="240" w:lineRule="auto"/>
              <w:rPr>
                <w:rFonts w:eastAsia="Times New Roman" w:cs="Times New Roman"/>
                <w:b/>
                <w:bCs/>
                <w:color w:val="000000"/>
                <w:sz w:val="20"/>
                <w:szCs w:val="20"/>
              </w:rPr>
            </w:pPr>
          </w:p>
        </w:tc>
        <w:tc>
          <w:tcPr>
            <w:tcW w:w="988" w:type="dxa"/>
            <w:shd w:val="clear" w:color="auto" w:fill="auto"/>
            <w:noWrap/>
            <w:vAlign w:val="bottom"/>
            <w:hideMark/>
          </w:tcPr>
          <w:p w14:paraId="7788AC34" w14:textId="77777777" w:rsidR="007A1438" w:rsidRPr="00B94A66" w:rsidRDefault="007A1438" w:rsidP="00E354D4">
            <w:pPr>
              <w:spacing w:after="0" w:line="240" w:lineRule="auto"/>
              <w:rPr>
                <w:rFonts w:eastAsia="Times New Roman" w:cs="Times New Roman"/>
                <w:sz w:val="20"/>
                <w:szCs w:val="20"/>
              </w:rPr>
            </w:pPr>
          </w:p>
        </w:tc>
      </w:tr>
      <w:tr w:rsidR="007A1438" w:rsidRPr="00B94A66" w14:paraId="0FBC5BEA" w14:textId="77777777" w:rsidTr="00376426">
        <w:trPr>
          <w:trHeight w:val="292"/>
          <w:jc w:val="center"/>
        </w:trPr>
        <w:tc>
          <w:tcPr>
            <w:tcW w:w="3476" w:type="dxa"/>
            <w:shd w:val="clear" w:color="auto" w:fill="D9D9D9" w:themeFill="background1" w:themeFillShade="D9"/>
            <w:noWrap/>
            <w:vAlign w:val="bottom"/>
            <w:hideMark/>
          </w:tcPr>
          <w:p w14:paraId="1B02ECF3" w14:textId="77777777" w:rsidR="007A1438" w:rsidRPr="00B94A66" w:rsidRDefault="007A1438" w:rsidP="00E354D4">
            <w:pPr>
              <w:spacing w:after="0" w:line="240" w:lineRule="auto"/>
              <w:ind w:firstLineChars="100" w:firstLine="200"/>
              <w:rPr>
                <w:rFonts w:eastAsia="Times New Roman" w:cs="Times New Roman"/>
                <w:color w:val="000000"/>
                <w:sz w:val="20"/>
                <w:szCs w:val="20"/>
              </w:rPr>
            </w:pPr>
            <w:r w:rsidRPr="00B94A66">
              <w:rPr>
                <w:rFonts w:eastAsia="Times New Roman" w:cs="Times New Roman"/>
                <w:color w:val="000000"/>
                <w:sz w:val="20"/>
                <w:szCs w:val="20"/>
              </w:rPr>
              <w:t>Older child</w:t>
            </w:r>
          </w:p>
        </w:tc>
        <w:tc>
          <w:tcPr>
            <w:tcW w:w="1236" w:type="dxa"/>
            <w:shd w:val="clear" w:color="auto" w:fill="D9D9D9" w:themeFill="background1" w:themeFillShade="D9"/>
            <w:noWrap/>
            <w:vAlign w:val="bottom"/>
            <w:hideMark/>
          </w:tcPr>
          <w:p w14:paraId="5A48F83F"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-0.031</w:t>
            </w:r>
          </w:p>
        </w:tc>
        <w:tc>
          <w:tcPr>
            <w:tcW w:w="988" w:type="dxa"/>
            <w:shd w:val="clear" w:color="auto" w:fill="D9D9D9" w:themeFill="background1" w:themeFillShade="D9"/>
            <w:noWrap/>
            <w:vAlign w:val="bottom"/>
            <w:hideMark/>
          </w:tcPr>
          <w:p w14:paraId="3C687E26"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0.068</w:t>
            </w:r>
          </w:p>
        </w:tc>
      </w:tr>
      <w:tr w:rsidR="007A1438" w:rsidRPr="00B94A66" w14:paraId="491F9AF5" w14:textId="77777777" w:rsidTr="00376426">
        <w:trPr>
          <w:trHeight w:val="531"/>
          <w:jc w:val="center"/>
        </w:trPr>
        <w:tc>
          <w:tcPr>
            <w:tcW w:w="3476" w:type="dxa"/>
            <w:shd w:val="clear" w:color="auto" w:fill="auto"/>
            <w:vAlign w:val="bottom"/>
            <w:hideMark/>
          </w:tcPr>
          <w:p w14:paraId="481EC6E5" w14:textId="77777777" w:rsidR="007A1438" w:rsidRPr="00B94A66" w:rsidRDefault="007A1438" w:rsidP="00E354D4">
            <w:pPr>
              <w:spacing w:after="0" w:line="240" w:lineRule="auto"/>
              <w:rPr>
                <w:rFonts w:eastAsia="Times New Roman" w:cs="Times New Roman"/>
                <w:b/>
                <w:bCs/>
                <w:color w:val="000000"/>
                <w:sz w:val="20"/>
                <w:szCs w:val="20"/>
              </w:rPr>
            </w:pPr>
            <w:r w:rsidRPr="00B94A66">
              <w:rPr>
                <w:rFonts w:eastAsia="Times New Roman" w:cs="Times New Roman"/>
                <w:b/>
                <w:bCs/>
                <w:color w:val="000000"/>
                <w:sz w:val="20"/>
                <w:szCs w:val="20"/>
              </w:rPr>
              <w:t xml:space="preserve">Family type </w:t>
            </w:r>
            <w:r w:rsidRPr="00B94A66">
              <w:rPr>
                <w:rFonts w:eastAsia="Times New Roman" w:cs="Times New Roman"/>
                <w:color w:val="000000"/>
                <w:sz w:val="20"/>
                <w:szCs w:val="20"/>
              </w:rPr>
              <w:t>(reference group is couple household)</w:t>
            </w:r>
          </w:p>
        </w:tc>
        <w:tc>
          <w:tcPr>
            <w:tcW w:w="1236" w:type="dxa"/>
            <w:shd w:val="clear" w:color="auto" w:fill="auto"/>
            <w:noWrap/>
            <w:vAlign w:val="bottom"/>
            <w:hideMark/>
          </w:tcPr>
          <w:p w14:paraId="5FC12372" w14:textId="77777777" w:rsidR="007A1438" w:rsidRPr="00B94A66" w:rsidRDefault="007A1438" w:rsidP="00E354D4">
            <w:pPr>
              <w:spacing w:after="0" w:line="240" w:lineRule="auto"/>
              <w:rPr>
                <w:rFonts w:eastAsia="Times New Roman" w:cs="Times New Roman"/>
                <w:b/>
                <w:bCs/>
                <w:color w:val="000000"/>
                <w:sz w:val="20"/>
                <w:szCs w:val="20"/>
              </w:rPr>
            </w:pPr>
          </w:p>
        </w:tc>
        <w:tc>
          <w:tcPr>
            <w:tcW w:w="988" w:type="dxa"/>
            <w:shd w:val="clear" w:color="auto" w:fill="auto"/>
            <w:noWrap/>
            <w:vAlign w:val="bottom"/>
            <w:hideMark/>
          </w:tcPr>
          <w:p w14:paraId="0F79A79B" w14:textId="77777777" w:rsidR="007A1438" w:rsidRPr="00B94A66" w:rsidRDefault="007A1438" w:rsidP="00E354D4">
            <w:pPr>
              <w:spacing w:after="0" w:line="240" w:lineRule="auto"/>
              <w:rPr>
                <w:rFonts w:eastAsia="Times New Roman" w:cs="Times New Roman"/>
                <w:sz w:val="20"/>
                <w:szCs w:val="20"/>
              </w:rPr>
            </w:pPr>
          </w:p>
        </w:tc>
      </w:tr>
      <w:tr w:rsidR="007A1438" w:rsidRPr="00B94A66" w14:paraId="1F714F93" w14:textId="77777777" w:rsidTr="00376426">
        <w:trPr>
          <w:trHeight w:val="292"/>
          <w:jc w:val="center"/>
        </w:trPr>
        <w:tc>
          <w:tcPr>
            <w:tcW w:w="3476" w:type="dxa"/>
            <w:shd w:val="clear" w:color="auto" w:fill="D9D9D9" w:themeFill="background1" w:themeFillShade="D9"/>
            <w:noWrap/>
            <w:vAlign w:val="bottom"/>
            <w:hideMark/>
          </w:tcPr>
          <w:p w14:paraId="5C8884F1" w14:textId="77777777" w:rsidR="007A1438" w:rsidRPr="00B94A66" w:rsidRDefault="007A1438" w:rsidP="00E354D4">
            <w:pPr>
              <w:spacing w:after="0" w:line="240" w:lineRule="auto"/>
              <w:ind w:firstLineChars="100" w:firstLine="200"/>
              <w:rPr>
                <w:rFonts w:eastAsia="Times New Roman" w:cs="Times New Roman"/>
                <w:color w:val="000000"/>
                <w:sz w:val="20"/>
                <w:szCs w:val="20"/>
              </w:rPr>
            </w:pPr>
            <w:r w:rsidRPr="00B94A66">
              <w:rPr>
                <w:rFonts w:eastAsia="Times New Roman" w:cs="Times New Roman"/>
                <w:color w:val="000000"/>
                <w:sz w:val="20"/>
                <w:szCs w:val="20"/>
              </w:rPr>
              <w:t>Not a couple household</w:t>
            </w:r>
          </w:p>
        </w:tc>
        <w:tc>
          <w:tcPr>
            <w:tcW w:w="1236" w:type="dxa"/>
            <w:shd w:val="clear" w:color="auto" w:fill="D9D9D9" w:themeFill="background1" w:themeFillShade="D9"/>
            <w:noWrap/>
            <w:vAlign w:val="bottom"/>
            <w:hideMark/>
          </w:tcPr>
          <w:p w14:paraId="7C60E684"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-0.099</w:t>
            </w:r>
          </w:p>
        </w:tc>
        <w:tc>
          <w:tcPr>
            <w:tcW w:w="988" w:type="dxa"/>
            <w:shd w:val="clear" w:color="auto" w:fill="D9D9D9" w:themeFill="background1" w:themeFillShade="D9"/>
            <w:noWrap/>
            <w:vAlign w:val="bottom"/>
            <w:hideMark/>
          </w:tcPr>
          <w:p w14:paraId="2C785568"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0.097</w:t>
            </w:r>
          </w:p>
        </w:tc>
      </w:tr>
      <w:tr w:rsidR="007A1438" w:rsidRPr="00B94A66" w14:paraId="51DB5257" w14:textId="77777777" w:rsidTr="00376426">
        <w:trPr>
          <w:trHeight w:val="720"/>
          <w:jc w:val="center"/>
        </w:trPr>
        <w:tc>
          <w:tcPr>
            <w:tcW w:w="3476" w:type="dxa"/>
            <w:shd w:val="clear" w:color="auto" w:fill="auto"/>
            <w:vAlign w:val="bottom"/>
            <w:hideMark/>
          </w:tcPr>
          <w:p w14:paraId="5906773E" w14:textId="77777777" w:rsidR="007A1438" w:rsidRPr="00B94A66" w:rsidRDefault="007A1438" w:rsidP="00E354D4">
            <w:pPr>
              <w:spacing w:after="0" w:line="240" w:lineRule="auto"/>
              <w:rPr>
                <w:rFonts w:eastAsia="Times New Roman" w:cs="Times New Roman"/>
                <w:b/>
                <w:bCs/>
                <w:color w:val="000000"/>
                <w:sz w:val="20"/>
                <w:szCs w:val="20"/>
              </w:rPr>
            </w:pPr>
            <w:r w:rsidRPr="00B94A66">
              <w:rPr>
                <w:rFonts w:eastAsia="Times New Roman" w:cs="Times New Roman"/>
                <w:b/>
                <w:bCs/>
                <w:color w:val="000000"/>
                <w:sz w:val="20"/>
                <w:szCs w:val="20"/>
              </w:rPr>
              <w:t xml:space="preserve">Parental employment </w:t>
            </w:r>
            <w:r w:rsidRPr="00B94A66">
              <w:rPr>
                <w:rFonts w:eastAsia="Times New Roman" w:cs="Times New Roman"/>
                <w:color w:val="000000"/>
                <w:sz w:val="20"/>
                <w:szCs w:val="20"/>
              </w:rPr>
              <w:t xml:space="preserve">(reference group is households with at least one </w:t>
            </w:r>
            <w:proofErr w:type="spellStart"/>
            <w:r w:rsidRPr="00B94A66">
              <w:rPr>
                <w:rFonts w:eastAsia="Times New Roman" w:cs="Times New Roman"/>
                <w:color w:val="000000"/>
                <w:sz w:val="20"/>
                <w:szCs w:val="20"/>
              </w:rPr>
              <w:t>nonemployed</w:t>
            </w:r>
            <w:proofErr w:type="spellEnd"/>
            <w:r w:rsidRPr="00B94A66">
              <w:rPr>
                <w:rFonts w:eastAsia="Times New Roman" w:cs="Times New Roman"/>
                <w:color w:val="000000"/>
                <w:sz w:val="20"/>
                <w:szCs w:val="20"/>
              </w:rPr>
              <w:t xml:space="preserve"> parent)</w:t>
            </w:r>
          </w:p>
        </w:tc>
        <w:tc>
          <w:tcPr>
            <w:tcW w:w="1236" w:type="dxa"/>
            <w:shd w:val="clear" w:color="auto" w:fill="auto"/>
            <w:noWrap/>
            <w:vAlign w:val="bottom"/>
            <w:hideMark/>
          </w:tcPr>
          <w:p w14:paraId="6819723E" w14:textId="77777777" w:rsidR="007A1438" w:rsidRPr="00B94A66" w:rsidRDefault="007A1438" w:rsidP="00E354D4">
            <w:pPr>
              <w:spacing w:after="0" w:line="240" w:lineRule="auto"/>
              <w:rPr>
                <w:rFonts w:eastAsia="Times New Roman" w:cs="Times New Roman"/>
                <w:b/>
                <w:bCs/>
                <w:color w:val="000000"/>
                <w:sz w:val="20"/>
                <w:szCs w:val="20"/>
              </w:rPr>
            </w:pPr>
          </w:p>
        </w:tc>
        <w:tc>
          <w:tcPr>
            <w:tcW w:w="988" w:type="dxa"/>
            <w:shd w:val="clear" w:color="auto" w:fill="auto"/>
            <w:noWrap/>
            <w:vAlign w:val="bottom"/>
            <w:hideMark/>
          </w:tcPr>
          <w:p w14:paraId="3340A3DE" w14:textId="77777777" w:rsidR="007A1438" w:rsidRPr="00B94A66" w:rsidRDefault="007A1438" w:rsidP="00E354D4">
            <w:pPr>
              <w:spacing w:after="0" w:line="240" w:lineRule="auto"/>
              <w:rPr>
                <w:rFonts w:eastAsia="Times New Roman" w:cs="Times New Roman"/>
                <w:sz w:val="20"/>
                <w:szCs w:val="20"/>
              </w:rPr>
            </w:pPr>
          </w:p>
        </w:tc>
      </w:tr>
      <w:tr w:rsidR="007A1438" w:rsidRPr="00B94A66" w14:paraId="43870F40" w14:textId="77777777" w:rsidTr="00376426">
        <w:trPr>
          <w:trHeight w:val="583"/>
          <w:jc w:val="center"/>
        </w:trPr>
        <w:tc>
          <w:tcPr>
            <w:tcW w:w="3476" w:type="dxa"/>
            <w:shd w:val="clear" w:color="auto" w:fill="D9D9D9" w:themeFill="background1" w:themeFillShade="D9"/>
            <w:vAlign w:val="bottom"/>
            <w:hideMark/>
          </w:tcPr>
          <w:p w14:paraId="65F2B383" w14:textId="77777777" w:rsidR="007A1438" w:rsidRPr="00B94A66" w:rsidRDefault="007A1438" w:rsidP="00E354D4">
            <w:pPr>
              <w:spacing w:after="0" w:line="240" w:lineRule="auto"/>
              <w:ind w:firstLineChars="100" w:firstLine="200"/>
              <w:rPr>
                <w:rFonts w:eastAsia="Times New Roman" w:cs="Times New Roman"/>
                <w:color w:val="000000"/>
                <w:sz w:val="20"/>
                <w:szCs w:val="20"/>
              </w:rPr>
            </w:pPr>
            <w:r w:rsidRPr="00B94A66">
              <w:rPr>
                <w:rFonts w:eastAsia="Times New Roman" w:cs="Times New Roman"/>
                <w:color w:val="000000"/>
                <w:sz w:val="20"/>
                <w:szCs w:val="20"/>
              </w:rPr>
              <w:t>Both parents or co-resident parent employed</w:t>
            </w:r>
          </w:p>
        </w:tc>
        <w:tc>
          <w:tcPr>
            <w:tcW w:w="1236" w:type="dxa"/>
            <w:shd w:val="clear" w:color="auto" w:fill="D9D9D9" w:themeFill="background1" w:themeFillShade="D9"/>
            <w:noWrap/>
            <w:vAlign w:val="bottom"/>
            <w:hideMark/>
          </w:tcPr>
          <w:p w14:paraId="2ADD959D"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0.392</w:t>
            </w:r>
            <w:r>
              <w:rPr>
                <w:rFonts w:eastAsia="Times New Roman" w:cs="Times New Roman"/>
                <w:color w:val="000000"/>
                <w:sz w:val="20"/>
                <w:szCs w:val="20"/>
              </w:rPr>
              <w:t>***</w:t>
            </w:r>
          </w:p>
        </w:tc>
        <w:tc>
          <w:tcPr>
            <w:tcW w:w="988" w:type="dxa"/>
            <w:shd w:val="clear" w:color="auto" w:fill="D9D9D9" w:themeFill="background1" w:themeFillShade="D9"/>
            <w:noWrap/>
            <w:vAlign w:val="bottom"/>
            <w:hideMark/>
          </w:tcPr>
          <w:p w14:paraId="11C16687"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0.124</w:t>
            </w:r>
          </w:p>
        </w:tc>
      </w:tr>
      <w:tr w:rsidR="007A1438" w:rsidRPr="00B94A66" w14:paraId="55544C87" w14:textId="77777777" w:rsidTr="00376426">
        <w:trPr>
          <w:trHeight w:val="549"/>
          <w:jc w:val="center"/>
        </w:trPr>
        <w:tc>
          <w:tcPr>
            <w:tcW w:w="3476" w:type="dxa"/>
            <w:shd w:val="clear" w:color="auto" w:fill="auto"/>
            <w:vAlign w:val="bottom"/>
            <w:hideMark/>
          </w:tcPr>
          <w:p w14:paraId="2F60EBA8" w14:textId="77777777" w:rsidR="007A1438" w:rsidRPr="00B94A66" w:rsidRDefault="007A1438" w:rsidP="00E354D4">
            <w:pPr>
              <w:spacing w:after="0" w:line="240" w:lineRule="auto"/>
              <w:rPr>
                <w:rFonts w:eastAsia="Times New Roman" w:cs="Times New Roman"/>
                <w:b/>
                <w:bCs/>
                <w:color w:val="000000"/>
                <w:sz w:val="20"/>
                <w:szCs w:val="20"/>
              </w:rPr>
            </w:pPr>
            <w:r w:rsidRPr="00B94A66">
              <w:rPr>
                <w:rFonts w:eastAsia="Times New Roman" w:cs="Times New Roman"/>
                <w:b/>
                <w:bCs/>
                <w:color w:val="000000"/>
                <w:sz w:val="20"/>
                <w:szCs w:val="20"/>
              </w:rPr>
              <w:t xml:space="preserve">Parental education </w:t>
            </w:r>
            <w:r w:rsidRPr="00B94A66">
              <w:rPr>
                <w:rFonts w:eastAsia="Times New Roman" w:cs="Times New Roman"/>
                <w:color w:val="000000"/>
                <w:sz w:val="20"/>
                <w:szCs w:val="20"/>
              </w:rPr>
              <w:t>(reference group is those without a college degree)</w:t>
            </w:r>
          </w:p>
        </w:tc>
        <w:tc>
          <w:tcPr>
            <w:tcW w:w="1236" w:type="dxa"/>
            <w:shd w:val="clear" w:color="auto" w:fill="auto"/>
            <w:noWrap/>
            <w:vAlign w:val="bottom"/>
            <w:hideMark/>
          </w:tcPr>
          <w:p w14:paraId="343D6AF7" w14:textId="77777777" w:rsidR="007A1438" w:rsidRPr="00B94A66" w:rsidRDefault="007A1438" w:rsidP="00E354D4">
            <w:pPr>
              <w:spacing w:after="0" w:line="240" w:lineRule="auto"/>
              <w:rPr>
                <w:rFonts w:eastAsia="Times New Roman" w:cs="Times New Roman"/>
                <w:b/>
                <w:bCs/>
                <w:color w:val="000000"/>
                <w:sz w:val="20"/>
                <w:szCs w:val="20"/>
              </w:rPr>
            </w:pPr>
          </w:p>
        </w:tc>
        <w:tc>
          <w:tcPr>
            <w:tcW w:w="988" w:type="dxa"/>
            <w:shd w:val="clear" w:color="auto" w:fill="auto"/>
            <w:noWrap/>
            <w:vAlign w:val="bottom"/>
            <w:hideMark/>
          </w:tcPr>
          <w:p w14:paraId="333D64E4" w14:textId="77777777" w:rsidR="007A1438" w:rsidRPr="00B94A66" w:rsidRDefault="007A1438" w:rsidP="00E354D4">
            <w:pPr>
              <w:spacing w:after="0" w:line="240" w:lineRule="auto"/>
              <w:rPr>
                <w:rFonts w:eastAsia="Times New Roman" w:cs="Times New Roman"/>
                <w:sz w:val="20"/>
                <w:szCs w:val="20"/>
              </w:rPr>
            </w:pPr>
          </w:p>
        </w:tc>
      </w:tr>
      <w:tr w:rsidR="007A1438" w:rsidRPr="00B94A66" w14:paraId="7AF53586" w14:textId="77777777" w:rsidTr="00376426">
        <w:trPr>
          <w:trHeight w:val="292"/>
          <w:jc w:val="center"/>
        </w:trPr>
        <w:tc>
          <w:tcPr>
            <w:tcW w:w="3476" w:type="dxa"/>
            <w:shd w:val="clear" w:color="auto" w:fill="D9D9D9" w:themeFill="background1" w:themeFillShade="D9"/>
            <w:noWrap/>
            <w:vAlign w:val="bottom"/>
            <w:hideMark/>
          </w:tcPr>
          <w:p w14:paraId="1E08BEBF" w14:textId="77777777" w:rsidR="007A1438" w:rsidRPr="00B94A66" w:rsidRDefault="007A1438" w:rsidP="00E354D4">
            <w:pPr>
              <w:spacing w:after="0" w:line="240" w:lineRule="auto"/>
              <w:ind w:firstLineChars="100" w:firstLine="200"/>
              <w:rPr>
                <w:rFonts w:eastAsia="Times New Roman" w:cs="Times New Roman"/>
                <w:color w:val="000000"/>
                <w:sz w:val="20"/>
                <w:szCs w:val="20"/>
              </w:rPr>
            </w:pPr>
            <w:r w:rsidRPr="00B94A66">
              <w:rPr>
                <w:rFonts w:eastAsia="Times New Roman" w:cs="Times New Roman"/>
                <w:color w:val="000000"/>
                <w:sz w:val="20"/>
                <w:szCs w:val="20"/>
              </w:rPr>
              <w:t>Parent 1 college graduate</w:t>
            </w:r>
          </w:p>
        </w:tc>
        <w:tc>
          <w:tcPr>
            <w:tcW w:w="1236" w:type="dxa"/>
            <w:shd w:val="clear" w:color="auto" w:fill="D9D9D9" w:themeFill="background1" w:themeFillShade="D9"/>
            <w:noWrap/>
            <w:vAlign w:val="bottom"/>
            <w:hideMark/>
          </w:tcPr>
          <w:p w14:paraId="508A67D9"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-0.136</w:t>
            </w:r>
            <w:r>
              <w:rPr>
                <w:rFonts w:eastAsia="Times New Roman" w:cs="Times New Roman"/>
                <w:color w:val="000000"/>
                <w:sz w:val="20"/>
                <w:szCs w:val="20"/>
              </w:rPr>
              <w:t>**</w:t>
            </w:r>
          </w:p>
        </w:tc>
        <w:tc>
          <w:tcPr>
            <w:tcW w:w="988" w:type="dxa"/>
            <w:shd w:val="clear" w:color="auto" w:fill="D9D9D9" w:themeFill="background1" w:themeFillShade="D9"/>
            <w:noWrap/>
            <w:vAlign w:val="bottom"/>
            <w:hideMark/>
          </w:tcPr>
          <w:p w14:paraId="68BECE17"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0.066</w:t>
            </w:r>
          </w:p>
        </w:tc>
      </w:tr>
      <w:tr w:rsidR="007A1438" w:rsidRPr="00B94A66" w14:paraId="609064DE" w14:textId="77777777" w:rsidTr="00E354D4">
        <w:trPr>
          <w:trHeight w:val="292"/>
          <w:jc w:val="center"/>
        </w:trPr>
        <w:tc>
          <w:tcPr>
            <w:tcW w:w="3476" w:type="dxa"/>
            <w:shd w:val="clear" w:color="auto" w:fill="auto"/>
            <w:noWrap/>
            <w:vAlign w:val="bottom"/>
            <w:hideMark/>
          </w:tcPr>
          <w:p w14:paraId="2C134879" w14:textId="77777777" w:rsidR="007A1438" w:rsidRPr="00B94A66" w:rsidRDefault="007A1438" w:rsidP="00E354D4">
            <w:pPr>
              <w:spacing w:after="0" w:line="240" w:lineRule="auto"/>
              <w:ind w:firstLineChars="100" w:firstLine="200"/>
              <w:rPr>
                <w:rFonts w:eastAsia="Times New Roman" w:cs="Times New Roman"/>
                <w:color w:val="000000"/>
                <w:sz w:val="20"/>
                <w:szCs w:val="20"/>
              </w:rPr>
            </w:pPr>
            <w:r w:rsidRPr="00B94A66">
              <w:rPr>
                <w:rFonts w:eastAsia="Times New Roman" w:cs="Times New Roman"/>
                <w:color w:val="000000"/>
                <w:sz w:val="20"/>
                <w:szCs w:val="20"/>
              </w:rPr>
              <w:t>Parent 2 college graduate</w:t>
            </w:r>
          </w:p>
        </w:tc>
        <w:tc>
          <w:tcPr>
            <w:tcW w:w="1236" w:type="dxa"/>
            <w:shd w:val="clear" w:color="auto" w:fill="auto"/>
            <w:noWrap/>
            <w:vAlign w:val="bottom"/>
            <w:hideMark/>
          </w:tcPr>
          <w:p w14:paraId="7AD007EB"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-0.056</w:t>
            </w:r>
          </w:p>
        </w:tc>
        <w:tc>
          <w:tcPr>
            <w:tcW w:w="988" w:type="dxa"/>
            <w:shd w:val="clear" w:color="auto" w:fill="auto"/>
            <w:noWrap/>
            <w:vAlign w:val="bottom"/>
            <w:hideMark/>
          </w:tcPr>
          <w:p w14:paraId="19CCCAE5"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0.066</w:t>
            </w:r>
          </w:p>
        </w:tc>
      </w:tr>
      <w:tr w:rsidR="007A1438" w:rsidRPr="00B94A66" w14:paraId="2352BC73" w14:textId="77777777" w:rsidTr="00376426">
        <w:trPr>
          <w:trHeight w:val="583"/>
          <w:jc w:val="center"/>
        </w:trPr>
        <w:tc>
          <w:tcPr>
            <w:tcW w:w="3476" w:type="dxa"/>
            <w:shd w:val="clear" w:color="auto" w:fill="D9D9D9" w:themeFill="background1" w:themeFillShade="D9"/>
            <w:vAlign w:val="bottom"/>
            <w:hideMark/>
          </w:tcPr>
          <w:p w14:paraId="1E7A82E6" w14:textId="77777777" w:rsidR="007A1438" w:rsidRPr="00B94A66" w:rsidRDefault="007A1438" w:rsidP="00E354D4">
            <w:pPr>
              <w:spacing w:after="0" w:line="240" w:lineRule="auto"/>
              <w:rPr>
                <w:rFonts w:eastAsia="Times New Roman" w:cs="Times New Roman"/>
                <w:b/>
                <w:bCs/>
                <w:color w:val="000000"/>
                <w:sz w:val="20"/>
                <w:szCs w:val="20"/>
              </w:rPr>
            </w:pPr>
            <w:r w:rsidRPr="00B94A66">
              <w:rPr>
                <w:rFonts w:eastAsia="Times New Roman" w:cs="Times New Roman"/>
                <w:b/>
                <w:bCs/>
                <w:color w:val="000000"/>
                <w:sz w:val="20"/>
                <w:szCs w:val="20"/>
              </w:rPr>
              <w:t xml:space="preserve">Household income </w:t>
            </w:r>
            <w:r w:rsidRPr="00B94A66">
              <w:rPr>
                <w:rFonts w:eastAsia="Times New Roman" w:cs="Times New Roman"/>
                <w:color w:val="000000"/>
                <w:sz w:val="20"/>
                <w:szCs w:val="20"/>
              </w:rPr>
              <w:t>(reference group is under $60,000)</w:t>
            </w:r>
          </w:p>
        </w:tc>
        <w:tc>
          <w:tcPr>
            <w:tcW w:w="1236" w:type="dxa"/>
            <w:shd w:val="clear" w:color="auto" w:fill="D9D9D9" w:themeFill="background1" w:themeFillShade="D9"/>
            <w:noWrap/>
            <w:vAlign w:val="bottom"/>
            <w:hideMark/>
          </w:tcPr>
          <w:p w14:paraId="5CFC7AC2" w14:textId="77777777" w:rsidR="007A1438" w:rsidRPr="00B94A66" w:rsidRDefault="007A1438" w:rsidP="00E354D4">
            <w:pPr>
              <w:spacing w:after="0" w:line="240" w:lineRule="auto"/>
              <w:rPr>
                <w:rFonts w:eastAsia="Times New Roman" w:cs="Times New Roman"/>
                <w:b/>
                <w:bCs/>
                <w:color w:val="000000"/>
                <w:sz w:val="20"/>
                <w:szCs w:val="20"/>
              </w:rPr>
            </w:pPr>
          </w:p>
        </w:tc>
        <w:tc>
          <w:tcPr>
            <w:tcW w:w="988" w:type="dxa"/>
            <w:shd w:val="clear" w:color="auto" w:fill="D9D9D9" w:themeFill="background1" w:themeFillShade="D9"/>
            <w:noWrap/>
            <w:vAlign w:val="bottom"/>
            <w:hideMark/>
          </w:tcPr>
          <w:p w14:paraId="5CFE5012" w14:textId="77777777" w:rsidR="007A1438" w:rsidRPr="00B94A66" w:rsidRDefault="007A1438" w:rsidP="00E354D4">
            <w:pPr>
              <w:spacing w:after="0" w:line="240" w:lineRule="auto"/>
              <w:rPr>
                <w:rFonts w:eastAsia="Times New Roman" w:cs="Times New Roman"/>
                <w:sz w:val="20"/>
                <w:szCs w:val="20"/>
              </w:rPr>
            </w:pPr>
          </w:p>
        </w:tc>
      </w:tr>
      <w:tr w:rsidR="007A1438" w:rsidRPr="00B94A66" w14:paraId="1D3912D2" w14:textId="77777777" w:rsidTr="00E354D4">
        <w:trPr>
          <w:trHeight w:val="292"/>
          <w:jc w:val="center"/>
        </w:trPr>
        <w:tc>
          <w:tcPr>
            <w:tcW w:w="3476" w:type="dxa"/>
            <w:shd w:val="clear" w:color="auto" w:fill="auto"/>
            <w:noWrap/>
            <w:vAlign w:val="bottom"/>
            <w:hideMark/>
          </w:tcPr>
          <w:p w14:paraId="38144F8F" w14:textId="77777777" w:rsidR="007A1438" w:rsidRPr="00B94A66" w:rsidRDefault="007A1438" w:rsidP="00E354D4">
            <w:pPr>
              <w:spacing w:after="0" w:line="240" w:lineRule="auto"/>
              <w:ind w:firstLineChars="100" w:firstLine="200"/>
              <w:rPr>
                <w:rFonts w:eastAsia="Times New Roman" w:cs="Times New Roman"/>
                <w:color w:val="000000"/>
                <w:sz w:val="20"/>
                <w:szCs w:val="20"/>
              </w:rPr>
            </w:pPr>
            <w:r w:rsidRPr="00B94A66">
              <w:rPr>
                <w:rFonts w:eastAsia="Times New Roman" w:cs="Times New Roman"/>
                <w:color w:val="000000"/>
                <w:sz w:val="20"/>
                <w:szCs w:val="20"/>
              </w:rPr>
              <w:t>$60,000-$100,000</w:t>
            </w:r>
          </w:p>
        </w:tc>
        <w:tc>
          <w:tcPr>
            <w:tcW w:w="1236" w:type="dxa"/>
            <w:shd w:val="clear" w:color="auto" w:fill="auto"/>
            <w:noWrap/>
            <w:vAlign w:val="bottom"/>
            <w:hideMark/>
          </w:tcPr>
          <w:p w14:paraId="7E3CFB3C"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0.066</w:t>
            </w:r>
          </w:p>
        </w:tc>
        <w:tc>
          <w:tcPr>
            <w:tcW w:w="988" w:type="dxa"/>
            <w:shd w:val="clear" w:color="auto" w:fill="auto"/>
            <w:noWrap/>
            <w:vAlign w:val="bottom"/>
            <w:hideMark/>
          </w:tcPr>
          <w:p w14:paraId="047F2848"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0.086</w:t>
            </w:r>
          </w:p>
        </w:tc>
      </w:tr>
      <w:tr w:rsidR="007A1438" w:rsidRPr="00B94A66" w14:paraId="30FA26E6" w14:textId="77777777" w:rsidTr="00376426">
        <w:trPr>
          <w:trHeight w:val="292"/>
          <w:jc w:val="center"/>
        </w:trPr>
        <w:tc>
          <w:tcPr>
            <w:tcW w:w="3476" w:type="dxa"/>
            <w:shd w:val="clear" w:color="auto" w:fill="D9D9D9" w:themeFill="background1" w:themeFillShade="D9"/>
            <w:noWrap/>
            <w:vAlign w:val="bottom"/>
            <w:hideMark/>
          </w:tcPr>
          <w:p w14:paraId="3193D2C3" w14:textId="77777777" w:rsidR="007A1438" w:rsidRPr="00B94A66" w:rsidRDefault="007A1438" w:rsidP="00E354D4">
            <w:pPr>
              <w:spacing w:after="0" w:line="240" w:lineRule="auto"/>
              <w:ind w:firstLineChars="100" w:firstLine="200"/>
              <w:rPr>
                <w:rFonts w:eastAsia="Times New Roman" w:cs="Times New Roman"/>
                <w:color w:val="000000"/>
                <w:sz w:val="20"/>
                <w:szCs w:val="20"/>
              </w:rPr>
            </w:pPr>
            <w:r w:rsidRPr="00B94A66">
              <w:rPr>
                <w:rFonts w:eastAsia="Times New Roman" w:cs="Times New Roman"/>
                <w:color w:val="000000"/>
                <w:sz w:val="20"/>
                <w:szCs w:val="20"/>
              </w:rPr>
              <w:t>$100,000 or more</w:t>
            </w:r>
          </w:p>
        </w:tc>
        <w:tc>
          <w:tcPr>
            <w:tcW w:w="1236" w:type="dxa"/>
            <w:shd w:val="clear" w:color="auto" w:fill="D9D9D9" w:themeFill="background1" w:themeFillShade="D9"/>
            <w:noWrap/>
            <w:vAlign w:val="bottom"/>
            <w:hideMark/>
          </w:tcPr>
          <w:p w14:paraId="0F095FD4"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0.059</w:t>
            </w:r>
          </w:p>
        </w:tc>
        <w:tc>
          <w:tcPr>
            <w:tcW w:w="988" w:type="dxa"/>
            <w:shd w:val="clear" w:color="auto" w:fill="D9D9D9" w:themeFill="background1" w:themeFillShade="D9"/>
            <w:noWrap/>
            <w:vAlign w:val="bottom"/>
            <w:hideMark/>
          </w:tcPr>
          <w:p w14:paraId="75AE0B73"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0.096</w:t>
            </w:r>
          </w:p>
        </w:tc>
      </w:tr>
      <w:tr w:rsidR="007A1438" w:rsidRPr="00B94A66" w14:paraId="42244C01" w14:textId="77777777" w:rsidTr="00376426">
        <w:trPr>
          <w:trHeight w:val="531"/>
          <w:jc w:val="center"/>
        </w:trPr>
        <w:tc>
          <w:tcPr>
            <w:tcW w:w="3476" w:type="dxa"/>
            <w:shd w:val="clear" w:color="auto" w:fill="auto"/>
            <w:vAlign w:val="bottom"/>
            <w:hideMark/>
          </w:tcPr>
          <w:p w14:paraId="07B32398" w14:textId="77777777" w:rsidR="007A1438" w:rsidRPr="00B94A66" w:rsidRDefault="007A1438" w:rsidP="00E354D4">
            <w:pPr>
              <w:spacing w:after="0" w:line="240" w:lineRule="auto"/>
              <w:rPr>
                <w:rFonts w:eastAsia="Times New Roman" w:cs="Times New Roman"/>
                <w:b/>
                <w:bCs/>
                <w:color w:val="000000"/>
                <w:sz w:val="20"/>
                <w:szCs w:val="20"/>
              </w:rPr>
            </w:pPr>
            <w:r w:rsidRPr="00B94A66">
              <w:rPr>
                <w:rFonts w:eastAsia="Times New Roman" w:cs="Times New Roman"/>
                <w:b/>
                <w:bCs/>
                <w:color w:val="000000"/>
                <w:sz w:val="20"/>
                <w:szCs w:val="20"/>
              </w:rPr>
              <w:t xml:space="preserve">Home tenure </w:t>
            </w:r>
            <w:r w:rsidRPr="00B94A66">
              <w:rPr>
                <w:rFonts w:eastAsia="Times New Roman" w:cs="Times New Roman"/>
                <w:color w:val="000000"/>
                <w:sz w:val="20"/>
                <w:szCs w:val="20"/>
              </w:rPr>
              <w:t>(reference group is owner)</w:t>
            </w:r>
          </w:p>
        </w:tc>
        <w:tc>
          <w:tcPr>
            <w:tcW w:w="1236" w:type="dxa"/>
            <w:shd w:val="clear" w:color="auto" w:fill="auto"/>
            <w:noWrap/>
            <w:vAlign w:val="bottom"/>
            <w:hideMark/>
          </w:tcPr>
          <w:p w14:paraId="7E69301E" w14:textId="77777777" w:rsidR="007A1438" w:rsidRPr="00B94A66" w:rsidRDefault="007A1438" w:rsidP="00E354D4">
            <w:pPr>
              <w:spacing w:after="0" w:line="240" w:lineRule="auto"/>
              <w:rPr>
                <w:rFonts w:eastAsia="Times New Roman" w:cs="Times New Roman"/>
                <w:b/>
                <w:bCs/>
                <w:color w:val="000000"/>
                <w:sz w:val="20"/>
                <w:szCs w:val="20"/>
              </w:rPr>
            </w:pPr>
          </w:p>
        </w:tc>
        <w:tc>
          <w:tcPr>
            <w:tcW w:w="988" w:type="dxa"/>
            <w:shd w:val="clear" w:color="auto" w:fill="auto"/>
            <w:noWrap/>
            <w:vAlign w:val="bottom"/>
            <w:hideMark/>
          </w:tcPr>
          <w:p w14:paraId="2467EE0E" w14:textId="77777777" w:rsidR="007A1438" w:rsidRPr="00B94A66" w:rsidRDefault="007A1438" w:rsidP="00E354D4">
            <w:pPr>
              <w:spacing w:after="0" w:line="240" w:lineRule="auto"/>
              <w:rPr>
                <w:rFonts w:eastAsia="Times New Roman" w:cs="Times New Roman"/>
                <w:sz w:val="20"/>
                <w:szCs w:val="20"/>
              </w:rPr>
            </w:pPr>
          </w:p>
        </w:tc>
      </w:tr>
      <w:tr w:rsidR="007A1438" w:rsidRPr="00B94A66" w14:paraId="13E096C2" w14:textId="77777777" w:rsidTr="00376426">
        <w:trPr>
          <w:trHeight w:val="292"/>
          <w:jc w:val="center"/>
        </w:trPr>
        <w:tc>
          <w:tcPr>
            <w:tcW w:w="3476" w:type="dxa"/>
            <w:shd w:val="clear" w:color="auto" w:fill="D9D9D9" w:themeFill="background1" w:themeFillShade="D9"/>
            <w:noWrap/>
            <w:vAlign w:val="bottom"/>
            <w:hideMark/>
          </w:tcPr>
          <w:p w14:paraId="05848FB1" w14:textId="77777777" w:rsidR="007A1438" w:rsidRPr="00B94A66" w:rsidRDefault="007A1438" w:rsidP="00E354D4">
            <w:pPr>
              <w:spacing w:after="0" w:line="240" w:lineRule="auto"/>
              <w:ind w:firstLineChars="100" w:firstLine="200"/>
              <w:rPr>
                <w:rFonts w:eastAsia="Times New Roman" w:cs="Times New Roman"/>
                <w:color w:val="000000"/>
                <w:sz w:val="20"/>
                <w:szCs w:val="20"/>
              </w:rPr>
            </w:pPr>
            <w:r w:rsidRPr="00B94A66">
              <w:rPr>
                <w:rFonts w:eastAsia="Times New Roman" w:cs="Times New Roman"/>
                <w:color w:val="000000"/>
                <w:sz w:val="20"/>
                <w:szCs w:val="20"/>
              </w:rPr>
              <w:t>Renter</w:t>
            </w:r>
          </w:p>
        </w:tc>
        <w:tc>
          <w:tcPr>
            <w:tcW w:w="1236" w:type="dxa"/>
            <w:shd w:val="clear" w:color="auto" w:fill="D9D9D9" w:themeFill="background1" w:themeFillShade="D9"/>
            <w:noWrap/>
            <w:vAlign w:val="bottom"/>
            <w:hideMark/>
          </w:tcPr>
          <w:p w14:paraId="49893E29"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0.028</w:t>
            </w:r>
          </w:p>
        </w:tc>
        <w:tc>
          <w:tcPr>
            <w:tcW w:w="988" w:type="dxa"/>
            <w:shd w:val="clear" w:color="auto" w:fill="D9D9D9" w:themeFill="background1" w:themeFillShade="D9"/>
            <w:noWrap/>
            <w:vAlign w:val="bottom"/>
            <w:hideMark/>
          </w:tcPr>
          <w:p w14:paraId="312281F6"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0.072</w:t>
            </w:r>
          </w:p>
        </w:tc>
      </w:tr>
      <w:tr w:rsidR="007A1438" w:rsidRPr="00B94A66" w14:paraId="30CB3B84" w14:textId="77777777" w:rsidTr="00376426">
        <w:trPr>
          <w:trHeight w:val="288"/>
          <w:jc w:val="center"/>
        </w:trPr>
        <w:tc>
          <w:tcPr>
            <w:tcW w:w="3476" w:type="dxa"/>
            <w:shd w:val="clear" w:color="auto" w:fill="auto"/>
            <w:vAlign w:val="bottom"/>
            <w:hideMark/>
          </w:tcPr>
          <w:p w14:paraId="2A044288" w14:textId="77777777" w:rsidR="007A1438" w:rsidRPr="00B94A66" w:rsidRDefault="007A1438" w:rsidP="00E354D4">
            <w:pPr>
              <w:spacing w:after="0" w:line="240" w:lineRule="auto"/>
              <w:rPr>
                <w:rFonts w:eastAsia="Times New Roman" w:cs="Times New Roman"/>
                <w:b/>
                <w:bCs/>
                <w:color w:val="000000"/>
                <w:sz w:val="20"/>
                <w:szCs w:val="20"/>
              </w:rPr>
            </w:pPr>
            <w:r w:rsidRPr="00B94A66">
              <w:rPr>
                <w:rFonts w:eastAsia="Times New Roman" w:cs="Times New Roman"/>
                <w:b/>
                <w:bCs/>
                <w:color w:val="000000"/>
                <w:sz w:val="20"/>
                <w:szCs w:val="20"/>
              </w:rPr>
              <w:t xml:space="preserve">Region </w:t>
            </w:r>
            <w:r w:rsidRPr="00B94A66">
              <w:rPr>
                <w:rFonts w:eastAsia="Times New Roman" w:cs="Times New Roman"/>
                <w:color w:val="000000"/>
                <w:sz w:val="20"/>
                <w:szCs w:val="20"/>
              </w:rPr>
              <w:t>(reference group is Midwest)</w:t>
            </w:r>
          </w:p>
        </w:tc>
        <w:tc>
          <w:tcPr>
            <w:tcW w:w="1236" w:type="dxa"/>
            <w:shd w:val="clear" w:color="auto" w:fill="auto"/>
            <w:noWrap/>
            <w:vAlign w:val="bottom"/>
            <w:hideMark/>
          </w:tcPr>
          <w:p w14:paraId="00791BC6" w14:textId="77777777" w:rsidR="007A1438" w:rsidRPr="00B94A66" w:rsidRDefault="007A1438" w:rsidP="00E354D4">
            <w:pPr>
              <w:spacing w:after="0" w:line="240" w:lineRule="auto"/>
              <w:rPr>
                <w:rFonts w:eastAsia="Times New Roman" w:cs="Times New Roman"/>
                <w:b/>
                <w:bCs/>
                <w:color w:val="000000"/>
                <w:sz w:val="20"/>
                <w:szCs w:val="20"/>
              </w:rPr>
            </w:pPr>
          </w:p>
        </w:tc>
        <w:tc>
          <w:tcPr>
            <w:tcW w:w="988" w:type="dxa"/>
            <w:shd w:val="clear" w:color="auto" w:fill="auto"/>
            <w:noWrap/>
            <w:vAlign w:val="bottom"/>
            <w:hideMark/>
          </w:tcPr>
          <w:p w14:paraId="412B2F88" w14:textId="77777777" w:rsidR="007A1438" w:rsidRPr="00B94A66" w:rsidRDefault="007A1438" w:rsidP="00E354D4">
            <w:pPr>
              <w:spacing w:after="0" w:line="240" w:lineRule="auto"/>
              <w:rPr>
                <w:rFonts w:eastAsia="Times New Roman" w:cs="Times New Roman"/>
                <w:sz w:val="20"/>
                <w:szCs w:val="20"/>
              </w:rPr>
            </w:pPr>
          </w:p>
        </w:tc>
      </w:tr>
      <w:tr w:rsidR="007A1438" w:rsidRPr="00B94A66" w14:paraId="11B425E9" w14:textId="77777777" w:rsidTr="00376426">
        <w:trPr>
          <w:trHeight w:val="292"/>
          <w:jc w:val="center"/>
        </w:trPr>
        <w:tc>
          <w:tcPr>
            <w:tcW w:w="3476" w:type="dxa"/>
            <w:shd w:val="clear" w:color="auto" w:fill="D9D9D9" w:themeFill="background1" w:themeFillShade="D9"/>
            <w:noWrap/>
            <w:vAlign w:val="bottom"/>
            <w:hideMark/>
          </w:tcPr>
          <w:p w14:paraId="7FB7045A" w14:textId="77777777" w:rsidR="007A1438" w:rsidRPr="00B94A66" w:rsidRDefault="007A1438" w:rsidP="00E354D4">
            <w:pPr>
              <w:spacing w:after="0" w:line="240" w:lineRule="auto"/>
              <w:ind w:firstLineChars="100" w:firstLine="200"/>
              <w:rPr>
                <w:rFonts w:eastAsia="Times New Roman" w:cs="Times New Roman"/>
                <w:color w:val="000000"/>
                <w:sz w:val="20"/>
                <w:szCs w:val="20"/>
              </w:rPr>
            </w:pPr>
            <w:r w:rsidRPr="00B94A66">
              <w:rPr>
                <w:rFonts w:eastAsia="Times New Roman" w:cs="Times New Roman"/>
                <w:color w:val="000000"/>
                <w:sz w:val="20"/>
                <w:szCs w:val="20"/>
              </w:rPr>
              <w:t>North</w:t>
            </w:r>
          </w:p>
        </w:tc>
        <w:tc>
          <w:tcPr>
            <w:tcW w:w="1236" w:type="dxa"/>
            <w:shd w:val="clear" w:color="auto" w:fill="D9D9D9" w:themeFill="background1" w:themeFillShade="D9"/>
            <w:noWrap/>
            <w:vAlign w:val="bottom"/>
            <w:hideMark/>
          </w:tcPr>
          <w:p w14:paraId="2B2EE2E3"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0.046</w:t>
            </w:r>
          </w:p>
        </w:tc>
        <w:tc>
          <w:tcPr>
            <w:tcW w:w="988" w:type="dxa"/>
            <w:shd w:val="clear" w:color="auto" w:fill="D9D9D9" w:themeFill="background1" w:themeFillShade="D9"/>
            <w:noWrap/>
            <w:vAlign w:val="bottom"/>
            <w:hideMark/>
          </w:tcPr>
          <w:p w14:paraId="40C2F169"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0.090</w:t>
            </w:r>
          </w:p>
        </w:tc>
      </w:tr>
      <w:tr w:rsidR="007A1438" w:rsidRPr="00B94A66" w14:paraId="0E7911D4" w14:textId="77777777" w:rsidTr="00E354D4">
        <w:trPr>
          <w:trHeight w:val="292"/>
          <w:jc w:val="center"/>
        </w:trPr>
        <w:tc>
          <w:tcPr>
            <w:tcW w:w="3476" w:type="dxa"/>
            <w:shd w:val="clear" w:color="auto" w:fill="auto"/>
            <w:noWrap/>
            <w:vAlign w:val="bottom"/>
            <w:hideMark/>
          </w:tcPr>
          <w:p w14:paraId="471F0A2D" w14:textId="77777777" w:rsidR="007A1438" w:rsidRPr="00B94A66" w:rsidRDefault="007A1438" w:rsidP="00E354D4">
            <w:pPr>
              <w:spacing w:after="0" w:line="240" w:lineRule="auto"/>
              <w:ind w:firstLineChars="100" w:firstLine="200"/>
              <w:rPr>
                <w:rFonts w:eastAsia="Times New Roman" w:cs="Times New Roman"/>
                <w:color w:val="000000"/>
                <w:sz w:val="20"/>
                <w:szCs w:val="20"/>
              </w:rPr>
            </w:pPr>
            <w:r w:rsidRPr="00B94A66">
              <w:rPr>
                <w:rFonts w:eastAsia="Times New Roman" w:cs="Times New Roman"/>
                <w:color w:val="000000"/>
                <w:sz w:val="20"/>
                <w:szCs w:val="20"/>
              </w:rPr>
              <w:t>South</w:t>
            </w:r>
          </w:p>
        </w:tc>
        <w:tc>
          <w:tcPr>
            <w:tcW w:w="1236" w:type="dxa"/>
            <w:shd w:val="clear" w:color="auto" w:fill="auto"/>
            <w:noWrap/>
            <w:vAlign w:val="bottom"/>
            <w:hideMark/>
          </w:tcPr>
          <w:p w14:paraId="0CD63279"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0.176</w:t>
            </w:r>
            <w:r>
              <w:rPr>
                <w:rFonts w:eastAsia="Times New Roman" w:cs="Times New Roman"/>
                <w:color w:val="000000"/>
                <w:sz w:val="20"/>
                <w:szCs w:val="20"/>
              </w:rPr>
              <w:t>**</w:t>
            </w:r>
          </w:p>
        </w:tc>
        <w:tc>
          <w:tcPr>
            <w:tcW w:w="988" w:type="dxa"/>
            <w:shd w:val="clear" w:color="auto" w:fill="auto"/>
            <w:noWrap/>
            <w:vAlign w:val="bottom"/>
            <w:hideMark/>
          </w:tcPr>
          <w:p w14:paraId="105B026F"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0.074</w:t>
            </w:r>
          </w:p>
        </w:tc>
      </w:tr>
      <w:tr w:rsidR="007A1438" w:rsidRPr="00B94A66" w14:paraId="719C6719" w14:textId="77777777" w:rsidTr="00376426">
        <w:trPr>
          <w:trHeight w:val="292"/>
          <w:jc w:val="center"/>
        </w:trPr>
        <w:tc>
          <w:tcPr>
            <w:tcW w:w="3476" w:type="dxa"/>
            <w:shd w:val="clear" w:color="auto" w:fill="D9D9D9" w:themeFill="background1" w:themeFillShade="D9"/>
            <w:noWrap/>
            <w:vAlign w:val="bottom"/>
            <w:hideMark/>
          </w:tcPr>
          <w:p w14:paraId="55AD99A7" w14:textId="77777777" w:rsidR="007A1438" w:rsidRPr="00B94A66" w:rsidRDefault="007A1438" w:rsidP="00E354D4">
            <w:pPr>
              <w:spacing w:after="0" w:line="240" w:lineRule="auto"/>
              <w:ind w:firstLineChars="100" w:firstLine="200"/>
              <w:rPr>
                <w:rFonts w:eastAsia="Times New Roman" w:cs="Times New Roman"/>
                <w:color w:val="000000"/>
                <w:sz w:val="20"/>
                <w:szCs w:val="20"/>
              </w:rPr>
            </w:pPr>
            <w:r w:rsidRPr="00B94A66">
              <w:rPr>
                <w:rFonts w:eastAsia="Times New Roman" w:cs="Times New Roman"/>
                <w:color w:val="000000"/>
                <w:sz w:val="20"/>
                <w:szCs w:val="20"/>
              </w:rPr>
              <w:t>West</w:t>
            </w:r>
          </w:p>
        </w:tc>
        <w:tc>
          <w:tcPr>
            <w:tcW w:w="1236" w:type="dxa"/>
            <w:shd w:val="clear" w:color="auto" w:fill="D9D9D9" w:themeFill="background1" w:themeFillShade="D9"/>
            <w:noWrap/>
            <w:vAlign w:val="bottom"/>
            <w:hideMark/>
          </w:tcPr>
          <w:p w14:paraId="7FEC78E0"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0.057</w:t>
            </w:r>
          </w:p>
        </w:tc>
        <w:tc>
          <w:tcPr>
            <w:tcW w:w="988" w:type="dxa"/>
            <w:shd w:val="clear" w:color="auto" w:fill="D9D9D9" w:themeFill="background1" w:themeFillShade="D9"/>
            <w:noWrap/>
            <w:vAlign w:val="bottom"/>
            <w:hideMark/>
          </w:tcPr>
          <w:p w14:paraId="2DE62815"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0.081</w:t>
            </w:r>
          </w:p>
        </w:tc>
      </w:tr>
    </w:tbl>
    <w:p w14:paraId="182C1023" w14:textId="119DEF1B" w:rsidR="007A1438" w:rsidRDefault="007A1438" w:rsidP="007A1438">
      <w:pPr>
        <w:spacing w:line="240" w:lineRule="auto"/>
      </w:pPr>
      <w:r>
        <w:br w:type="textWrapping" w:clear="all"/>
      </w:r>
      <w:r w:rsidRPr="00BE2F86">
        <w:rPr>
          <w:i/>
          <w:sz w:val="20"/>
        </w:rPr>
        <w:t>Note</w:t>
      </w:r>
      <w:r w:rsidRPr="00BE2F86">
        <w:rPr>
          <w:sz w:val="20"/>
        </w:rPr>
        <w:t>: N = 7</w:t>
      </w:r>
      <w:r>
        <w:rPr>
          <w:sz w:val="20"/>
        </w:rPr>
        <w:t>43</w:t>
      </w:r>
      <w:r w:rsidRPr="00BE2F86">
        <w:rPr>
          <w:sz w:val="20"/>
        </w:rPr>
        <w:t xml:space="preserve">. The unit of observation is a child under </w:t>
      </w:r>
      <w:r>
        <w:rPr>
          <w:sz w:val="20"/>
        </w:rPr>
        <w:t>six</w:t>
      </w:r>
      <w:r w:rsidRPr="00BE2F86">
        <w:rPr>
          <w:sz w:val="20"/>
        </w:rPr>
        <w:t xml:space="preserve"> years of age.</w:t>
      </w:r>
      <w:r>
        <w:rPr>
          <w:sz w:val="20"/>
        </w:rPr>
        <w:t xml:space="preserve"> ** - significant at the 5</w:t>
      </w:r>
      <w:r w:rsidR="00A57973">
        <w:rPr>
          <w:sz w:val="20"/>
        </w:rPr>
        <w:t xml:space="preserve"> percent</w:t>
      </w:r>
      <w:r>
        <w:rPr>
          <w:sz w:val="20"/>
        </w:rPr>
        <w:t xml:space="preserve"> level, *** - significant at the 1</w:t>
      </w:r>
      <w:r w:rsidR="00A57973">
        <w:rPr>
          <w:sz w:val="20"/>
        </w:rPr>
        <w:t xml:space="preserve"> percent</w:t>
      </w:r>
      <w:r>
        <w:rPr>
          <w:sz w:val="20"/>
        </w:rPr>
        <w:t xml:space="preserve"> level. Unmarked estimates are not statistically significant. Standard errors were </w:t>
      </w:r>
      <w:r>
        <w:rPr>
          <w:sz w:val="20"/>
        </w:rPr>
        <w:lastRenderedPageBreak/>
        <w:t>calculated using the 80 replicate weights that account for the complex survey design and are available in the data file.</w:t>
      </w:r>
    </w:p>
    <w:p w14:paraId="6D73D179" w14:textId="77777777" w:rsidR="007A1438" w:rsidRDefault="007A1438" w:rsidP="007A1438">
      <w:r w:rsidRPr="00BE2F86">
        <w:rPr>
          <w:i/>
          <w:sz w:val="20"/>
        </w:rPr>
        <w:t>Source</w:t>
      </w:r>
      <w:r w:rsidRPr="00BE2F86">
        <w:rPr>
          <w:sz w:val="20"/>
        </w:rPr>
        <w:t>: Authors</w:t>
      </w:r>
      <w:r>
        <w:rPr>
          <w:sz w:val="20"/>
        </w:rPr>
        <w:t>’</w:t>
      </w:r>
      <w:r w:rsidRPr="00BE2F86">
        <w:rPr>
          <w:sz w:val="20"/>
        </w:rPr>
        <w:t xml:space="preserve"> estimates from the public-use data file of the Early Childhood Program Participation</w:t>
      </w:r>
      <w:r>
        <w:rPr>
          <w:sz w:val="20"/>
        </w:rPr>
        <w:t>, 2019.</w:t>
      </w:r>
    </w:p>
    <w:p w14:paraId="0F380918" w14:textId="7C71A128" w:rsidR="007A1438" w:rsidRDefault="007A1438" w:rsidP="007A1438">
      <w:r>
        <w:t>There are some interesting points of difference between the parameter estimates of the hours (Poisson) model and the incidence (logit) model. For example, while the incidence</w:t>
      </w:r>
      <w:r w:rsidR="002A3848">
        <w:t xml:space="preserve"> model</w:t>
      </w:r>
      <w:r>
        <w:t xml:space="preserve"> clearly favors </w:t>
      </w:r>
      <w:r w:rsidR="006A22A4">
        <w:t>W</w:t>
      </w:r>
      <w:r>
        <w:t>hite children, the hours model indicates that</w:t>
      </w:r>
      <w:r w:rsidR="002A3848">
        <w:t>,</w:t>
      </w:r>
      <w:r>
        <w:t xml:space="preserve"> among recipients, </w:t>
      </w:r>
      <w:r w:rsidR="00C73C4B">
        <w:t>children belonging to</w:t>
      </w:r>
      <w:r>
        <w:t xml:space="preserve"> </w:t>
      </w:r>
      <w:r w:rsidR="00C243C8">
        <w:t>“</w:t>
      </w:r>
      <w:r>
        <w:t>other</w:t>
      </w:r>
      <w:r w:rsidR="00C243C8">
        <w:t>”</w:t>
      </w:r>
      <w:r>
        <w:t xml:space="preserve"> racial groups receive more hours of care from their kith and kin than </w:t>
      </w:r>
      <w:r w:rsidR="006A22A4">
        <w:t>W</w:t>
      </w:r>
      <w:r>
        <w:t>hite children.</w:t>
      </w:r>
      <w:r>
        <w:rPr>
          <w:rStyle w:val="FootnoteReference"/>
        </w:rPr>
        <w:footnoteReference w:id="43"/>
      </w:r>
      <w:r>
        <w:t xml:space="preserve"> The next point of contrast is the role of income and wealth. </w:t>
      </w:r>
      <w:r w:rsidR="00232BD5">
        <w:t>As noted above, higher amounts of both seem to translate into lower recipiency rates</w:t>
      </w:r>
      <w:r>
        <w:t xml:space="preserve">. However, among </w:t>
      </w:r>
      <w:r w:rsidR="00232BD5">
        <w:t>care recipients</w:t>
      </w:r>
      <w:r>
        <w:t xml:space="preserve">, children with higher family income and wealth receive a </w:t>
      </w:r>
      <w:r w:rsidR="005C522A">
        <w:t xml:space="preserve">longer </w:t>
      </w:r>
      <w:r>
        <w:t xml:space="preserve">duration of care than children </w:t>
      </w:r>
      <w:r w:rsidR="002A3848">
        <w:t xml:space="preserve">who have </w:t>
      </w:r>
      <w:r>
        <w:t xml:space="preserve">low family income </w:t>
      </w:r>
      <w:r w:rsidR="002A3848">
        <w:t xml:space="preserve">or who </w:t>
      </w:r>
      <w:r>
        <w:t xml:space="preserve">live in rented homes (presumably, less wealthy on average). It is also notable that having a college graduate as the first parent appears to </w:t>
      </w:r>
      <w:r w:rsidR="005C522A">
        <w:t xml:space="preserve">reduce </w:t>
      </w:r>
      <w:r>
        <w:t xml:space="preserve">the duration of the care received by the child in contrast to our earlier finding that it makes the probability of receiving care higher—both compared to children with less educated parents. </w:t>
      </w:r>
    </w:p>
    <w:p w14:paraId="0B0F8F3B" w14:textId="77777777" w:rsidR="003E575B" w:rsidRDefault="003E575B">
      <w:pPr>
        <w:spacing w:after="0" w:line="240" w:lineRule="auto"/>
        <w:rPr>
          <w:b/>
          <w:iCs/>
          <w:color w:val="000000" w:themeColor="text1"/>
          <w:sz w:val="20"/>
          <w:szCs w:val="18"/>
        </w:rPr>
      </w:pPr>
      <w:bookmarkStart w:id="96" w:name="_Ref128132793"/>
      <w:r>
        <w:br w:type="page"/>
      </w:r>
    </w:p>
    <w:p w14:paraId="73C19430" w14:textId="329EEA28" w:rsidR="007A1438" w:rsidRDefault="007A1438" w:rsidP="007A1438">
      <w:pPr>
        <w:pStyle w:val="Caption"/>
        <w:keepNext/>
      </w:pPr>
      <w:bookmarkStart w:id="97" w:name="_Toc158095551"/>
      <w:r>
        <w:lastRenderedPageBreak/>
        <w:t xml:space="preserve">Table </w:t>
      </w:r>
      <w:fldSimple w:instr=" STYLEREF 1 \s ">
        <w:r w:rsidR="006C1E92">
          <w:rPr>
            <w:noProof/>
          </w:rPr>
          <w:t>4</w:t>
        </w:r>
      </w:fldSimple>
      <w:r w:rsidR="006C1E92">
        <w:noBreakHyphen/>
      </w:r>
      <w:fldSimple w:instr=" SEQ Table \* ARABIC \s 1 ">
        <w:r w:rsidR="006C1E92">
          <w:rPr>
            <w:noProof/>
          </w:rPr>
          <w:t>5</w:t>
        </w:r>
      </w:fldSimple>
      <w:bookmarkEnd w:id="96"/>
      <w:r>
        <w:t xml:space="preserve"> </w:t>
      </w:r>
      <w:r w:rsidRPr="00B85FB7">
        <w:t xml:space="preserve">Observed and imputed </w:t>
      </w:r>
      <w:r>
        <w:t>weekly hours</w:t>
      </w:r>
      <w:r w:rsidRPr="00B85FB7">
        <w:t xml:space="preserve"> of care </w:t>
      </w:r>
      <w:r>
        <w:t>received by</w:t>
      </w:r>
      <w:r w:rsidRPr="00B85FB7">
        <w:t xml:space="preserve"> children under six years</w:t>
      </w:r>
      <w:bookmarkEnd w:id="97"/>
    </w:p>
    <w:tbl>
      <w:tblPr>
        <w:tblW w:w="5340" w:type="pct"/>
        <w:tblBorders>
          <w:top w:val="single" w:sz="4" w:space="0" w:color="auto"/>
          <w:left w:val="single" w:sz="4" w:space="0" w:color="auto"/>
          <w:bottom w:val="single" w:sz="4" w:space="0" w:color="auto"/>
          <w:right w:val="single" w:sz="4" w:space="0" w:color="auto"/>
          <w:insideV w:val="single" w:sz="4" w:space="0" w:color="auto"/>
        </w:tblBorders>
        <w:tblLayout w:type="fixed"/>
        <w:tblLook w:val="04A0" w:firstRow="1" w:lastRow="0" w:firstColumn="1" w:lastColumn="0" w:noHBand="0" w:noVBand="1"/>
      </w:tblPr>
      <w:tblGrid>
        <w:gridCol w:w="1441"/>
        <w:gridCol w:w="2516"/>
        <w:gridCol w:w="989"/>
        <w:gridCol w:w="1352"/>
        <w:gridCol w:w="1168"/>
        <w:gridCol w:w="1170"/>
        <w:gridCol w:w="1350"/>
      </w:tblGrid>
      <w:tr w:rsidR="007A1438" w:rsidRPr="002D7445" w14:paraId="66BF2CF4" w14:textId="77777777" w:rsidTr="00E354D4">
        <w:trPr>
          <w:trHeight w:val="292"/>
          <w:tblHeader/>
        </w:trPr>
        <w:tc>
          <w:tcPr>
            <w:tcW w:w="721" w:type="pct"/>
            <w:tcBorders>
              <w:bottom w:val="nil"/>
            </w:tcBorders>
            <w:shd w:val="clear" w:color="auto" w:fill="auto"/>
            <w:noWrap/>
            <w:vAlign w:val="bottom"/>
            <w:hideMark/>
          </w:tcPr>
          <w:p w14:paraId="645EF7A9" w14:textId="77777777" w:rsidR="007A1438" w:rsidRPr="002D7445" w:rsidRDefault="007A1438" w:rsidP="00E354D4">
            <w:pPr>
              <w:spacing w:after="0" w:line="240" w:lineRule="auto"/>
              <w:rPr>
                <w:rFonts w:eastAsia="Times New Roman" w:cs="Times New Roman"/>
                <w:b/>
                <w:bCs/>
                <w:color w:val="000000"/>
                <w:sz w:val="20"/>
                <w:szCs w:val="20"/>
              </w:rPr>
            </w:pPr>
            <w:r w:rsidRPr="002D7445">
              <w:rPr>
                <w:rFonts w:eastAsia="Times New Roman" w:cs="Times New Roman"/>
                <w:b/>
                <w:bCs/>
                <w:color w:val="000000"/>
                <w:sz w:val="20"/>
                <w:szCs w:val="20"/>
              </w:rPr>
              <w:t>Characteristic</w:t>
            </w:r>
          </w:p>
        </w:tc>
        <w:tc>
          <w:tcPr>
            <w:tcW w:w="1260" w:type="pct"/>
            <w:tcBorders>
              <w:bottom w:val="nil"/>
            </w:tcBorders>
            <w:shd w:val="clear" w:color="auto" w:fill="auto"/>
            <w:noWrap/>
            <w:vAlign w:val="bottom"/>
            <w:hideMark/>
          </w:tcPr>
          <w:p w14:paraId="2A5002E9" w14:textId="77777777" w:rsidR="007A1438" w:rsidRPr="002D7445" w:rsidRDefault="007A1438" w:rsidP="00E354D4">
            <w:pPr>
              <w:spacing w:after="0" w:line="240" w:lineRule="auto"/>
              <w:rPr>
                <w:rFonts w:eastAsia="Times New Roman" w:cs="Times New Roman"/>
                <w:b/>
                <w:bCs/>
                <w:color w:val="000000"/>
                <w:sz w:val="20"/>
                <w:szCs w:val="20"/>
              </w:rPr>
            </w:pPr>
            <w:r w:rsidRPr="002D7445">
              <w:rPr>
                <w:rFonts w:eastAsia="Times New Roman" w:cs="Times New Roman"/>
                <w:b/>
                <w:bCs/>
                <w:color w:val="000000"/>
                <w:sz w:val="20"/>
                <w:szCs w:val="20"/>
              </w:rPr>
              <w:t>Subgroup</w:t>
            </w:r>
          </w:p>
        </w:tc>
        <w:tc>
          <w:tcPr>
            <w:tcW w:w="1757" w:type="pct"/>
            <w:gridSpan w:val="3"/>
            <w:tcBorders>
              <w:bottom w:val="nil"/>
            </w:tcBorders>
            <w:shd w:val="clear" w:color="auto" w:fill="auto"/>
            <w:noWrap/>
            <w:vAlign w:val="bottom"/>
            <w:hideMark/>
          </w:tcPr>
          <w:p w14:paraId="5A8C696D" w14:textId="77777777" w:rsidR="007A1438" w:rsidRPr="002D7445" w:rsidRDefault="007A1438" w:rsidP="00E354D4">
            <w:pPr>
              <w:spacing w:after="0" w:line="240" w:lineRule="auto"/>
              <w:jc w:val="center"/>
              <w:rPr>
                <w:rFonts w:eastAsia="Times New Roman" w:cs="Times New Roman"/>
                <w:b/>
                <w:bCs/>
                <w:color w:val="000000"/>
                <w:sz w:val="20"/>
                <w:szCs w:val="20"/>
              </w:rPr>
            </w:pPr>
            <w:r w:rsidRPr="002D7445">
              <w:rPr>
                <w:rFonts w:eastAsia="Times New Roman" w:cs="Times New Roman"/>
                <w:b/>
                <w:bCs/>
                <w:color w:val="000000"/>
                <w:sz w:val="20"/>
                <w:szCs w:val="20"/>
              </w:rPr>
              <w:t>Weekly hours</w:t>
            </w:r>
          </w:p>
        </w:tc>
        <w:tc>
          <w:tcPr>
            <w:tcW w:w="1262" w:type="pct"/>
            <w:gridSpan w:val="2"/>
            <w:tcBorders>
              <w:bottom w:val="nil"/>
            </w:tcBorders>
            <w:shd w:val="clear" w:color="auto" w:fill="auto"/>
            <w:noWrap/>
            <w:vAlign w:val="bottom"/>
            <w:hideMark/>
          </w:tcPr>
          <w:p w14:paraId="57B5710F" w14:textId="77777777" w:rsidR="007A1438" w:rsidRPr="002D7445" w:rsidRDefault="007A1438" w:rsidP="00E354D4">
            <w:pPr>
              <w:spacing w:after="0" w:line="240" w:lineRule="auto"/>
              <w:jc w:val="center"/>
              <w:rPr>
                <w:rFonts w:eastAsia="Times New Roman" w:cs="Times New Roman"/>
                <w:b/>
                <w:bCs/>
                <w:color w:val="000000"/>
                <w:sz w:val="20"/>
                <w:szCs w:val="20"/>
              </w:rPr>
            </w:pPr>
            <w:r w:rsidRPr="002D7445">
              <w:rPr>
                <w:rFonts w:eastAsia="Times New Roman" w:cs="Times New Roman"/>
                <w:b/>
                <w:bCs/>
                <w:color w:val="000000"/>
                <w:sz w:val="20"/>
                <w:szCs w:val="20"/>
              </w:rPr>
              <w:t>Deviation from ECPP (%)</w:t>
            </w:r>
          </w:p>
        </w:tc>
      </w:tr>
      <w:tr w:rsidR="007A1438" w:rsidRPr="002D7445" w14:paraId="19370457" w14:textId="77777777" w:rsidTr="00E354D4">
        <w:trPr>
          <w:trHeight w:val="292"/>
          <w:tblHeader/>
        </w:trPr>
        <w:tc>
          <w:tcPr>
            <w:tcW w:w="721" w:type="pct"/>
            <w:tcBorders>
              <w:top w:val="nil"/>
              <w:bottom w:val="single" w:sz="4" w:space="0" w:color="auto"/>
            </w:tcBorders>
            <w:shd w:val="clear" w:color="auto" w:fill="auto"/>
            <w:noWrap/>
            <w:vAlign w:val="bottom"/>
            <w:hideMark/>
          </w:tcPr>
          <w:p w14:paraId="4F2C8B0B" w14:textId="77777777" w:rsidR="007A1438" w:rsidRPr="002D7445" w:rsidRDefault="007A1438" w:rsidP="00E354D4">
            <w:pPr>
              <w:spacing w:after="0" w:line="240" w:lineRule="auto"/>
              <w:jc w:val="center"/>
              <w:rPr>
                <w:rFonts w:eastAsia="Times New Roman" w:cs="Times New Roman"/>
                <w:b/>
                <w:bCs/>
                <w:color w:val="000000"/>
                <w:sz w:val="20"/>
                <w:szCs w:val="20"/>
              </w:rPr>
            </w:pPr>
          </w:p>
        </w:tc>
        <w:tc>
          <w:tcPr>
            <w:tcW w:w="1260" w:type="pct"/>
            <w:tcBorders>
              <w:top w:val="nil"/>
              <w:bottom w:val="single" w:sz="4" w:space="0" w:color="auto"/>
            </w:tcBorders>
            <w:shd w:val="clear" w:color="auto" w:fill="auto"/>
            <w:noWrap/>
            <w:vAlign w:val="bottom"/>
            <w:hideMark/>
          </w:tcPr>
          <w:p w14:paraId="7ADF0F3E" w14:textId="77777777" w:rsidR="007A1438" w:rsidRPr="002D7445" w:rsidRDefault="007A1438" w:rsidP="00E354D4">
            <w:pPr>
              <w:spacing w:after="0" w:line="240" w:lineRule="auto"/>
              <w:rPr>
                <w:rFonts w:eastAsia="Times New Roman" w:cs="Times New Roman"/>
                <w:sz w:val="20"/>
                <w:szCs w:val="20"/>
              </w:rPr>
            </w:pPr>
          </w:p>
        </w:tc>
        <w:tc>
          <w:tcPr>
            <w:tcW w:w="495" w:type="pct"/>
            <w:tcBorders>
              <w:top w:val="nil"/>
              <w:bottom w:val="single" w:sz="4" w:space="0" w:color="auto"/>
            </w:tcBorders>
            <w:shd w:val="clear" w:color="auto" w:fill="auto"/>
            <w:noWrap/>
            <w:vAlign w:val="bottom"/>
            <w:hideMark/>
          </w:tcPr>
          <w:p w14:paraId="5A58AD17" w14:textId="77777777" w:rsidR="007A1438" w:rsidRPr="002D7445" w:rsidRDefault="007A1438" w:rsidP="00E354D4">
            <w:pPr>
              <w:spacing w:after="0" w:line="240" w:lineRule="auto"/>
              <w:rPr>
                <w:rFonts w:eastAsia="Times New Roman" w:cs="Times New Roman"/>
                <w:b/>
                <w:color w:val="000000"/>
                <w:sz w:val="20"/>
                <w:szCs w:val="20"/>
              </w:rPr>
            </w:pPr>
            <w:r w:rsidRPr="002D7445">
              <w:rPr>
                <w:rFonts w:eastAsia="Times New Roman" w:cs="Times New Roman"/>
                <w:b/>
                <w:color w:val="000000"/>
                <w:sz w:val="20"/>
                <w:szCs w:val="20"/>
              </w:rPr>
              <w:t>ECPP</w:t>
            </w:r>
          </w:p>
        </w:tc>
        <w:tc>
          <w:tcPr>
            <w:tcW w:w="677" w:type="pct"/>
            <w:tcBorders>
              <w:top w:val="nil"/>
              <w:bottom w:val="single" w:sz="4" w:space="0" w:color="auto"/>
            </w:tcBorders>
            <w:shd w:val="clear" w:color="auto" w:fill="auto"/>
            <w:noWrap/>
            <w:vAlign w:val="bottom"/>
            <w:hideMark/>
          </w:tcPr>
          <w:p w14:paraId="16F53708" w14:textId="77777777" w:rsidR="007A1438" w:rsidRPr="002D7445" w:rsidRDefault="007A1438" w:rsidP="00E354D4">
            <w:pPr>
              <w:spacing w:after="0" w:line="240" w:lineRule="auto"/>
              <w:rPr>
                <w:rFonts w:eastAsia="Times New Roman" w:cs="Times New Roman"/>
                <w:b/>
                <w:color w:val="000000"/>
                <w:sz w:val="20"/>
                <w:szCs w:val="20"/>
              </w:rPr>
            </w:pPr>
            <w:r w:rsidRPr="002D7445">
              <w:rPr>
                <w:rFonts w:eastAsia="Times New Roman" w:cs="Times New Roman"/>
                <w:b/>
                <w:color w:val="000000"/>
                <w:sz w:val="20"/>
                <w:szCs w:val="20"/>
              </w:rPr>
              <w:t>CE - Interview</w:t>
            </w:r>
          </w:p>
        </w:tc>
        <w:tc>
          <w:tcPr>
            <w:tcW w:w="585" w:type="pct"/>
            <w:tcBorders>
              <w:top w:val="nil"/>
              <w:bottom w:val="single" w:sz="4" w:space="0" w:color="auto"/>
            </w:tcBorders>
            <w:shd w:val="clear" w:color="auto" w:fill="auto"/>
            <w:noWrap/>
            <w:vAlign w:val="bottom"/>
            <w:hideMark/>
          </w:tcPr>
          <w:p w14:paraId="584CE20E" w14:textId="77777777" w:rsidR="007A1438" w:rsidRPr="002D7445" w:rsidRDefault="007A1438" w:rsidP="00E354D4">
            <w:pPr>
              <w:spacing w:after="0" w:line="240" w:lineRule="auto"/>
              <w:rPr>
                <w:rFonts w:eastAsia="Times New Roman" w:cs="Times New Roman"/>
                <w:b/>
                <w:color w:val="000000"/>
                <w:sz w:val="20"/>
                <w:szCs w:val="20"/>
              </w:rPr>
            </w:pPr>
            <w:r w:rsidRPr="002D7445">
              <w:rPr>
                <w:rFonts w:eastAsia="Times New Roman" w:cs="Times New Roman"/>
                <w:b/>
                <w:color w:val="000000"/>
                <w:sz w:val="20"/>
                <w:szCs w:val="20"/>
              </w:rPr>
              <w:t>CE - Diary</w:t>
            </w:r>
          </w:p>
        </w:tc>
        <w:tc>
          <w:tcPr>
            <w:tcW w:w="586" w:type="pct"/>
            <w:tcBorders>
              <w:top w:val="nil"/>
              <w:bottom w:val="single" w:sz="4" w:space="0" w:color="auto"/>
            </w:tcBorders>
            <w:shd w:val="clear" w:color="auto" w:fill="auto"/>
            <w:noWrap/>
            <w:vAlign w:val="bottom"/>
            <w:hideMark/>
          </w:tcPr>
          <w:p w14:paraId="18891D1D" w14:textId="77777777" w:rsidR="007A1438" w:rsidRPr="002D7445" w:rsidRDefault="007A1438" w:rsidP="00E354D4">
            <w:pPr>
              <w:spacing w:after="0" w:line="240" w:lineRule="auto"/>
              <w:rPr>
                <w:rFonts w:eastAsia="Times New Roman" w:cs="Times New Roman"/>
                <w:b/>
                <w:color w:val="000000"/>
                <w:sz w:val="20"/>
                <w:szCs w:val="20"/>
              </w:rPr>
            </w:pPr>
            <w:r w:rsidRPr="002D7445">
              <w:rPr>
                <w:rFonts w:eastAsia="Times New Roman" w:cs="Times New Roman"/>
                <w:b/>
                <w:color w:val="000000"/>
                <w:sz w:val="20"/>
                <w:szCs w:val="20"/>
              </w:rPr>
              <w:t>CE - Interview</w:t>
            </w:r>
          </w:p>
        </w:tc>
        <w:tc>
          <w:tcPr>
            <w:tcW w:w="676" w:type="pct"/>
            <w:tcBorders>
              <w:top w:val="nil"/>
              <w:bottom w:val="single" w:sz="4" w:space="0" w:color="auto"/>
            </w:tcBorders>
            <w:shd w:val="clear" w:color="auto" w:fill="auto"/>
            <w:noWrap/>
            <w:vAlign w:val="bottom"/>
            <w:hideMark/>
          </w:tcPr>
          <w:p w14:paraId="5F2E95D5" w14:textId="77777777" w:rsidR="007A1438" w:rsidRPr="002D7445" w:rsidRDefault="007A1438" w:rsidP="00E354D4">
            <w:pPr>
              <w:spacing w:after="0" w:line="240" w:lineRule="auto"/>
              <w:rPr>
                <w:rFonts w:eastAsia="Times New Roman" w:cs="Times New Roman"/>
                <w:b/>
                <w:color w:val="000000"/>
                <w:sz w:val="20"/>
                <w:szCs w:val="20"/>
              </w:rPr>
            </w:pPr>
            <w:r w:rsidRPr="002D7445">
              <w:rPr>
                <w:rFonts w:eastAsia="Times New Roman" w:cs="Times New Roman"/>
                <w:b/>
                <w:color w:val="000000"/>
                <w:sz w:val="20"/>
                <w:szCs w:val="20"/>
              </w:rPr>
              <w:t>CE - Diary</w:t>
            </w:r>
          </w:p>
        </w:tc>
      </w:tr>
      <w:tr w:rsidR="007A1438" w:rsidRPr="002D7445" w14:paraId="778FEB46" w14:textId="77777777" w:rsidTr="00E354D4">
        <w:trPr>
          <w:trHeight w:val="292"/>
        </w:trPr>
        <w:tc>
          <w:tcPr>
            <w:tcW w:w="721" w:type="pct"/>
            <w:vMerge w:val="restart"/>
            <w:tcBorders>
              <w:top w:val="single" w:sz="4" w:space="0" w:color="auto"/>
            </w:tcBorders>
            <w:shd w:val="clear" w:color="auto" w:fill="auto"/>
            <w:noWrap/>
            <w:vAlign w:val="center"/>
            <w:hideMark/>
          </w:tcPr>
          <w:p w14:paraId="6EAE5006"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Gender</w:t>
            </w:r>
          </w:p>
        </w:tc>
        <w:tc>
          <w:tcPr>
            <w:tcW w:w="1260" w:type="pct"/>
            <w:tcBorders>
              <w:top w:val="single" w:sz="4" w:space="0" w:color="auto"/>
            </w:tcBorders>
            <w:shd w:val="clear" w:color="auto" w:fill="auto"/>
            <w:noWrap/>
            <w:vAlign w:val="bottom"/>
            <w:hideMark/>
          </w:tcPr>
          <w:p w14:paraId="3040EEE4"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Female</w:t>
            </w:r>
          </w:p>
        </w:tc>
        <w:tc>
          <w:tcPr>
            <w:tcW w:w="495" w:type="pct"/>
            <w:tcBorders>
              <w:top w:val="single" w:sz="4" w:space="0" w:color="auto"/>
            </w:tcBorders>
            <w:shd w:val="clear" w:color="auto" w:fill="auto"/>
            <w:noWrap/>
            <w:vAlign w:val="bottom"/>
            <w:hideMark/>
          </w:tcPr>
          <w:p w14:paraId="46196C48"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19.8</w:t>
            </w:r>
          </w:p>
        </w:tc>
        <w:tc>
          <w:tcPr>
            <w:tcW w:w="677" w:type="pct"/>
            <w:tcBorders>
              <w:top w:val="single" w:sz="4" w:space="0" w:color="auto"/>
            </w:tcBorders>
            <w:shd w:val="clear" w:color="auto" w:fill="auto"/>
            <w:noWrap/>
            <w:vAlign w:val="bottom"/>
            <w:hideMark/>
          </w:tcPr>
          <w:p w14:paraId="585BDC9F"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19.8</w:t>
            </w:r>
          </w:p>
        </w:tc>
        <w:tc>
          <w:tcPr>
            <w:tcW w:w="585" w:type="pct"/>
            <w:tcBorders>
              <w:top w:val="single" w:sz="4" w:space="0" w:color="auto"/>
            </w:tcBorders>
            <w:shd w:val="clear" w:color="auto" w:fill="auto"/>
            <w:noWrap/>
            <w:vAlign w:val="bottom"/>
            <w:hideMark/>
          </w:tcPr>
          <w:p w14:paraId="572BB121"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19.7</w:t>
            </w:r>
          </w:p>
        </w:tc>
        <w:tc>
          <w:tcPr>
            <w:tcW w:w="586" w:type="pct"/>
            <w:tcBorders>
              <w:top w:val="single" w:sz="4" w:space="0" w:color="auto"/>
            </w:tcBorders>
            <w:shd w:val="clear" w:color="auto" w:fill="auto"/>
            <w:noWrap/>
            <w:vAlign w:val="bottom"/>
            <w:hideMark/>
          </w:tcPr>
          <w:p w14:paraId="42371202"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w:t>
            </w:r>
          </w:p>
        </w:tc>
        <w:tc>
          <w:tcPr>
            <w:tcW w:w="676" w:type="pct"/>
            <w:tcBorders>
              <w:top w:val="single" w:sz="4" w:space="0" w:color="auto"/>
            </w:tcBorders>
            <w:shd w:val="clear" w:color="auto" w:fill="auto"/>
            <w:noWrap/>
            <w:vAlign w:val="bottom"/>
            <w:hideMark/>
          </w:tcPr>
          <w:p w14:paraId="55BABA75"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0%</w:t>
            </w:r>
          </w:p>
        </w:tc>
      </w:tr>
      <w:tr w:rsidR="007A1438" w:rsidRPr="002D7445" w14:paraId="0411860B" w14:textId="77777777" w:rsidTr="00E354D4">
        <w:trPr>
          <w:trHeight w:val="292"/>
        </w:trPr>
        <w:tc>
          <w:tcPr>
            <w:tcW w:w="721" w:type="pct"/>
            <w:vMerge/>
            <w:vAlign w:val="center"/>
            <w:hideMark/>
          </w:tcPr>
          <w:p w14:paraId="6741D549" w14:textId="77777777" w:rsidR="007A1438" w:rsidRPr="002D7445" w:rsidRDefault="007A1438" w:rsidP="00E354D4">
            <w:pPr>
              <w:spacing w:after="0" w:line="240" w:lineRule="auto"/>
              <w:rPr>
                <w:rFonts w:eastAsia="Times New Roman" w:cs="Times New Roman"/>
                <w:color w:val="000000"/>
                <w:sz w:val="20"/>
                <w:szCs w:val="20"/>
              </w:rPr>
            </w:pPr>
          </w:p>
        </w:tc>
        <w:tc>
          <w:tcPr>
            <w:tcW w:w="1260" w:type="pct"/>
            <w:shd w:val="clear" w:color="auto" w:fill="auto"/>
            <w:noWrap/>
            <w:vAlign w:val="bottom"/>
            <w:hideMark/>
          </w:tcPr>
          <w:p w14:paraId="63A05145"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Male</w:t>
            </w:r>
          </w:p>
        </w:tc>
        <w:tc>
          <w:tcPr>
            <w:tcW w:w="495" w:type="pct"/>
            <w:shd w:val="clear" w:color="auto" w:fill="auto"/>
            <w:noWrap/>
            <w:vAlign w:val="bottom"/>
            <w:hideMark/>
          </w:tcPr>
          <w:p w14:paraId="185AB8A8"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19.0</w:t>
            </w:r>
          </w:p>
        </w:tc>
        <w:tc>
          <w:tcPr>
            <w:tcW w:w="677" w:type="pct"/>
            <w:shd w:val="clear" w:color="auto" w:fill="auto"/>
            <w:noWrap/>
            <w:vAlign w:val="bottom"/>
            <w:hideMark/>
          </w:tcPr>
          <w:p w14:paraId="6B6AD0C8"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19.8</w:t>
            </w:r>
          </w:p>
        </w:tc>
        <w:tc>
          <w:tcPr>
            <w:tcW w:w="585" w:type="pct"/>
            <w:shd w:val="clear" w:color="auto" w:fill="auto"/>
            <w:noWrap/>
            <w:vAlign w:val="bottom"/>
            <w:hideMark/>
          </w:tcPr>
          <w:p w14:paraId="7BD87AFE"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20.0</w:t>
            </w:r>
          </w:p>
        </w:tc>
        <w:tc>
          <w:tcPr>
            <w:tcW w:w="586" w:type="pct"/>
            <w:shd w:val="clear" w:color="auto" w:fill="auto"/>
            <w:noWrap/>
            <w:vAlign w:val="bottom"/>
            <w:hideMark/>
          </w:tcPr>
          <w:p w14:paraId="3AF369AB"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w:t>
            </w:r>
          </w:p>
        </w:tc>
        <w:tc>
          <w:tcPr>
            <w:tcW w:w="676" w:type="pct"/>
            <w:shd w:val="clear" w:color="auto" w:fill="auto"/>
            <w:noWrap/>
            <w:vAlign w:val="bottom"/>
            <w:hideMark/>
          </w:tcPr>
          <w:p w14:paraId="2729A7A7"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5%</w:t>
            </w:r>
          </w:p>
        </w:tc>
      </w:tr>
      <w:tr w:rsidR="007A1438" w:rsidRPr="002D7445" w14:paraId="04C413D6" w14:textId="77777777" w:rsidTr="00E354D4">
        <w:trPr>
          <w:trHeight w:val="292"/>
        </w:trPr>
        <w:tc>
          <w:tcPr>
            <w:tcW w:w="721" w:type="pct"/>
            <w:vMerge w:val="restart"/>
            <w:shd w:val="clear" w:color="auto" w:fill="D9D9D9" w:themeFill="background1" w:themeFillShade="D9"/>
            <w:vAlign w:val="center"/>
            <w:hideMark/>
          </w:tcPr>
          <w:p w14:paraId="2F4FF557"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Race or Ethnicity</w:t>
            </w:r>
          </w:p>
        </w:tc>
        <w:tc>
          <w:tcPr>
            <w:tcW w:w="1260" w:type="pct"/>
            <w:shd w:val="clear" w:color="auto" w:fill="D9D9D9" w:themeFill="background1" w:themeFillShade="D9"/>
            <w:noWrap/>
            <w:vAlign w:val="bottom"/>
            <w:hideMark/>
          </w:tcPr>
          <w:p w14:paraId="2983DDED"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White</w:t>
            </w:r>
          </w:p>
        </w:tc>
        <w:tc>
          <w:tcPr>
            <w:tcW w:w="495" w:type="pct"/>
            <w:shd w:val="clear" w:color="auto" w:fill="D9D9D9" w:themeFill="background1" w:themeFillShade="D9"/>
            <w:noWrap/>
            <w:vAlign w:val="bottom"/>
            <w:hideMark/>
          </w:tcPr>
          <w:p w14:paraId="42E5A656"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19.5</w:t>
            </w:r>
          </w:p>
        </w:tc>
        <w:tc>
          <w:tcPr>
            <w:tcW w:w="677" w:type="pct"/>
            <w:shd w:val="clear" w:color="auto" w:fill="D9D9D9" w:themeFill="background1" w:themeFillShade="D9"/>
            <w:noWrap/>
            <w:vAlign w:val="bottom"/>
            <w:hideMark/>
          </w:tcPr>
          <w:p w14:paraId="7F2B17E4"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19.9</w:t>
            </w:r>
          </w:p>
        </w:tc>
        <w:tc>
          <w:tcPr>
            <w:tcW w:w="585" w:type="pct"/>
            <w:shd w:val="clear" w:color="auto" w:fill="D9D9D9" w:themeFill="background1" w:themeFillShade="D9"/>
            <w:noWrap/>
            <w:vAlign w:val="bottom"/>
            <w:hideMark/>
          </w:tcPr>
          <w:p w14:paraId="33408030"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19.6</w:t>
            </w:r>
          </w:p>
        </w:tc>
        <w:tc>
          <w:tcPr>
            <w:tcW w:w="586" w:type="pct"/>
            <w:shd w:val="clear" w:color="auto" w:fill="D9D9D9" w:themeFill="background1" w:themeFillShade="D9"/>
            <w:noWrap/>
            <w:vAlign w:val="bottom"/>
            <w:hideMark/>
          </w:tcPr>
          <w:p w14:paraId="4C827CBD"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w:t>
            </w:r>
          </w:p>
        </w:tc>
        <w:tc>
          <w:tcPr>
            <w:tcW w:w="676" w:type="pct"/>
            <w:shd w:val="clear" w:color="auto" w:fill="D9D9D9" w:themeFill="background1" w:themeFillShade="D9"/>
            <w:noWrap/>
            <w:vAlign w:val="bottom"/>
            <w:hideMark/>
          </w:tcPr>
          <w:p w14:paraId="44F84D8E"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0%</w:t>
            </w:r>
          </w:p>
        </w:tc>
      </w:tr>
      <w:tr w:rsidR="007A1438" w:rsidRPr="002D7445" w14:paraId="2F0D5F6A" w14:textId="77777777" w:rsidTr="00E354D4">
        <w:trPr>
          <w:trHeight w:val="292"/>
        </w:trPr>
        <w:tc>
          <w:tcPr>
            <w:tcW w:w="721" w:type="pct"/>
            <w:vMerge/>
            <w:shd w:val="clear" w:color="auto" w:fill="D9D9D9" w:themeFill="background1" w:themeFillShade="D9"/>
            <w:vAlign w:val="center"/>
            <w:hideMark/>
          </w:tcPr>
          <w:p w14:paraId="7139A4A6" w14:textId="77777777" w:rsidR="007A1438" w:rsidRPr="002D7445" w:rsidRDefault="007A1438" w:rsidP="00E354D4">
            <w:pPr>
              <w:spacing w:after="0" w:line="240" w:lineRule="auto"/>
              <w:rPr>
                <w:rFonts w:eastAsia="Times New Roman" w:cs="Times New Roman"/>
                <w:color w:val="000000"/>
                <w:sz w:val="20"/>
                <w:szCs w:val="20"/>
              </w:rPr>
            </w:pPr>
          </w:p>
        </w:tc>
        <w:tc>
          <w:tcPr>
            <w:tcW w:w="1260" w:type="pct"/>
            <w:shd w:val="clear" w:color="auto" w:fill="D9D9D9" w:themeFill="background1" w:themeFillShade="D9"/>
            <w:noWrap/>
            <w:vAlign w:val="bottom"/>
            <w:hideMark/>
          </w:tcPr>
          <w:p w14:paraId="4B6E5F14"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Black</w:t>
            </w:r>
          </w:p>
        </w:tc>
        <w:tc>
          <w:tcPr>
            <w:tcW w:w="495" w:type="pct"/>
            <w:shd w:val="clear" w:color="auto" w:fill="D9D9D9" w:themeFill="background1" w:themeFillShade="D9"/>
            <w:noWrap/>
            <w:vAlign w:val="bottom"/>
            <w:hideMark/>
          </w:tcPr>
          <w:p w14:paraId="644255F5"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18.1</w:t>
            </w:r>
          </w:p>
        </w:tc>
        <w:tc>
          <w:tcPr>
            <w:tcW w:w="677" w:type="pct"/>
            <w:shd w:val="clear" w:color="auto" w:fill="D9D9D9" w:themeFill="background1" w:themeFillShade="D9"/>
            <w:noWrap/>
            <w:vAlign w:val="bottom"/>
            <w:hideMark/>
          </w:tcPr>
          <w:p w14:paraId="5FE89415"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19.5</w:t>
            </w:r>
          </w:p>
        </w:tc>
        <w:tc>
          <w:tcPr>
            <w:tcW w:w="585" w:type="pct"/>
            <w:shd w:val="clear" w:color="auto" w:fill="D9D9D9" w:themeFill="background1" w:themeFillShade="D9"/>
            <w:noWrap/>
            <w:vAlign w:val="bottom"/>
            <w:hideMark/>
          </w:tcPr>
          <w:p w14:paraId="7885E209"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19.0</w:t>
            </w:r>
          </w:p>
        </w:tc>
        <w:tc>
          <w:tcPr>
            <w:tcW w:w="586" w:type="pct"/>
            <w:shd w:val="clear" w:color="auto" w:fill="D9D9D9" w:themeFill="background1" w:themeFillShade="D9"/>
            <w:noWrap/>
            <w:vAlign w:val="bottom"/>
            <w:hideMark/>
          </w:tcPr>
          <w:p w14:paraId="433D6F80" w14:textId="77777777" w:rsidR="007A1438" w:rsidRPr="002D7445" w:rsidRDefault="007A1438" w:rsidP="00E354D4">
            <w:pPr>
              <w:spacing w:after="0" w:line="240" w:lineRule="auto"/>
              <w:jc w:val="right"/>
              <w:rPr>
                <w:rFonts w:eastAsia="Times New Roman" w:cs="Times New Roman"/>
                <w:sz w:val="20"/>
                <w:szCs w:val="20"/>
              </w:rPr>
            </w:pPr>
            <w:r w:rsidRPr="002D7445">
              <w:rPr>
                <w:rFonts w:eastAsia="Times New Roman" w:cs="Times New Roman"/>
                <w:sz w:val="20"/>
                <w:szCs w:val="20"/>
              </w:rPr>
              <w:t>1%</w:t>
            </w:r>
          </w:p>
        </w:tc>
        <w:tc>
          <w:tcPr>
            <w:tcW w:w="676" w:type="pct"/>
            <w:shd w:val="clear" w:color="auto" w:fill="D9D9D9" w:themeFill="background1" w:themeFillShade="D9"/>
            <w:noWrap/>
            <w:vAlign w:val="bottom"/>
            <w:hideMark/>
          </w:tcPr>
          <w:p w14:paraId="26EB61A3" w14:textId="77777777" w:rsidR="007A1438" w:rsidRPr="002D7445" w:rsidRDefault="007A1438" w:rsidP="00E354D4">
            <w:pPr>
              <w:spacing w:after="0" w:line="240" w:lineRule="auto"/>
              <w:jc w:val="right"/>
              <w:rPr>
                <w:rFonts w:eastAsia="Times New Roman" w:cs="Times New Roman"/>
                <w:sz w:val="20"/>
                <w:szCs w:val="20"/>
              </w:rPr>
            </w:pPr>
            <w:r w:rsidRPr="002D7445">
              <w:rPr>
                <w:rFonts w:eastAsia="Times New Roman" w:cs="Times New Roman"/>
                <w:sz w:val="20"/>
                <w:szCs w:val="20"/>
              </w:rPr>
              <w:t>5%</w:t>
            </w:r>
          </w:p>
        </w:tc>
      </w:tr>
      <w:tr w:rsidR="007A1438" w:rsidRPr="002D7445" w14:paraId="7E61AE16" w14:textId="77777777" w:rsidTr="00E354D4">
        <w:trPr>
          <w:trHeight w:val="292"/>
        </w:trPr>
        <w:tc>
          <w:tcPr>
            <w:tcW w:w="721" w:type="pct"/>
            <w:vMerge/>
            <w:shd w:val="clear" w:color="auto" w:fill="D9D9D9" w:themeFill="background1" w:themeFillShade="D9"/>
            <w:vAlign w:val="center"/>
            <w:hideMark/>
          </w:tcPr>
          <w:p w14:paraId="2F123E00" w14:textId="77777777" w:rsidR="007A1438" w:rsidRPr="002D7445" w:rsidRDefault="007A1438" w:rsidP="00E354D4">
            <w:pPr>
              <w:spacing w:after="0" w:line="240" w:lineRule="auto"/>
              <w:rPr>
                <w:rFonts w:eastAsia="Times New Roman" w:cs="Times New Roman"/>
                <w:color w:val="000000"/>
                <w:sz w:val="20"/>
                <w:szCs w:val="20"/>
              </w:rPr>
            </w:pPr>
          </w:p>
        </w:tc>
        <w:tc>
          <w:tcPr>
            <w:tcW w:w="1260" w:type="pct"/>
            <w:shd w:val="clear" w:color="auto" w:fill="D9D9D9" w:themeFill="background1" w:themeFillShade="D9"/>
            <w:noWrap/>
            <w:vAlign w:val="bottom"/>
            <w:hideMark/>
          </w:tcPr>
          <w:p w14:paraId="69E14D54"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Hispanic</w:t>
            </w:r>
          </w:p>
        </w:tc>
        <w:tc>
          <w:tcPr>
            <w:tcW w:w="495" w:type="pct"/>
            <w:shd w:val="clear" w:color="auto" w:fill="D9D9D9" w:themeFill="background1" w:themeFillShade="D9"/>
            <w:noWrap/>
            <w:vAlign w:val="bottom"/>
            <w:hideMark/>
          </w:tcPr>
          <w:p w14:paraId="03608CBA"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18.1</w:t>
            </w:r>
          </w:p>
        </w:tc>
        <w:tc>
          <w:tcPr>
            <w:tcW w:w="677" w:type="pct"/>
            <w:shd w:val="clear" w:color="auto" w:fill="D9D9D9" w:themeFill="background1" w:themeFillShade="D9"/>
            <w:noWrap/>
            <w:vAlign w:val="bottom"/>
            <w:hideMark/>
          </w:tcPr>
          <w:p w14:paraId="2A035CB1"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17.6</w:t>
            </w:r>
          </w:p>
        </w:tc>
        <w:tc>
          <w:tcPr>
            <w:tcW w:w="585" w:type="pct"/>
            <w:shd w:val="clear" w:color="auto" w:fill="D9D9D9" w:themeFill="background1" w:themeFillShade="D9"/>
            <w:noWrap/>
            <w:vAlign w:val="bottom"/>
            <w:hideMark/>
          </w:tcPr>
          <w:p w14:paraId="5E07B0B7"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18.6</w:t>
            </w:r>
          </w:p>
        </w:tc>
        <w:tc>
          <w:tcPr>
            <w:tcW w:w="586" w:type="pct"/>
            <w:shd w:val="clear" w:color="auto" w:fill="D9D9D9" w:themeFill="background1" w:themeFillShade="D9"/>
            <w:noWrap/>
            <w:vAlign w:val="bottom"/>
            <w:hideMark/>
          </w:tcPr>
          <w:p w14:paraId="68134215"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w:t>
            </w:r>
          </w:p>
        </w:tc>
        <w:tc>
          <w:tcPr>
            <w:tcW w:w="676" w:type="pct"/>
            <w:shd w:val="clear" w:color="auto" w:fill="D9D9D9" w:themeFill="background1" w:themeFillShade="D9"/>
            <w:noWrap/>
            <w:vAlign w:val="bottom"/>
            <w:hideMark/>
          </w:tcPr>
          <w:p w14:paraId="45DB0528"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3%</w:t>
            </w:r>
          </w:p>
        </w:tc>
      </w:tr>
      <w:tr w:rsidR="007A1438" w:rsidRPr="002D7445" w14:paraId="1EE978AF" w14:textId="77777777" w:rsidTr="00E354D4">
        <w:trPr>
          <w:trHeight w:val="292"/>
        </w:trPr>
        <w:tc>
          <w:tcPr>
            <w:tcW w:w="721" w:type="pct"/>
            <w:shd w:val="clear" w:color="auto" w:fill="D9D9D9" w:themeFill="background1" w:themeFillShade="D9"/>
            <w:noWrap/>
            <w:vAlign w:val="bottom"/>
            <w:hideMark/>
          </w:tcPr>
          <w:p w14:paraId="04608B0A" w14:textId="77777777" w:rsidR="007A1438" w:rsidRPr="002D7445" w:rsidRDefault="007A1438" w:rsidP="00E354D4">
            <w:pPr>
              <w:spacing w:after="0" w:line="240" w:lineRule="auto"/>
              <w:jc w:val="right"/>
              <w:rPr>
                <w:rFonts w:eastAsia="Times New Roman" w:cs="Times New Roman"/>
                <w:color w:val="000000"/>
                <w:sz w:val="20"/>
                <w:szCs w:val="20"/>
              </w:rPr>
            </w:pPr>
          </w:p>
        </w:tc>
        <w:tc>
          <w:tcPr>
            <w:tcW w:w="1260" w:type="pct"/>
            <w:shd w:val="clear" w:color="auto" w:fill="D9D9D9" w:themeFill="background1" w:themeFillShade="D9"/>
            <w:noWrap/>
            <w:vAlign w:val="bottom"/>
            <w:hideMark/>
          </w:tcPr>
          <w:p w14:paraId="06C2BAA7"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Other</w:t>
            </w:r>
          </w:p>
        </w:tc>
        <w:tc>
          <w:tcPr>
            <w:tcW w:w="495" w:type="pct"/>
            <w:shd w:val="clear" w:color="auto" w:fill="D9D9D9" w:themeFill="background1" w:themeFillShade="D9"/>
            <w:noWrap/>
            <w:vAlign w:val="bottom"/>
            <w:hideMark/>
          </w:tcPr>
          <w:p w14:paraId="777F5F19"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24.2</w:t>
            </w:r>
          </w:p>
        </w:tc>
        <w:tc>
          <w:tcPr>
            <w:tcW w:w="677" w:type="pct"/>
            <w:shd w:val="clear" w:color="auto" w:fill="D9D9D9" w:themeFill="background1" w:themeFillShade="D9"/>
            <w:noWrap/>
            <w:vAlign w:val="bottom"/>
            <w:hideMark/>
          </w:tcPr>
          <w:p w14:paraId="6C703864"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25.3</w:t>
            </w:r>
          </w:p>
        </w:tc>
        <w:tc>
          <w:tcPr>
            <w:tcW w:w="585" w:type="pct"/>
            <w:shd w:val="clear" w:color="auto" w:fill="D9D9D9" w:themeFill="background1" w:themeFillShade="D9"/>
            <w:noWrap/>
            <w:vAlign w:val="bottom"/>
            <w:hideMark/>
          </w:tcPr>
          <w:p w14:paraId="28304D57"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25.8</w:t>
            </w:r>
          </w:p>
        </w:tc>
        <w:tc>
          <w:tcPr>
            <w:tcW w:w="586" w:type="pct"/>
            <w:shd w:val="clear" w:color="auto" w:fill="D9D9D9" w:themeFill="background1" w:themeFillShade="D9"/>
            <w:noWrap/>
            <w:vAlign w:val="bottom"/>
            <w:hideMark/>
          </w:tcPr>
          <w:p w14:paraId="6013C391" w14:textId="77777777" w:rsidR="007A1438" w:rsidRPr="002D7445" w:rsidRDefault="007A1438" w:rsidP="00E354D4">
            <w:pPr>
              <w:spacing w:after="0" w:line="240" w:lineRule="auto"/>
              <w:jc w:val="right"/>
              <w:rPr>
                <w:rFonts w:eastAsia="Times New Roman" w:cs="Times New Roman"/>
                <w:sz w:val="20"/>
                <w:szCs w:val="20"/>
              </w:rPr>
            </w:pPr>
            <w:r w:rsidRPr="002D7445">
              <w:rPr>
                <w:rFonts w:eastAsia="Times New Roman" w:cs="Times New Roman"/>
                <w:sz w:val="20"/>
                <w:szCs w:val="20"/>
              </w:rPr>
              <w:t>7%</w:t>
            </w:r>
          </w:p>
        </w:tc>
        <w:tc>
          <w:tcPr>
            <w:tcW w:w="676" w:type="pct"/>
            <w:shd w:val="clear" w:color="auto" w:fill="D9D9D9" w:themeFill="background1" w:themeFillShade="D9"/>
            <w:noWrap/>
            <w:vAlign w:val="bottom"/>
            <w:hideMark/>
          </w:tcPr>
          <w:p w14:paraId="71427E05" w14:textId="77777777" w:rsidR="007A1438" w:rsidRPr="002D7445" w:rsidRDefault="007A1438" w:rsidP="00E354D4">
            <w:pPr>
              <w:spacing w:after="0" w:line="240" w:lineRule="auto"/>
              <w:jc w:val="right"/>
              <w:rPr>
                <w:rFonts w:eastAsia="Times New Roman" w:cs="Times New Roman"/>
                <w:sz w:val="20"/>
                <w:szCs w:val="20"/>
              </w:rPr>
            </w:pPr>
            <w:r w:rsidRPr="002D7445">
              <w:rPr>
                <w:rFonts w:eastAsia="Times New Roman" w:cs="Times New Roman"/>
                <w:sz w:val="20"/>
                <w:szCs w:val="20"/>
              </w:rPr>
              <w:t>7%</w:t>
            </w:r>
          </w:p>
        </w:tc>
      </w:tr>
      <w:tr w:rsidR="007A1438" w:rsidRPr="002D7445" w14:paraId="585ED5A1" w14:textId="77777777" w:rsidTr="00E354D4">
        <w:trPr>
          <w:trHeight w:val="292"/>
        </w:trPr>
        <w:tc>
          <w:tcPr>
            <w:tcW w:w="721" w:type="pct"/>
            <w:vMerge w:val="restart"/>
            <w:shd w:val="clear" w:color="auto" w:fill="auto"/>
            <w:noWrap/>
            <w:vAlign w:val="center"/>
            <w:hideMark/>
          </w:tcPr>
          <w:p w14:paraId="7DC79694"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Age</w:t>
            </w:r>
          </w:p>
        </w:tc>
        <w:tc>
          <w:tcPr>
            <w:tcW w:w="1260" w:type="pct"/>
            <w:shd w:val="clear" w:color="auto" w:fill="auto"/>
            <w:noWrap/>
            <w:vAlign w:val="bottom"/>
            <w:hideMark/>
          </w:tcPr>
          <w:p w14:paraId="6CE8B721"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Under 3 yrs.</w:t>
            </w:r>
          </w:p>
        </w:tc>
        <w:tc>
          <w:tcPr>
            <w:tcW w:w="495" w:type="pct"/>
            <w:shd w:val="clear" w:color="auto" w:fill="auto"/>
            <w:noWrap/>
            <w:vAlign w:val="bottom"/>
            <w:hideMark/>
          </w:tcPr>
          <w:p w14:paraId="36C6677F"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19.4</w:t>
            </w:r>
          </w:p>
        </w:tc>
        <w:tc>
          <w:tcPr>
            <w:tcW w:w="677" w:type="pct"/>
            <w:shd w:val="clear" w:color="auto" w:fill="auto"/>
            <w:noWrap/>
            <w:vAlign w:val="bottom"/>
            <w:hideMark/>
          </w:tcPr>
          <w:p w14:paraId="747D4C60"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19.9</w:t>
            </w:r>
          </w:p>
        </w:tc>
        <w:tc>
          <w:tcPr>
            <w:tcW w:w="585" w:type="pct"/>
            <w:shd w:val="clear" w:color="auto" w:fill="auto"/>
            <w:noWrap/>
            <w:vAlign w:val="bottom"/>
            <w:hideMark/>
          </w:tcPr>
          <w:p w14:paraId="05E7E588"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19.5</w:t>
            </w:r>
          </w:p>
        </w:tc>
        <w:tc>
          <w:tcPr>
            <w:tcW w:w="586" w:type="pct"/>
            <w:shd w:val="clear" w:color="auto" w:fill="auto"/>
            <w:noWrap/>
            <w:vAlign w:val="bottom"/>
            <w:hideMark/>
          </w:tcPr>
          <w:p w14:paraId="2C5D4030"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0%</w:t>
            </w:r>
          </w:p>
        </w:tc>
        <w:tc>
          <w:tcPr>
            <w:tcW w:w="676" w:type="pct"/>
            <w:shd w:val="clear" w:color="auto" w:fill="auto"/>
            <w:noWrap/>
            <w:vAlign w:val="bottom"/>
            <w:hideMark/>
          </w:tcPr>
          <w:p w14:paraId="10744A9B"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0%</w:t>
            </w:r>
          </w:p>
        </w:tc>
      </w:tr>
      <w:tr w:rsidR="007A1438" w:rsidRPr="002D7445" w14:paraId="012C0E38" w14:textId="77777777" w:rsidTr="00E354D4">
        <w:trPr>
          <w:trHeight w:val="292"/>
        </w:trPr>
        <w:tc>
          <w:tcPr>
            <w:tcW w:w="721" w:type="pct"/>
            <w:vMerge/>
            <w:vAlign w:val="center"/>
            <w:hideMark/>
          </w:tcPr>
          <w:p w14:paraId="4936599B" w14:textId="77777777" w:rsidR="007A1438" w:rsidRPr="002D7445" w:rsidRDefault="007A1438" w:rsidP="00E354D4">
            <w:pPr>
              <w:spacing w:after="0" w:line="240" w:lineRule="auto"/>
              <w:rPr>
                <w:rFonts w:eastAsia="Times New Roman" w:cs="Times New Roman"/>
                <w:color w:val="000000"/>
                <w:sz w:val="20"/>
                <w:szCs w:val="20"/>
              </w:rPr>
            </w:pPr>
          </w:p>
        </w:tc>
        <w:tc>
          <w:tcPr>
            <w:tcW w:w="1260" w:type="pct"/>
            <w:shd w:val="clear" w:color="auto" w:fill="auto"/>
            <w:noWrap/>
            <w:vAlign w:val="bottom"/>
            <w:hideMark/>
          </w:tcPr>
          <w:p w14:paraId="45185A29"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3 to 6 yrs.</w:t>
            </w:r>
          </w:p>
        </w:tc>
        <w:tc>
          <w:tcPr>
            <w:tcW w:w="495" w:type="pct"/>
            <w:shd w:val="clear" w:color="auto" w:fill="auto"/>
            <w:noWrap/>
            <w:vAlign w:val="bottom"/>
            <w:hideMark/>
          </w:tcPr>
          <w:p w14:paraId="5247C257"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19.2</w:t>
            </w:r>
          </w:p>
        </w:tc>
        <w:tc>
          <w:tcPr>
            <w:tcW w:w="677" w:type="pct"/>
            <w:shd w:val="clear" w:color="auto" w:fill="auto"/>
            <w:noWrap/>
            <w:vAlign w:val="bottom"/>
            <w:hideMark/>
          </w:tcPr>
          <w:p w14:paraId="25F76F94"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19.5</w:t>
            </w:r>
          </w:p>
        </w:tc>
        <w:tc>
          <w:tcPr>
            <w:tcW w:w="585" w:type="pct"/>
            <w:shd w:val="clear" w:color="auto" w:fill="auto"/>
            <w:noWrap/>
            <w:vAlign w:val="bottom"/>
            <w:hideMark/>
          </w:tcPr>
          <w:p w14:paraId="208050CB"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20.2</w:t>
            </w:r>
          </w:p>
        </w:tc>
        <w:tc>
          <w:tcPr>
            <w:tcW w:w="586" w:type="pct"/>
            <w:shd w:val="clear" w:color="auto" w:fill="auto"/>
            <w:noWrap/>
            <w:vAlign w:val="bottom"/>
            <w:hideMark/>
          </w:tcPr>
          <w:p w14:paraId="75A82EEB"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0%</w:t>
            </w:r>
          </w:p>
        </w:tc>
        <w:tc>
          <w:tcPr>
            <w:tcW w:w="676" w:type="pct"/>
            <w:shd w:val="clear" w:color="auto" w:fill="auto"/>
            <w:noWrap/>
            <w:vAlign w:val="bottom"/>
            <w:hideMark/>
          </w:tcPr>
          <w:p w14:paraId="501CEFE5"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5%</w:t>
            </w:r>
          </w:p>
        </w:tc>
      </w:tr>
      <w:tr w:rsidR="007A1438" w:rsidRPr="002D7445" w14:paraId="0CD7B59D" w14:textId="77777777" w:rsidTr="00E354D4">
        <w:trPr>
          <w:trHeight w:val="292"/>
        </w:trPr>
        <w:tc>
          <w:tcPr>
            <w:tcW w:w="721" w:type="pct"/>
            <w:vMerge w:val="restart"/>
            <w:shd w:val="clear" w:color="auto" w:fill="D9D9D9" w:themeFill="background1" w:themeFillShade="D9"/>
            <w:vAlign w:val="bottom"/>
            <w:hideMark/>
          </w:tcPr>
          <w:p w14:paraId="122A2EA6"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Number of children under 6 years of age</w:t>
            </w:r>
          </w:p>
        </w:tc>
        <w:tc>
          <w:tcPr>
            <w:tcW w:w="1260" w:type="pct"/>
            <w:shd w:val="clear" w:color="auto" w:fill="D9D9D9" w:themeFill="background1" w:themeFillShade="D9"/>
            <w:noWrap/>
            <w:vAlign w:val="bottom"/>
            <w:hideMark/>
          </w:tcPr>
          <w:p w14:paraId="774C4189"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One</w:t>
            </w:r>
          </w:p>
        </w:tc>
        <w:tc>
          <w:tcPr>
            <w:tcW w:w="495" w:type="pct"/>
            <w:shd w:val="clear" w:color="auto" w:fill="D9D9D9" w:themeFill="background1" w:themeFillShade="D9"/>
            <w:noWrap/>
            <w:vAlign w:val="bottom"/>
            <w:hideMark/>
          </w:tcPr>
          <w:p w14:paraId="437B290E"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20.3</w:t>
            </w:r>
          </w:p>
        </w:tc>
        <w:tc>
          <w:tcPr>
            <w:tcW w:w="677" w:type="pct"/>
            <w:shd w:val="clear" w:color="auto" w:fill="D9D9D9" w:themeFill="background1" w:themeFillShade="D9"/>
            <w:noWrap/>
            <w:vAlign w:val="bottom"/>
            <w:hideMark/>
          </w:tcPr>
          <w:p w14:paraId="66E2DF1E"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20.5</w:t>
            </w:r>
          </w:p>
        </w:tc>
        <w:tc>
          <w:tcPr>
            <w:tcW w:w="585" w:type="pct"/>
            <w:shd w:val="clear" w:color="auto" w:fill="D9D9D9" w:themeFill="background1" w:themeFillShade="D9"/>
            <w:noWrap/>
            <w:vAlign w:val="bottom"/>
            <w:hideMark/>
          </w:tcPr>
          <w:p w14:paraId="2896645B"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20.6</w:t>
            </w:r>
          </w:p>
        </w:tc>
        <w:tc>
          <w:tcPr>
            <w:tcW w:w="586" w:type="pct"/>
            <w:shd w:val="clear" w:color="auto" w:fill="D9D9D9" w:themeFill="background1" w:themeFillShade="D9"/>
            <w:noWrap/>
            <w:vAlign w:val="bottom"/>
            <w:hideMark/>
          </w:tcPr>
          <w:p w14:paraId="2C94C476"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w:t>
            </w:r>
          </w:p>
        </w:tc>
        <w:tc>
          <w:tcPr>
            <w:tcW w:w="676" w:type="pct"/>
            <w:shd w:val="clear" w:color="auto" w:fill="D9D9D9" w:themeFill="background1" w:themeFillShade="D9"/>
            <w:noWrap/>
            <w:vAlign w:val="bottom"/>
            <w:hideMark/>
          </w:tcPr>
          <w:p w14:paraId="6241AEB1"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w:t>
            </w:r>
          </w:p>
        </w:tc>
      </w:tr>
      <w:tr w:rsidR="007A1438" w:rsidRPr="002D7445" w14:paraId="4BC867EF" w14:textId="77777777" w:rsidTr="00E354D4">
        <w:trPr>
          <w:trHeight w:val="815"/>
        </w:trPr>
        <w:tc>
          <w:tcPr>
            <w:tcW w:w="721" w:type="pct"/>
            <w:vMerge/>
            <w:shd w:val="clear" w:color="auto" w:fill="D9D9D9" w:themeFill="background1" w:themeFillShade="D9"/>
            <w:vAlign w:val="center"/>
            <w:hideMark/>
          </w:tcPr>
          <w:p w14:paraId="4A5EFE6F" w14:textId="77777777" w:rsidR="007A1438" w:rsidRPr="002D7445" w:rsidRDefault="007A1438" w:rsidP="00E354D4">
            <w:pPr>
              <w:spacing w:after="0" w:line="240" w:lineRule="auto"/>
              <w:rPr>
                <w:rFonts w:eastAsia="Times New Roman" w:cs="Times New Roman"/>
                <w:color w:val="000000"/>
                <w:sz w:val="20"/>
                <w:szCs w:val="20"/>
              </w:rPr>
            </w:pPr>
          </w:p>
        </w:tc>
        <w:tc>
          <w:tcPr>
            <w:tcW w:w="1260" w:type="pct"/>
            <w:shd w:val="clear" w:color="auto" w:fill="D9D9D9" w:themeFill="background1" w:themeFillShade="D9"/>
            <w:noWrap/>
            <w:vAlign w:val="bottom"/>
            <w:hideMark/>
          </w:tcPr>
          <w:p w14:paraId="3953BD38"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Two or more</w:t>
            </w:r>
          </w:p>
        </w:tc>
        <w:tc>
          <w:tcPr>
            <w:tcW w:w="495" w:type="pct"/>
            <w:shd w:val="clear" w:color="auto" w:fill="D9D9D9" w:themeFill="background1" w:themeFillShade="D9"/>
            <w:noWrap/>
            <w:vAlign w:val="bottom"/>
            <w:hideMark/>
          </w:tcPr>
          <w:p w14:paraId="5C8EDF77"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18.1</w:t>
            </w:r>
          </w:p>
        </w:tc>
        <w:tc>
          <w:tcPr>
            <w:tcW w:w="677" w:type="pct"/>
            <w:shd w:val="clear" w:color="auto" w:fill="D9D9D9" w:themeFill="background1" w:themeFillShade="D9"/>
            <w:noWrap/>
            <w:vAlign w:val="bottom"/>
            <w:hideMark/>
          </w:tcPr>
          <w:p w14:paraId="701FB510"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18.7</w:t>
            </w:r>
          </w:p>
        </w:tc>
        <w:tc>
          <w:tcPr>
            <w:tcW w:w="585" w:type="pct"/>
            <w:shd w:val="clear" w:color="auto" w:fill="D9D9D9" w:themeFill="background1" w:themeFillShade="D9"/>
            <w:noWrap/>
            <w:vAlign w:val="bottom"/>
            <w:hideMark/>
          </w:tcPr>
          <w:p w14:paraId="0B72290B"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18.9</w:t>
            </w:r>
          </w:p>
        </w:tc>
        <w:tc>
          <w:tcPr>
            <w:tcW w:w="586" w:type="pct"/>
            <w:shd w:val="clear" w:color="auto" w:fill="D9D9D9" w:themeFill="background1" w:themeFillShade="D9"/>
            <w:noWrap/>
            <w:vAlign w:val="bottom"/>
            <w:hideMark/>
          </w:tcPr>
          <w:p w14:paraId="359D32C9"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w:t>
            </w:r>
          </w:p>
        </w:tc>
        <w:tc>
          <w:tcPr>
            <w:tcW w:w="676" w:type="pct"/>
            <w:shd w:val="clear" w:color="auto" w:fill="D9D9D9" w:themeFill="background1" w:themeFillShade="D9"/>
            <w:noWrap/>
            <w:vAlign w:val="bottom"/>
            <w:hideMark/>
          </w:tcPr>
          <w:p w14:paraId="6AB20DCD"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5%</w:t>
            </w:r>
          </w:p>
        </w:tc>
      </w:tr>
      <w:tr w:rsidR="007A1438" w:rsidRPr="002D7445" w14:paraId="4FFC8882" w14:textId="77777777" w:rsidTr="00E354D4">
        <w:trPr>
          <w:trHeight w:val="292"/>
        </w:trPr>
        <w:tc>
          <w:tcPr>
            <w:tcW w:w="721" w:type="pct"/>
            <w:vMerge w:val="restart"/>
            <w:shd w:val="clear" w:color="auto" w:fill="auto"/>
            <w:vAlign w:val="center"/>
            <w:hideMark/>
          </w:tcPr>
          <w:p w14:paraId="62481C55"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Number of children under 6 to 18 years of age</w:t>
            </w:r>
          </w:p>
        </w:tc>
        <w:tc>
          <w:tcPr>
            <w:tcW w:w="1260" w:type="pct"/>
            <w:shd w:val="clear" w:color="auto" w:fill="auto"/>
            <w:noWrap/>
            <w:vAlign w:val="bottom"/>
            <w:hideMark/>
          </w:tcPr>
          <w:p w14:paraId="0373C0EC"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None</w:t>
            </w:r>
          </w:p>
        </w:tc>
        <w:tc>
          <w:tcPr>
            <w:tcW w:w="495" w:type="pct"/>
            <w:shd w:val="clear" w:color="auto" w:fill="auto"/>
            <w:noWrap/>
            <w:vAlign w:val="bottom"/>
            <w:hideMark/>
          </w:tcPr>
          <w:p w14:paraId="0ABCE19F"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19.6</w:t>
            </w:r>
          </w:p>
        </w:tc>
        <w:tc>
          <w:tcPr>
            <w:tcW w:w="677" w:type="pct"/>
            <w:shd w:val="clear" w:color="auto" w:fill="auto"/>
            <w:noWrap/>
            <w:vAlign w:val="bottom"/>
            <w:hideMark/>
          </w:tcPr>
          <w:p w14:paraId="0B2859F8"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19.8</w:t>
            </w:r>
          </w:p>
        </w:tc>
        <w:tc>
          <w:tcPr>
            <w:tcW w:w="585" w:type="pct"/>
            <w:shd w:val="clear" w:color="auto" w:fill="auto"/>
            <w:noWrap/>
            <w:vAlign w:val="bottom"/>
            <w:hideMark/>
          </w:tcPr>
          <w:p w14:paraId="26104454"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20.1</w:t>
            </w:r>
          </w:p>
        </w:tc>
        <w:tc>
          <w:tcPr>
            <w:tcW w:w="586" w:type="pct"/>
            <w:shd w:val="clear" w:color="auto" w:fill="auto"/>
            <w:noWrap/>
            <w:vAlign w:val="bottom"/>
            <w:hideMark/>
          </w:tcPr>
          <w:p w14:paraId="591A1E0F"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0%</w:t>
            </w:r>
          </w:p>
        </w:tc>
        <w:tc>
          <w:tcPr>
            <w:tcW w:w="676" w:type="pct"/>
            <w:shd w:val="clear" w:color="auto" w:fill="auto"/>
            <w:noWrap/>
            <w:vAlign w:val="bottom"/>
            <w:hideMark/>
          </w:tcPr>
          <w:p w14:paraId="5A001398"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3%</w:t>
            </w:r>
          </w:p>
        </w:tc>
      </w:tr>
      <w:tr w:rsidR="007A1438" w:rsidRPr="002D7445" w14:paraId="0C4F0F63" w14:textId="77777777" w:rsidTr="00E354D4">
        <w:trPr>
          <w:trHeight w:val="292"/>
        </w:trPr>
        <w:tc>
          <w:tcPr>
            <w:tcW w:w="721" w:type="pct"/>
            <w:vMerge/>
            <w:vAlign w:val="center"/>
            <w:hideMark/>
          </w:tcPr>
          <w:p w14:paraId="260DB859" w14:textId="77777777" w:rsidR="007A1438" w:rsidRPr="002D7445" w:rsidRDefault="007A1438" w:rsidP="00E354D4">
            <w:pPr>
              <w:spacing w:after="0" w:line="240" w:lineRule="auto"/>
              <w:rPr>
                <w:rFonts w:eastAsia="Times New Roman" w:cs="Times New Roman"/>
                <w:color w:val="000000"/>
                <w:sz w:val="20"/>
                <w:szCs w:val="20"/>
              </w:rPr>
            </w:pPr>
          </w:p>
        </w:tc>
        <w:tc>
          <w:tcPr>
            <w:tcW w:w="1260" w:type="pct"/>
            <w:shd w:val="clear" w:color="auto" w:fill="auto"/>
            <w:noWrap/>
            <w:vAlign w:val="bottom"/>
            <w:hideMark/>
          </w:tcPr>
          <w:p w14:paraId="7765EEFE"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One or more</w:t>
            </w:r>
          </w:p>
        </w:tc>
        <w:tc>
          <w:tcPr>
            <w:tcW w:w="495" w:type="pct"/>
            <w:shd w:val="clear" w:color="auto" w:fill="auto"/>
            <w:noWrap/>
            <w:vAlign w:val="bottom"/>
            <w:hideMark/>
          </w:tcPr>
          <w:p w14:paraId="1C8E7D1D"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18.9</w:t>
            </w:r>
          </w:p>
        </w:tc>
        <w:tc>
          <w:tcPr>
            <w:tcW w:w="677" w:type="pct"/>
            <w:shd w:val="clear" w:color="auto" w:fill="auto"/>
            <w:noWrap/>
            <w:vAlign w:val="bottom"/>
            <w:hideMark/>
          </w:tcPr>
          <w:p w14:paraId="2162784F"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19.7</w:t>
            </w:r>
          </w:p>
        </w:tc>
        <w:tc>
          <w:tcPr>
            <w:tcW w:w="585" w:type="pct"/>
            <w:shd w:val="clear" w:color="auto" w:fill="auto"/>
            <w:noWrap/>
            <w:vAlign w:val="bottom"/>
            <w:hideMark/>
          </w:tcPr>
          <w:p w14:paraId="59AE4012"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19.4</w:t>
            </w:r>
          </w:p>
        </w:tc>
        <w:tc>
          <w:tcPr>
            <w:tcW w:w="586" w:type="pct"/>
            <w:shd w:val="clear" w:color="auto" w:fill="auto"/>
            <w:noWrap/>
            <w:vAlign w:val="bottom"/>
            <w:hideMark/>
          </w:tcPr>
          <w:p w14:paraId="0CDCD66C"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0%</w:t>
            </w:r>
          </w:p>
        </w:tc>
        <w:tc>
          <w:tcPr>
            <w:tcW w:w="676" w:type="pct"/>
            <w:shd w:val="clear" w:color="auto" w:fill="auto"/>
            <w:noWrap/>
            <w:vAlign w:val="bottom"/>
            <w:hideMark/>
          </w:tcPr>
          <w:p w14:paraId="0F1AA595"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3%</w:t>
            </w:r>
          </w:p>
        </w:tc>
      </w:tr>
      <w:tr w:rsidR="007A1438" w:rsidRPr="002D7445" w14:paraId="6EABC871" w14:textId="77777777" w:rsidTr="00E354D4">
        <w:trPr>
          <w:trHeight w:val="292"/>
        </w:trPr>
        <w:tc>
          <w:tcPr>
            <w:tcW w:w="721" w:type="pct"/>
            <w:vMerge w:val="restart"/>
            <w:shd w:val="clear" w:color="auto" w:fill="D9D9D9" w:themeFill="background1" w:themeFillShade="D9"/>
            <w:noWrap/>
            <w:vAlign w:val="center"/>
            <w:hideMark/>
          </w:tcPr>
          <w:p w14:paraId="500DFCAA"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Family type</w:t>
            </w:r>
          </w:p>
        </w:tc>
        <w:tc>
          <w:tcPr>
            <w:tcW w:w="1260" w:type="pct"/>
            <w:shd w:val="clear" w:color="auto" w:fill="D9D9D9" w:themeFill="background1" w:themeFillShade="D9"/>
            <w:noWrap/>
            <w:vAlign w:val="bottom"/>
            <w:hideMark/>
          </w:tcPr>
          <w:p w14:paraId="43A2EC56"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Not a couple HH</w:t>
            </w:r>
          </w:p>
        </w:tc>
        <w:tc>
          <w:tcPr>
            <w:tcW w:w="495" w:type="pct"/>
            <w:shd w:val="clear" w:color="auto" w:fill="D9D9D9" w:themeFill="background1" w:themeFillShade="D9"/>
            <w:noWrap/>
            <w:vAlign w:val="bottom"/>
            <w:hideMark/>
          </w:tcPr>
          <w:p w14:paraId="5C516C44"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19.6</w:t>
            </w:r>
          </w:p>
        </w:tc>
        <w:tc>
          <w:tcPr>
            <w:tcW w:w="677" w:type="pct"/>
            <w:shd w:val="clear" w:color="auto" w:fill="D9D9D9" w:themeFill="background1" w:themeFillShade="D9"/>
            <w:noWrap/>
            <w:vAlign w:val="bottom"/>
            <w:hideMark/>
          </w:tcPr>
          <w:p w14:paraId="3AB3626B"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20.0</w:t>
            </w:r>
          </w:p>
        </w:tc>
        <w:tc>
          <w:tcPr>
            <w:tcW w:w="585" w:type="pct"/>
            <w:shd w:val="clear" w:color="auto" w:fill="D9D9D9" w:themeFill="background1" w:themeFillShade="D9"/>
            <w:noWrap/>
            <w:vAlign w:val="bottom"/>
            <w:hideMark/>
          </w:tcPr>
          <w:p w14:paraId="0ED36410"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19.7</w:t>
            </w:r>
          </w:p>
        </w:tc>
        <w:tc>
          <w:tcPr>
            <w:tcW w:w="586" w:type="pct"/>
            <w:shd w:val="clear" w:color="auto" w:fill="D9D9D9" w:themeFill="background1" w:themeFillShade="D9"/>
            <w:noWrap/>
            <w:vAlign w:val="bottom"/>
            <w:hideMark/>
          </w:tcPr>
          <w:p w14:paraId="5EB26E56"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w:t>
            </w:r>
          </w:p>
        </w:tc>
        <w:tc>
          <w:tcPr>
            <w:tcW w:w="676" w:type="pct"/>
            <w:shd w:val="clear" w:color="auto" w:fill="D9D9D9" w:themeFill="background1" w:themeFillShade="D9"/>
            <w:noWrap/>
            <w:vAlign w:val="bottom"/>
            <w:hideMark/>
          </w:tcPr>
          <w:p w14:paraId="7E3FBFBE"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0%</w:t>
            </w:r>
          </w:p>
        </w:tc>
      </w:tr>
      <w:tr w:rsidR="007A1438" w:rsidRPr="002D7445" w14:paraId="4672A75A" w14:textId="77777777" w:rsidTr="00E354D4">
        <w:trPr>
          <w:trHeight w:val="292"/>
        </w:trPr>
        <w:tc>
          <w:tcPr>
            <w:tcW w:w="721" w:type="pct"/>
            <w:vMerge/>
            <w:shd w:val="clear" w:color="auto" w:fill="D9D9D9" w:themeFill="background1" w:themeFillShade="D9"/>
            <w:vAlign w:val="center"/>
            <w:hideMark/>
          </w:tcPr>
          <w:p w14:paraId="4F3590F5" w14:textId="77777777" w:rsidR="007A1438" w:rsidRPr="002D7445" w:rsidRDefault="007A1438" w:rsidP="00E354D4">
            <w:pPr>
              <w:spacing w:after="0" w:line="240" w:lineRule="auto"/>
              <w:rPr>
                <w:rFonts w:eastAsia="Times New Roman" w:cs="Times New Roman"/>
                <w:color w:val="000000"/>
                <w:sz w:val="20"/>
                <w:szCs w:val="20"/>
              </w:rPr>
            </w:pPr>
          </w:p>
        </w:tc>
        <w:tc>
          <w:tcPr>
            <w:tcW w:w="1260" w:type="pct"/>
            <w:shd w:val="clear" w:color="auto" w:fill="D9D9D9" w:themeFill="background1" w:themeFillShade="D9"/>
            <w:noWrap/>
            <w:vAlign w:val="bottom"/>
            <w:hideMark/>
          </w:tcPr>
          <w:p w14:paraId="5506F539"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Couple HH</w:t>
            </w:r>
          </w:p>
        </w:tc>
        <w:tc>
          <w:tcPr>
            <w:tcW w:w="495" w:type="pct"/>
            <w:shd w:val="clear" w:color="auto" w:fill="D9D9D9" w:themeFill="background1" w:themeFillShade="D9"/>
            <w:noWrap/>
            <w:vAlign w:val="bottom"/>
            <w:hideMark/>
          </w:tcPr>
          <w:p w14:paraId="06FA6CF8"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18.1</w:t>
            </w:r>
          </w:p>
        </w:tc>
        <w:tc>
          <w:tcPr>
            <w:tcW w:w="677" w:type="pct"/>
            <w:shd w:val="clear" w:color="auto" w:fill="D9D9D9" w:themeFill="background1" w:themeFillShade="D9"/>
            <w:noWrap/>
            <w:vAlign w:val="bottom"/>
            <w:hideMark/>
          </w:tcPr>
          <w:p w14:paraId="503310BA"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19.1</w:t>
            </w:r>
          </w:p>
        </w:tc>
        <w:tc>
          <w:tcPr>
            <w:tcW w:w="585" w:type="pct"/>
            <w:shd w:val="clear" w:color="auto" w:fill="D9D9D9" w:themeFill="background1" w:themeFillShade="D9"/>
            <w:noWrap/>
            <w:vAlign w:val="bottom"/>
            <w:hideMark/>
          </w:tcPr>
          <w:p w14:paraId="521596F8"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20.3</w:t>
            </w:r>
          </w:p>
        </w:tc>
        <w:tc>
          <w:tcPr>
            <w:tcW w:w="586" w:type="pct"/>
            <w:shd w:val="clear" w:color="auto" w:fill="D9D9D9" w:themeFill="background1" w:themeFillShade="D9"/>
            <w:noWrap/>
            <w:vAlign w:val="bottom"/>
            <w:hideMark/>
          </w:tcPr>
          <w:p w14:paraId="214D9B69"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3%</w:t>
            </w:r>
          </w:p>
        </w:tc>
        <w:tc>
          <w:tcPr>
            <w:tcW w:w="676" w:type="pct"/>
            <w:shd w:val="clear" w:color="auto" w:fill="D9D9D9" w:themeFill="background1" w:themeFillShade="D9"/>
            <w:noWrap/>
            <w:vAlign w:val="bottom"/>
            <w:hideMark/>
          </w:tcPr>
          <w:p w14:paraId="394FD387" w14:textId="77777777" w:rsidR="007A1438" w:rsidRPr="002D7445" w:rsidRDefault="007A1438" w:rsidP="00E354D4">
            <w:pPr>
              <w:spacing w:after="0" w:line="240" w:lineRule="auto"/>
              <w:jc w:val="right"/>
              <w:rPr>
                <w:rFonts w:eastAsia="Times New Roman" w:cs="Times New Roman"/>
                <w:color w:val="FF0000"/>
                <w:sz w:val="20"/>
                <w:szCs w:val="20"/>
              </w:rPr>
            </w:pPr>
            <w:r w:rsidRPr="002D7445">
              <w:rPr>
                <w:rFonts w:eastAsia="Times New Roman" w:cs="Times New Roman"/>
                <w:sz w:val="20"/>
                <w:szCs w:val="20"/>
              </w:rPr>
              <w:t>12%</w:t>
            </w:r>
          </w:p>
        </w:tc>
      </w:tr>
      <w:tr w:rsidR="007A1438" w:rsidRPr="002D7445" w14:paraId="34223790" w14:textId="77777777" w:rsidTr="00E354D4">
        <w:trPr>
          <w:trHeight w:val="292"/>
        </w:trPr>
        <w:tc>
          <w:tcPr>
            <w:tcW w:w="721" w:type="pct"/>
            <w:vMerge w:val="restart"/>
            <w:shd w:val="clear" w:color="auto" w:fill="auto"/>
            <w:vAlign w:val="center"/>
            <w:hideMark/>
          </w:tcPr>
          <w:p w14:paraId="378B0236"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Parental employment</w:t>
            </w:r>
          </w:p>
        </w:tc>
        <w:tc>
          <w:tcPr>
            <w:tcW w:w="1260" w:type="pct"/>
            <w:shd w:val="clear" w:color="auto" w:fill="auto"/>
            <w:noWrap/>
            <w:vAlign w:val="bottom"/>
            <w:hideMark/>
          </w:tcPr>
          <w:p w14:paraId="6AE09546"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 xml:space="preserve">At least one </w:t>
            </w:r>
            <w:proofErr w:type="spellStart"/>
            <w:r w:rsidRPr="002D7445">
              <w:rPr>
                <w:rFonts w:eastAsia="Times New Roman" w:cs="Times New Roman"/>
                <w:color w:val="000000"/>
                <w:sz w:val="20"/>
                <w:szCs w:val="20"/>
              </w:rPr>
              <w:t>nonemployed</w:t>
            </w:r>
            <w:proofErr w:type="spellEnd"/>
            <w:r w:rsidRPr="002D7445">
              <w:rPr>
                <w:rFonts w:eastAsia="Times New Roman" w:cs="Times New Roman"/>
                <w:color w:val="000000"/>
                <w:sz w:val="20"/>
                <w:szCs w:val="20"/>
              </w:rPr>
              <w:t xml:space="preserve"> parent</w:t>
            </w:r>
          </w:p>
        </w:tc>
        <w:tc>
          <w:tcPr>
            <w:tcW w:w="495" w:type="pct"/>
            <w:shd w:val="clear" w:color="auto" w:fill="auto"/>
            <w:noWrap/>
            <w:vAlign w:val="bottom"/>
            <w:hideMark/>
          </w:tcPr>
          <w:p w14:paraId="44CB9F75"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14.2</w:t>
            </w:r>
          </w:p>
        </w:tc>
        <w:tc>
          <w:tcPr>
            <w:tcW w:w="677" w:type="pct"/>
            <w:shd w:val="clear" w:color="auto" w:fill="auto"/>
            <w:noWrap/>
            <w:vAlign w:val="bottom"/>
            <w:hideMark/>
          </w:tcPr>
          <w:p w14:paraId="52B11D40"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13.9</w:t>
            </w:r>
          </w:p>
        </w:tc>
        <w:tc>
          <w:tcPr>
            <w:tcW w:w="585" w:type="pct"/>
            <w:shd w:val="clear" w:color="auto" w:fill="auto"/>
            <w:noWrap/>
            <w:vAlign w:val="bottom"/>
            <w:hideMark/>
          </w:tcPr>
          <w:p w14:paraId="6FBC009B"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14.6</w:t>
            </w:r>
          </w:p>
        </w:tc>
        <w:tc>
          <w:tcPr>
            <w:tcW w:w="586" w:type="pct"/>
            <w:shd w:val="clear" w:color="auto" w:fill="auto"/>
            <w:noWrap/>
            <w:vAlign w:val="bottom"/>
            <w:hideMark/>
          </w:tcPr>
          <w:p w14:paraId="1A702AC7"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-4%</w:t>
            </w:r>
          </w:p>
        </w:tc>
        <w:tc>
          <w:tcPr>
            <w:tcW w:w="676" w:type="pct"/>
            <w:shd w:val="clear" w:color="auto" w:fill="auto"/>
            <w:noWrap/>
            <w:vAlign w:val="bottom"/>
            <w:hideMark/>
          </w:tcPr>
          <w:p w14:paraId="5C25E07E"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3%</w:t>
            </w:r>
          </w:p>
        </w:tc>
      </w:tr>
      <w:tr w:rsidR="007A1438" w:rsidRPr="002D7445" w14:paraId="1ABA6CC1" w14:textId="77777777" w:rsidTr="00E354D4">
        <w:trPr>
          <w:trHeight w:val="292"/>
        </w:trPr>
        <w:tc>
          <w:tcPr>
            <w:tcW w:w="721" w:type="pct"/>
            <w:vMerge/>
            <w:vAlign w:val="center"/>
            <w:hideMark/>
          </w:tcPr>
          <w:p w14:paraId="1FBA5779" w14:textId="77777777" w:rsidR="007A1438" w:rsidRPr="002D7445" w:rsidRDefault="007A1438" w:rsidP="00E354D4">
            <w:pPr>
              <w:spacing w:after="0" w:line="240" w:lineRule="auto"/>
              <w:rPr>
                <w:rFonts w:eastAsia="Times New Roman" w:cs="Times New Roman"/>
                <w:color w:val="000000"/>
                <w:sz w:val="20"/>
                <w:szCs w:val="20"/>
              </w:rPr>
            </w:pPr>
          </w:p>
        </w:tc>
        <w:tc>
          <w:tcPr>
            <w:tcW w:w="1260" w:type="pct"/>
            <w:shd w:val="clear" w:color="auto" w:fill="auto"/>
            <w:noWrap/>
            <w:vAlign w:val="bottom"/>
            <w:hideMark/>
          </w:tcPr>
          <w:p w14:paraId="4ABA6D5C"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 xml:space="preserve">No </w:t>
            </w:r>
            <w:proofErr w:type="spellStart"/>
            <w:r w:rsidRPr="002D7445">
              <w:rPr>
                <w:rFonts w:eastAsia="Times New Roman" w:cs="Times New Roman"/>
                <w:color w:val="000000"/>
                <w:sz w:val="20"/>
                <w:szCs w:val="20"/>
              </w:rPr>
              <w:t>nonemployed</w:t>
            </w:r>
            <w:proofErr w:type="spellEnd"/>
            <w:r w:rsidRPr="002D7445">
              <w:rPr>
                <w:rFonts w:eastAsia="Times New Roman" w:cs="Times New Roman"/>
                <w:color w:val="000000"/>
                <w:sz w:val="20"/>
                <w:szCs w:val="20"/>
              </w:rPr>
              <w:t xml:space="preserve"> parent</w:t>
            </w:r>
          </w:p>
        </w:tc>
        <w:tc>
          <w:tcPr>
            <w:tcW w:w="495" w:type="pct"/>
            <w:shd w:val="clear" w:color="auto" w:fill="auto"/>
            <w:noWrap/>
            <w:vAlign w:val="bottom"/>
            <w:hideMark/>
          </w:tcPr>
          <w:p w14:paraId="6D02494C"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20.4</w:t>
            </w:r>
          </w:p>
        </w:tc>
        <w:tc>
          <w:tcPr>
            <w:tcW w:w="677" w:type="pct"/>
            <w:shd w:val="clear" w:color="auto" w:fill="auto"/>
            <w:noWrap/>
            <w:vAlign w:val="bottom"/>
            <w:hideMark/>
          </w:tcPr>
          <w:p w14:paraId="0BC2D183"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20.7</w:t>
            </w:r>
          </w:p>
        </w:tc>
        <w:tc>
          <w:tcPr>
            <w:tcW w:w="585" w:type="pct"/>
            <w:shd w:val="clear" w:color="auto" w:fill="auto"/>
            <w:noWrap/>
            <w:vAlign w:val="bottom"/>
            <w:hideMark/>
          </w:tcPr>
          <w:p w14:paraId="4BEC4D74"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20.8</w:t>
            </w:r>
          </w:p>
        </w:tc>
        <w:tc>
          <w:tcPr>
            <w:tcW w:w="586" w:type="pct"/>
            <w:shd w:val="clear" w:color="auto" w:fill="auto"/>
            <w:noWrap/>
            <w:vAlign w:val="bottom"/>
            <w:hideMark/>
          </w:tcPr>
          <w:p w14:paraId="43644431"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w:t>
            </w:r>
          </w:p>
        </w:tc>
        <w:tc>
          <w:tcPr>
            <w:tcW w:w="676" w:type="pct"/>
            <w:shd w:val="clear" w:color="auto" w:fill="auto"/>
            <w:noWrap/>
            <w:vAlign w:val="bottom"/>
            <w:hideMark/>
          </w:tcPr>
          <w:p w14:paraId="7898D899"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w:t>
            </w:r>
          </w:p>
        </w:tc>
      </w:tr>
      <w:tr w:rsidR="007A1438" w:rsidRPr="002D7445" w14:paraId="2E2C0141" w14:textId="77777777" w:rsidTr="00E354D4">
        <w:trPr>
          <w:trHeight w:val="583"/>
        </w:trPr>
        <w:tc>
          <w:tcPr>
            <w:tcW w:w="721" w:type="pct"/>
            <w:vMerge w:val="restart"/>
            <w:shd w:val="clear" w:color="auto" w:fill="D9D9D9" w:themeFill="background1" w:themeFillShade="D9"/>
            <w:vAlign w:val="bottom"/>
            <w:hideMark/>
          </w:tcPr>
          <w:p w14:paraId="7CEAF5A9"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First parent: college grad?</w:t>
            </w:r>
          </w:p>
        </w:tc>
        <w:tc>
          <w:tcPr>
            <w:tcW w:w="1260" w:type="pct"/>
            <w:shd w:val="clear" w:color="auto" w:fill="D9D9D9" w:themeFill="background1" w:themeFillShade="D9"/>
            <w:noWrap/>
            <w:vAlign w:val="bottom"/>
            <w:hideMark/>
          </w:tcPr>
          <w:p w14:paraId="5CDF5485"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Not a college grad</w:t>
            </w:r>
          </w:p>
        </w:tc>
        <w:tc>
          <w:tcPr>
            <w:tcW w:w="495" w:type="pct"/>
            <w:shd w:val="clear" w:color="auto" w:fill="D9D9D9" w:themeFill="background1" w:themeFillShade="D9"/>
            <w:noWrap/>
            <w:vAlign w:val="bottom"/>
            <w:hideMark/>
          </w:tcPr>
          <w:p w14:paraId="7EBA6388"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19.8</w:t>
            </w:r>
          </w:p>
        </w:tc>
        <w:tc>
          <w:tcPr>
            <w:tcW w:w="677" w:type="pct"/>
            <w:shd w:val="clear" w:color="auto" w:fill="D9D9D9" w:themeFill="background1" w:themeFillShade="D9"/>
            <w:noWrap/>
            <w:vAlign w:val="bottom"/>
            <w:hideMark/>
          </w:tcPr>
          <w:p w14:paraId="4F8943DA"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20.5</w:t>
            </w:r>
          </w:p>
        </w:tc>
        <w:tc>
          <w:tcPr>
            <w:tcW w:w="585" w:type="pct"/>
            <w:shd w:val="clear" w:color="auto" w:fill="D9D9D9" w:themeFill="background1" w:themeFillShade="D9"/>
            <w:noWrap/>
            <w:vAlign w:val="bottom"/>
            <w:hideMark/>
          </w:tcPr>
          <w:p w14:paraId="5FFCEE51"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20.5</w:t>
            </w:r>
          </w:p>
        </w:tc>
        <w:tc>
          <w:tcPr>
            <w:tcW w:w="586" w:type="pct"/>
            <w:shd w:val="clear" w:color="auto" w:fill="D9D9D9" w:themeFill="background1" w:themeFillShade="D9"/>
            <w:noWrap/>
            <w:vAlign w:val="bottom"/>
            <w:hideMark/>
          </w:tcPr>
          <w:p w14:paraId="054F7764"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w:t>
            </w:r>
          </w:p>
        </w:tc>
        <w:tc>
          <w:tcPr>
            <w:tcW w:w="676" w:type="pct"/>
            <w:shd w:val="clear" w:color="auto" w:fill="D9D9D9" w:themeFill="background1" w:themeFillShade="D9"/>
            <w:noWrap/>
            <w:vAlign w:val="bottom"/>
            <w:hideMark/>
          </w:tcPr>
          <w:p w14:paraId="54A3E243"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4%</w:t>
            </w:r>
          </w:p>
        </w:tc>
      </w:tr>
      <w:tr w:rsidR="007A1438" w:rsidRPr="002D7445" w14:paraId="6D10FCCE" w14:textId="77777777" w:rsidTr="00E354D4">
        <w:trPr>
          <w:trHeight w:val="292"/>
        </w:trPr>
        <w:tc>
          <w:tcPr>
            <w:tcW w:w="721" w:type="pct"/>
            <w:vMerge/>
            <w:shd w:val="clear" w:color="auto" w:fill="D9D9D9" w:themeFill="background1" w:themeFillShade="D9"/>
            <w:vAlign w:val="center"/>
            <w:hideMark/>
          </w:tcPr>
          <w:p w14:paraId="6938D714" w14:textId="77777777" w:rsidR="007A1438" w:rsidRPr="002D7445" w:rsidRDefault="007A1438" w:rsidP="00E354D4">
            <w:pPr>
              <w:spacing w:after="0" w:line="240" w:lineRule="auto"/>
              <w:rPr>
                <w:rFonts w:eastAsia="Times New Roman" w:cs="Times New Roman"/>
                <w:color w:val="000000"/>
                <w:sz w:val="20"/>
                <w:szCs w:val="20"/>
              </w:rPr>
            </w:pPr>
          </w:p>
        </w:tc>
        <w:tc>
          <w:tcPr>
            <w:tcW w:w="1260" w:type="pct"/>
            <w:shd w:val="clear" w:color="auto" w:fill="D9D9D9" w:themeFill="background1" w:themeFillShade="D9"/>
            <w:noWrap/>
            <w:vAlign w:val="bottom"/>
            <w:hideMark/>
          </w:tcPr>
          <w:p w14:paraId="44A00A82"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College grad</w:t>
            </w:r>
          </w:p>
        </w:tc>
        <w:tc>
          <w:tcPr>
            <w:tcW w:w="495" w:type="pct"/>
            <w:shd w:val="clear" w:color="auto" w:fill="D9D9D9" w:themeFill="background1" w:themeFillShade="D9"/>
            <w:noWrap/>
            <w:vAlign w:val="bottom"/>
            <w:hideMark/>
          </w:tcPr>
          <w:p w14:paraId="4ABFFAD0"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18.9</w:t>
            </w:r>
          </w:p>
        </w:tc>
        <w:tc>
          <w:tcPr>
            <w:tcW w:w="677" w:type="pct"/>
            <w:shd w:val="clear" w:color="auto" w:fill="D9D9D9" w:themeFill="background1" w:themeFillShade="D9"/>
            <w:noWrap/>
            <w:vAlign w:val="bottom"/>
            <w:hideMark/>
          </w:tcPr>
          <w:p w14:paraId="4205D262"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18.8</w:t>
            </w:r>
          </w:p>
        </w:tc>
        <w:tc>
          <w:tcPr>
            <w:tcW w:w="585" w:type="pct"/>
            <w:shd w:val="clear" w:color="auto" w:fill="D9D9D9" w:themeFill="background1" w:themeFillShade="D9"/>
            <w:noWrap/>
            <w:vAlign w:val="bottom"/>
            <w:hideMark/>
          </w:tcPr>
          <w:p w14:paraId="7464C4C0"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19.0</w:t>
            </w:r>
          </w:p>
        </w:tc>
        <w:tc>
          <w:tcPr>
            <w:tcW w:w="586" w:type="pct"/>
            <w:shd w:val="clear" w:color="auto" w:fill="D9D9D9" w:themeFill="background1" w:themeFillShade="D9"/>
            <w:noWrap/>
            <w:vAlign w:val="bottom"/>
            <w:hideMark/>
          </w:tcPr>
          <w:p w14:paraId="58DD0112"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-3%</w:t>
            </w:r>
          </w:p>
        </w:tc>
        <w:tc>
          <w:tcPr>
            <w:tcW w:w="676" w:type="pct"/>
            <w:shd w:val="clear" w:color="auto" w:fill="D9D9D9" w:themeFill="background1" w:themeFillShade="D9"/>
            <w:noWrap/>
            <w:vAlign w:val="bottom"/>
            <w:hideMark/>
          </w:tcPr>
          <w:p w14:paraId="317EEB2D"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0%</w:t>
            </w:r>
          </w:p>
        </w:tc>
      </w:tr>
      <w:tr w:rsidR="007A1438" w:rsidRPr="002D7445" w14:paraId="3442CC9B" w14:textId="77777777" w:rsidTr="00E354D4">
        <w:trPr>
          <w:trHeight w:val="292"/>
        </w:trPr>
        <w:tc>
          <w:tcPr>
            <w:tcW w:w="721" w:type="pct"/>
            <w:vMerge w:val="restart"/>
            <w:shd w:val="clear" w:color="auto" w:fill="auto"/>
            <w:vAlign w:val="bottom"/>
            <w:hideMark/>
          </w:tcPr>
          <w:p w14:paraId="3FBF5469"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Second parent: college grad?</w:t>
            </w:r>
          </w:p>
        </w:tc>
        <w:tc>
          <w:tcPr>
            <w:tcW w:w="1260" w:type="pct"/>
            <w:shd w:val="clear" w:color="auto" w:fill="auto"/>
            <w:noWrap/>
            <w:vAlign w:val="bottom"/>
            <w:hideMark/>
          </w:tcPr>
          <w:p w14:paraId="2A161770"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Not a college grad</w:t>
            </w:r>
          </w:p>
        </w:tc>
        <w:tc>
          <w:tcPr>
            <w:tcW w:w="495" w:type="pct"/>
            <w:shd w:val="clear" w:color="auto" w:fill="auto"/>
            <w:noWrap/>
            <w:vAlign w:val="bottom"/>
            <w:hideMark/>
          </w:tcPr>
          <w:p w14:paraId="2C8DEE9E"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19.5</w:t>
            </w:r>
          </w:p>
        </w:tc>
        <w:tc>
          <w:tcPr>
            <w:tcW w:w="677" w:type="pct"/>
            <w:shd w:val="clear" w:color="auto" w:fill="auto"/>
            <w:noWrap/>
            <w:vAlign w:val="bottom"/>
            <w:hideMark/>
          </w:tcPr>
          <w:p w14:paraId="5C07EF73"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19.9</w:t>
            </w:r>
          </w:p>
        </w:tc>
        <w:tc>
          <w:tcPr>
            <w:tcW w:w="585" w:type="pct"/>
            <w:shd w:val="clear" w:color="auto" w:fill="auto"/>
            <w:noWrap/>
            <w:vAlign w:val="bottom"/>
            <w:hideMark/>
          </w:tcPr>
          <w:p w14:paraId="3779F6A1"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19.9</w:t>
            </w:r>
          </w:p>
        </w:tc>
        <w:tc>
          <w:tcPr>
            <w:tcW w:w="586" w:type="pct"/>
            <w:shd w:val="clear" w:color="auto" w:fill="auto"/>
            <w:noWrap/>
            <w:vAlign w:val="bottom"/>
            <w:hideMark/>
          </w:tcPr>
          <w:p w14:paraId="5CF74EE3"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0%</w:t>
            </w:r>
          </w:p>
        </w:tc>
        <w:tc>
          <w:tcPr>
            <w:tcW w:w="676" w:type="pct"/>
            <w:shd w:val="clear" w:color="auto" w:fill="auto"/>
            <w:noWrap/>
            <w:vAlign w:val="bottom"/>
            <w:hideMark/>
          </w:tcPr>
          <w:p w14:paraId="169A307C"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w:t>
            </w:r>
          </w:p>
        </w:tc>
      </w:tr>
      <w:tr w:rsidR="007A1438" w:rsidRPr="002D7445" w14:paraId="5AB4028F" w14:textId="77777777" w:rsidTr="00E354D4">
        <w:trPr>
          <w:trHeight w:val="292"/>
        </w:trPr>
        <w:tc>
          <w:tcPr>
            <w:tcW w:w="721" w:type="pct"/>
            <w:vMerge/>
            <w:vAlign w:val="center"/>
            <w:hideMark/>
          </w:tcPr>
          <w:p w14:paraId="01B01BB2" w14:textId="77777777" w:rsidR="007A1438" w:rsidRPr="002D7445" w:rsidRDefault="007A1438" w:rsidP="00E354D4">
            <w:pPr>
              <w:spacing w:after="0" w:line="240" w:lineRule="auto"/>
              <w:rPr>
                <w:rFonts w:eastAsia="Times New Roman" w:cs="Times New Roman"/>
                <w:color w:val="000000"/>
                <w:sz w:val="20"/>
                <w:szCs w:val="20"/>
              </w:rPr>
            </w:pPr>
          </w:p>
        </w:tc>
        <w:tc>
          <w:tcPr>
            <w:tcW w:w="1260" w:type="pct"/>
            <w:shd w:val="clear" w:color="auto" w:fill="auto"/>
            <w:noWrap/>
            <w:vAlign w:val="bottom"/>
            <w:hideMark/>
          </w:tcPr>
          <w:p w14:paraId="5C2336C8"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College grad</w:t>
            </w:r>
          </w:p>
        </w:tc>
        <w:tc>
          <w:tcPr>
            <w:tcW w:w="495" w:type="pct"/>
            <w:shd w:val="clear" w:color="auto" w:fill="auto"/>
            <w:noWrap/>
            <w:vAlign w:val="bottom"/>
            <w:hideMark/>
          </w:tcPr>
          <w:p w14:paraId="4DF97C8F"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19.1</w:t>
            </w:r>
          </w:p>
        </w:tc>
        <w:tc>
          <w:tcPr>
            <w:tcW w:w="677" w:type="pct"/>
            <w:shd w:val="clear" w:color="auto" w:fill="auto"/>
            <w:noWrap/>
            <w:vAlign w:val="bottom"/>
            <w:hideMark/>
          </w:tcPr>
          <w:p w14:paraId="772C6BFD"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19.6</w:t>
            </w:r>
          </w:p>
        </w:tc>
        <w:tc>
          <w:tcPr>
            <w:tcW w:w="585" w:type="pct"/>
            <w:shd w:val="clear" w:color="auto" w:fill="auto"/>
            <w:noWrap/>
            <w:vAlign w:val="bottom"/>
            <w:hideMark/>
          </w:tcPr>
          <w:p w14:paraId="7E37B447"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19.6</w:t>
            </w:r>
          </w:p>
        </w:tc>
        <w:tc>
          <w:tcPr>
            <w:tcW w:w="586" w:type="pct"/>
            <w:shd w:val="clear" w:color="auto" w:fill="auto"/>
            <w:noWrap/>
            <w:vAlign w:val="bottom"/>
            <w:hideMark/>
          </w:tcPr>
          <w:p w14:paraId="3A0C133C"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w:t>
            </w:r>
          </w:p>
        </w:tc>
        <w:tc>
          <w:tcPr>
            <w:tcW w:w="676" w:type="pct"/>
            <w:shd w:val="clear" w:color="auto" w:fill="auto"/>
            <w:noWrap/>
            <w:vAlign w:val="bottom"/>
            <w:hideMark/>
          </w:tcPr>
          <w:p w14:paraId="7C4ABFFB"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3%</w:t>
            </w:r>
          </w:p>
        </w:tc>
      </w:tr>
      <w:tr w:rsidR="007A1438" w:rsidRPr="002D7445" w14:paraId="3B8392D3" w14:textId="77777777" w:rsidTr="00E354D4">
        <w:trPr>
          <w:trHeight w:val="292"/>
        </w:trPr>
        <w:tc>
          <w:tcPr>
            <w:tcW w:w="721" w:type="pct"/>
            <w:vMerge w:val="restart"/>
            <w:shd w:val="clear" w:color="auto" w:fill="D9D9D9" w:themeFill="background1" w:themeFillShade="D9"/>
            <w:noWrap/>
            <w:vAlign w:val="bottom"/>
            <w:hideMark/>
          </w:tcPr>
          <w:p w14:paraId="46D303E3"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Income</w:t>
            </w:r>
          </w:p>
        </w:tc>
        <w:tc>
          <w:tcPr>
            <w:tcW w:w="1260" w:type="pct"/>
            <w:shd w:val="clear" w:color="auto" w:fill="D9D9D9" w:themeFill="background1" w:themeFillShade="D9"/>
            <w:noWrap/>
            <w:vAlign w:val="bottom"/>
            <w:hideMark/>
          </w:tcPr>
          <w:p w14:paraId="2848F06F"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Less than $60k</w:t>
            </w:r>
          </w:p>
        </w:tc>
        <w:tc>
          <w:tcPr>
            <w:tcW w:w="495" w:type="pct"/>
            <w:shd w:val="clear" w:color="auto" w:fill="D9D9D9" w:themeFill="background1" w:themeFillShade="D9"/>
            <w:noWrap/>
            <w:vAlign w:val="bottom"/>
            <w:hideMark/>
          </w:tcPr>
          <w:p w14:paraId="113CAB6B"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18.1</w:t>
            </w:r>
          </w:p>
        </w:tc>
        <w:tc>
          <w:tcPr>
            <w:tcW w:w="677" w:type="pct"/>
            <w:shd w:val="clear" w:color="auto" w:fill="D9D9D9" w:themeFill="background1" w:themeFillShade="D9"/>
            <w:noWrap/>
            <w:vAlign w:val="bottom"/>
            <w:hideMark/>
          </w:tcPr>
          <w:p w14:paraId="5F88DA39"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19.1</w:t>
            </w:r>
          </w:p>
        </w:tc>
        <w:tc>
          <w:tcPr>
            <w:tcW w:w="585" w:type="pct"/>
            <w:shd w:val="clear" w:color="auto" w:fill="D9D9D9" w:themeFill="background1" w:themeFillShade="D9"/>
            <w:noWrap/>
            <w:vAlign w:val="bottom"/>
            <w:hideMark/>
          </w:tcPr>
          <w:p w14:paraId="202898F2"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19.2</w:t>
            </w:r>
          </w:p>
        </w:tc>
        <w:tc>
          <w:tcPr>
            <w:tcW w:w="586" w:type="pct"/>
            <w:shd w:val="clear" w:color="auto" w:fill="D9D9D9" w:themeFill="background1" w:themeFillShade="D9"/>
            <w:noWrap/>
            <w:vAlign w:val="bottom"/>
            <w:hideMark/>
          </w:tcPr>
          <w:p w14:paraId="50804664"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w:t>
            </w:r>
          </w:p>
        </w:tc>
        <w:tc>
          <w:tcPr>
            <w:tcW w:w="676" w:type="pct"/>
            <w:shd w:val="clear" w:color="auto" w:fill="D9D9D9" w:themeFill="background1" w:themeFillShade="D9"/>
            <w:noWrap/>
            <w:vAlign w:val="bottom"/>
            <w:hideMark/>
          </w:tcPr>
          <w:p w14:paraId="6419594C"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6%</w:t>
            </w:r>
          </w:p>
        </w:tc>
      </w:tr>
      <w:tr w:rsidR="007A1438" w:rsidRPr="002D7445" w14:paraId="302663BD" w14:textId="77777777" w:rsidTr="00E354D4">
        <w:trPr>
          <w:trHeight w:val="292"/>
        </w:trPr>
        <w:tc>
          <w:tcPr>
            <w:tcW w:w="721" w:type="pct"/>
            <w:vMerge/>
            <w:shd w:val="clear" w:color="auto" w:fill="D9D9D9" w:themeFill="background1" w:themeFillShade="D9"/>
            <w:vAlign w:val="center"/>
            <w:hideMark/>
          </w:tcPr>
          <w:p w14:paraId="41A476CE" w14:textId="77777777" w:rsidR="007A1438" w:rsidRPr="002D7445" w:rsidRDefault="007A1438" w:rsidP="00E354D4">
            <w:pPr>
              <w:spacing w:after="0" w:line="240" w:lineRule="auto"/>
              <w:rPr>
                <w:rFonts w:eastAsia="Times New Roman" w:cs="Times New Roman"/>
                <w:color w:val="000000"/>
                <w:sz w:val="20"/>
                <w:szCs w:val="20"/>
              </w:rPr>
            </w:pPr>
          </w:p>
        </w:tc>
        <w:tc>
          <w:tcPr>
            <w:tcW w:w="1260" w:type="pct"/>
            <w:shd w:val="clear" w:color="auto" w:fill="D9D9D9" w:themeFill="background1" w:themeFillShade="D9"/>
            <w:noWrap/>
            <w:vAlign w:val="bottom"/>
            <w:hideMark/>
          </w:tcPr>
          <w:p w14:paraId="5D6E819E"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$60k-$100k</w:t>
            </w:r>
          </w:p>
        </w:tc>
        <w:tc>
          <w:tcPr>
            <w:tcW w:w="495" w:type="pct"/>
            <w:shd w:val="clear" w:color="auto" w:fill="D9D9D9" w:themeFill="background1" w:themeFillShade="D9"/>
            <w:noWrap/>
            <w:vAlign w:val="bottom"/>
            <w:hideMark/>
          </w:tcPr>
          <w:p w14:paraId="736F80DB"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20.6</w:t>
            </w:r>
          </w:p>
        </w:tc>
        <w:tc>
          <w:tcPr>
            <w:tcW w:w="677" w:type="pct"/>
            <w:shd w:val="clear" w:color="auto" w:fill="D9D9D9" w:themeFill="background1" w:themeFillShade="D9"/>
            <w:noWrap/>
            <w:vAlign w:val="bottom"/>
            <w:hideMark/>
          </w:tcPr>
          <w:p w14:paraId="17AF586F"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20.7</w:t>
            </w:r>
          </w:p>
        </w:tc>
        <w:tc>
          <w:tcPr>
            <w:tcW w:w="585" w:type="pct"/>
            <w:shd w:val="clear" w:color="auto" w:fill="D9D9D9" w:themeFill="background1" w:themeFillShade="D9"/>
            <w:noWrap/>
            <w:vAlign w:val="bottom"/>
            <w:hideMark/>
          </w:tcPr>
          <w:p w14:paraId="3CE04C01"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21.1</w:t>
            </w:r>
          </w:p>
        </w:tc>
        <w:tc>
          <w:tcPr>
            <w:tcW w:w="586" w:type="pct"/>
            <w:shd w:val="clear" w:color="auto" w:fill="D9D9D9" w:themeFill="background1" w:themeFillShade="D9"/>
            <w:noWrap/>
            <w:vAlign w:val="bottom"/>
            <w:hideMark/>
          </w:tcPr>
          <w:p w14:paraId="03D08641"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0%</w:t>
            </w:r>
          </w:p>
        </w:tc>
        <w:tc>
          <w:tcPr>
            <w:tcW w:w="676" w:type="pct"/>
            <w:shd w:val="clear" w:color="auto" w:fill="D9D9D9" w:themeFill="background1" w:themeFillShade="D9"/>
            <w:noWrap/>
            <w:vAlign w:val="bottom"/>
            <w:hideMark/>
          </w:tcPr>
          <w:p w14:paraId="71BB0E74"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w:t>
            </w:r>
          </w:p>
        </w:tc>
      </w:tr>
      <w:tr w:rsidR="007A1438" w:rsidRPr="002D7445" w14:paraId="7E93D95D" w14:textId="77777777" w:rsidTr="00E354D4">
        <w:trPr>
          <w:trHeight w:val="292"/>
        </w:trPr>
        <w:tc>
          <w:tcPr>
            <w:tcW w:w="721" w:type="pct"/>
            <w:vMerge/>
            <w:shd w:val="clear" w:color="auto" w:fill="D9D9D9" w:themeFill="background1" w:themeFillShade="D9"/>
            <w:vAlign w:val="center"/>
            <w:hideMark/>
          </w:tcPr>
          <w:p w14:paraId="4BCD1D34" w14:textId="77777777" w:rsidR="007A1438" w:rsidRPr="002D7445" w:rsidRDefault="007A1438" w:rsidP="00E354D4">
            <w:pPr>
              <w:spacing w:after="0" w:line="240" w:lineRule="auto"/>
              <w:rPr>
                <w:rFonts w:eastAsia="Times New Roman" w:cs="Times New Roman"/>
                <w:color w:val="000000"/>
                <w:sz w:val="20"/>
                <w:szCs w:val="20"/>
              </w:rPr>
            </w:pPr>
          </w:p>
        </w:tc>
        <w:tc>
          <w:tcPr>
            <w:tcW w:w="1260" w:type="pct"/>
            <w:shd w:val="clear" w:color="auto" w:fill="D9D9D9" w:themeFill="background1" w:themeFillShade="D9"/>
            <w:noWrap/>
            <w:vAlign w:val="bottom"/>
            <w:hideMark/>
          </w:tcPr>
          <w:p w14:paraId="16E6420A"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$100k or more</w:t>
            </w:r>
          </w:p>
        </w:tc>
        <w:tc>
          <w:tcPr>
            <w:tcW w:w="495" w:type="pct"/>
            <w:shd w:val="clear" w:color="auto" w:fill="D9D9D9" w:themeFill="background1" w:themeFillShade="D9"/>
            <w:noWrap/>
            <w:vAlign w:val="bottom"/>
            <w:hideMark/>
          </w:tcPr>
          <w:p w14:paraId="1A802D90"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19.8</w:t>
            </w:r>
          </w:p>
        </w:tc>
        <w:tc>
          <w:tcPr>
            <w:tcW w:w="677" w:type="pct"/>
            <w:shd w:val="clear" w:color="auto" w:fill="D9D9D9" w:themeFill="background1" w:themeFillShade="D9"/>
            <w:noWrap/>
            <w:vAlign w:val="bottom"/>
            <w:hideMark/>
          </w:tcPr>
          <w:p w14:paraId="42609C11"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20.0</w:t>
            </w:r>
          </w:p>
        </w:tc>
        <w:tc>
          <w:tcPr>
            <w:tcW w:w="585" w:type="pct"/>
            <w:shd w:val="clear" w:color="auto" w:fill="D9D9D9" w:themeFill="background1" w:themeFillShade="D9"/>
            <w:noWrap/>
            <w:vAlign w:val="bottom"/>
            <w:hideMark/>
          </w:tcPr>
          <w:p w14:paraId="0F501F35"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19.8</w:t>
            </w:r>
          </w:p>
        </w:tc>
        <w:tc>
          <w:tcPr>
            <w:tcW w:w="586" w:type="pct"/>
            <w:shd w:val="clear" w:color="auto" w:fill="D9D9D9" w:themeFill="background1" w:themeFillShade="D9"/>
            <w:noWrap/>
            <w:vAlign w:val="bottom"/>
            <w:hideMark/>
          </w:tcPr>
          <w:p w14:paraId="0FC9DE5E"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w:t>
            </w:r>
          </w:p>
        </w:tc>
        <w:tc>
          <w:tcPr>
            <w:tcW w:w="676" w:type="pct"/>
            <w:shd w:val="clear" w:color="auto" w:fill="D9D9D9" w:themeFill="background1" w:themeFillShade="D9"/>
            <w:noWrap/>
            <w:vAlign w:val="bottom"/>
            <w:hideMark/>
          </w:tcPr>
          <w:p w14:paraId="4E6472C5"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0%</w:t>
            </w:r>
          </w:p>
        </w:tc>
      </w:tr>
      <w:tr w:rsidR="007A1438" w:rsidRPr="002D7445" w14:paraId="1A9C0918" w14:textId="77777777" w:rsidTr="00E354D4">
        <w:trPr>
          <w:trHeight w:val="292"/>
        </w:trPr>
        <w:tc>
          <w:tcPr>
            <w:tcW w:w="721" w:type="pct"/>
            <w:vMerge w:val="restart"/>
            <w:shd w:val="clear" w:color="auto" w:fill="auto"/>
            <w:noWrap/>
            <w:vAlign w:val="bottom"/>
            <w:hideMark/>
          </w:tcPr>
          <w:p w14:paraId="0906B0E9"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Tenure</w:t>
            </w:r>
          </w:p>
        </w:tc>
        <w:tc>
          <w:tcPr>
            <w:tcW w:w="1260" w:type="pct"/>
            <w:shd w:val="clear" w:color="auto" w:fill="auto"/>
            <w:noWrap/>
            <w:vAlign w:val="bottom"/>
            <w:hideMark/>
          </w:tcPr>
          <w:p w14:paraId="60BD9251"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Renter</w:t>
            </w:r>
          </w:p>
        </w:tc>
        <w:tc>
          <w:tcPr>
            <w:tcW w:w="495" w:type="pct"/>
            <w:shd w:val="clear" w:color="auto" w:fill="auto"/>
            <w:noWrap/>
            <w:vAlign w:val="bottom"/>
            <w:hideMark/>
          </w:tcPr>
          <w:p w14:paraId="63A305B1"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18.4</w:t>
            </w:r>
          </w:p>
        </w:tc>
        <w:tc>
          <w:tcPr>
            <w:tcW w:w="677" w:type="pct"/>
            <w:shd w:val="clear" w:color="auto" w:fill="auto"/>
            <w:noWrap/>
            <w:vAlign w:val="bottom"/>
            <w:hideMark/>
          </w:tcPr>
          <w:p w14:paraId="001E3018"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19.9</w:t>
            </w:r>
          </w:p>
        </w:tc>
        <w:tc>
          <w:tcPr>
            <w:tcW w:w="585" w:type="pct"/>
            <w:shd w:val="clear" w:color="auto" w:fill="auto"/>
            <w:noWrap/>
            <w:vAlign w:val="bottom"/>
            <w:hideMark/>
          </w:tcPr>
          <w:p w14:paraId="2127C590"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20.5</w:t>
            </w:r>
          </w:p>
        </w:tc>
        <w:tc>
          <w:tcPr>
            <w:tcW w:w="586" w:type="pct"/>
            <w:shd w:val="clear" w:color="auto" w:fill="auto"/>
            <w:noWrap/>
            <w:vAlign w:val="bottom"/>
            <w:hideMark/>
          </w:tcPr>
          <w:p w14:paraId="0DD2EBAD"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4%</w:t>
            </w:r>
          </w:p>
        </w:tc>
        <w:tc>
          <w:tcPr>
            <w:tcW w:w="676" w:type="pct"/>
            <w:shd w:val="clear" w:color="auto" w:fill="auto"/>
            <w:noWrap/>
            <w:vAlign w:val="bottom"/>
            <w:hideMark/>
          </w:tcPr>
          <w:p w14:paraId="6FA7FCD9"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11%</w:t>
            </w:r>
          </w:p>
        </w:tc>
      </w:tr>
      <w:tr w:rsidR="007A1438" w:rsidRPr="002D7445" w14:paraId="104A9971" w14:textId="77777777" w:rsidTr="00E354D4">
        <w:trPr>
          <w:trHeight w:val="292"/>
        </w:trPr>
        <w:tc>
          <w:tcPr>
            <w:tcW w:w="721" w:type="pct"/>
            <w:vMerge/>
            <w:vAlign w:val="center"/>
            <w:hideMark/>
          </w:tcPr>
          <w:p w14:paraId="6F15A5B9" w14:textId="77777777" w:rsidR="007A1438" w:rsidRPr="002D7445" w:rsidRDefault="007A1438" w:rsidP="00E354D4">
            <w:pPr>
              <w:spacing w:after="0" w:line="240" w:lineRule="auto"/>
              <w:rPr>
                <w:rFonts w:eastAsia="Times New Roman" w:cs="Times New Roman"/>
                <w:color w:val="000000"/>
                <w:sz w:val="20"/>
                <w:szCs w:val="20"/>
              </w:rPr>
            </w:pPr>
          </w:p>
        </w:tc>
        <w:tc>
          <w:tcPr>
            <w:tcW w:w="1260" w:type="pct"/>
            <w:shd w:val="clear" w:color="auto" w:fill="auto"/>
            <w:noWrap/>
            <w:vAlign w:val="bottom"/>
            <w:hideMark/>
          </w:tcPr>
          <w:p w14:paraId="2C839967"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Owner</w:t>
            </w:r>
          </w:p>
        </w:tc>
        <w:tc>
          <w:tcPr>
            <w:tcW w:w="495" w:type="pct"/>
            <w:shd w:val="clear" w:color="auto" w:fill="auto"/>
            <w:noWrap/>
            <w:vAlign w:val="bottom"/>
            <w:hideMark/>
          </w:tcPr>
          <w:p w14:paraId="4FA0CD2C"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19.9</w:t>
            </w:r>
          </w:p>
        </w:tc>
        <w:tc>
          <w:tcPr>
            <w:tcW w:w="677" w:type="pct"/>
            <w:shd w:val="clear" w:color="auto" w:fill="auto"/>
            <w:noWrap/>
            <w:vAlign w:val="bottom"/>
            <w:hideMark/>
          </w:tcPr>
          <w:p w14:paraId="66EBF922"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19.7</w:t>
            </w:r>
          </w:p>
        </w:tc>
        <w:tc>
          <w:tcPr>
            <w:tcW w:w="585" w:type="pct"/>
            <w:shd w:val="clear" w:color="auto" w:fill="auto"/>
            <w:noWrap/>
            <w:vAlign w:val="bottom"/>
            <w:hideMark/>
          </w:tcPr>
          <w:p w14:paraId="05C179A0"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19.4</w:t>
            </w:r>
          </w:p>
        </w:tc>
        <w:tc>
          <w:tcPr>
            <w:tcW w:w="586" w:type="pct"/>
            <w:shd w:val="clear" w:color="auto" w:fill="auto"/>
            <w:noWrap/>
            <w:vAlign w:val="bottom"/>
            <w:hideMark/>
          </w:tcPr>
          <w:p w14:paraId="6A63B4A8"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-3%</w:t>
            </w:r>
          </w:p>
        </w:tc>
        <w:tc>
          <w:tcPr>
            <w:tcW w:w="676" w:type="pct"/>
            <w:shd w:val="clear" w:color="auto" w:fill="auto"/>
            <w:noWrap/>
            <w:vAlign w:val="bottom"/>
            <w:hideMark/>
          </w:tcPr>
          <w:p w14:paraId="0E168074"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w:t>
            </w:r>
          </w:p>
        </w:tc>
      </w:tr>
      <w:tr w:rsidR="007A1438" w:rsidRPr="002D7445" w14:paraId="1B9FF47C" w14:textId="77777777" w:rsidTr="00E354D4">
        <w:trPr>
          <w:trHeight w:val="292"/>
        </w:trPr>
        <w:tc>
          <w:tcPr>
            <w:tcW w:w="721" w:type="pct"/>
            <w:vMerge w:val="restart"/>
            <w:shd w:val="clear" w:color="auto" w:fill="D9D9D9" w:themeFill="background1" w:themeFillShade="D9"/>
            <w:noWrap/>
            <w:vAlign w:val="bottom"/>
            <w:hideMark/>
          </w:tcPr>
          <w:p w14:paraId="18ED397A"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Region</w:t>
            </w:r>
          </w:p>
        </w:tc>
        <w:tc>
          <w:tcPr>
            <w:tcW w:w="1260" w:type="pct"/>
            <w:shd w:val="clear" w:color="auto" w:fill="D9D9D9" w:themeFill="background1" w:themeFillShade="D9"/>
            <w:noWrap/>
            <w:vAlign w:val="bottom"/>
            <w:hideMark/>
          </w:tcPr>
          <w:p w14:paraId="5FC2C45A"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Northeast</w:t>
            </w:r>
          </w:p>
        </w:tc>
        <w:tc>
          <w:tcPr>
            <w:tcW w:w="495" w:type="pct"/>
            <w:shd w:val="clear" w:color="auto" w:fill="D9D9D9" w:themeFill="background1" w:themeFillShade="D9"/>
            <w:noWrap/>
            <w:vAlign w:val="bottom"/>
            <w:hideMark/>
          </w:tcPr>
          <w:p w14:paraId="4DF39207"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17.9</w:t>
            </w:r>
          </w:p>
        </w:tc>
        <w:tc>
          <w:tcPr>
            <w:tcW w:w="677" w:type="pct"/>
            <w:shd w:val="clear" w:color="auto" w:fill="D9D9D9" w:themeFill="background1" w:themeFillShade="D9"/>
            <w:noWrap/>
            <w:vAlign w:val="bottom"/>
            <w:hideMark/>
          </w:tcPr>
          <w:p w14:paraId="1435EE83"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19.6</w:t>
            </w:r>
          </w:p>
        </w:tc>
        <w:tc>
          <w:tcPr>
            <w:tcW w:w="585" w:type="pct"/>
            <w:shd w:val="clear" w:color="auto" w:fill="D9D9D9" w:themeFill="background1" w:themeFillShade="D9"/>
            <w:noWrap/>
            <w:vAlign w:val="bottom"/>
            <w:hideMark/>
          </w:tcPr>
          <w:p w14:paraId="740BD481"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17.9</w:t>
            </w:r>
          </w:p>
        </w:tc>
        <w:tc>
          <w:tcPr>
            <w:tcW w:w="586" w:type="pct"/>
            <w:shd w:val="clear" w:color="auto" w:fill="D9D9D9" w:themeFill="background1" w:themeFillShade="D9"/>
            <w:noWrap/>
            <w:vAlign w:val="bottom"/>
            <w:hideMark/>
          </w:tcPr>
          <w:p w14:paraId="04E44C8E"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10%</w:t>
            </w:r>
          </w:p>
        </w:tc>
        <w:tc>
          <w:tcPr>
            <w:tcW w:w="676" w:type="pct"/>
            <w:shd w:val="clear" w:color="auto" w:fill="D9D9D9" w:themeFill="background1" w:themeFillShade="D9"/>
            <w:noWrap/>
            <w:vAlign w:val="bottom"/>
            <w:hideMark/>
          </w:tcPr>
          <w:p w14:paraId="4559A872"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0%</w:t>
            </w:r>
          </w:p>
        </w:tc>
      </w:tr>
      <w:tr w:rsidR="007A1438" w:rsidRPr="002D7445" w14:paraId="1C10D428" w14:textId="77777777" w:rsidTr="00E354D4">
        <w:trPr>
          <w:trHeight w:val="292"/>
        </w:trPr>
        <w:tc>
          <w:tcPr>
            <w:tcW w:w="721" w:type="pct"/>
            <w:vMerge/>
            <w:shd w:val="clear" w:color="auto" w:fill="D9D9D9" w:themeFill="background1" w:themeFillShade="D9"/>
            <w:vAlign w:val="center"/>
            <w:hideMark/>
          </w:tcPr>
          <w:p w14:paraId="6272EF12" w14:textId="77777777" w:rsidR="007A1438" w:rsidRPr="002D7445" w:rsidRDefault="007A1438" w:rsidP="00E354D4">
            <w:pPr>
              <w:spacing w:after="0" w:line="240" w:lineRule="auto"/>
              <w:rPr>
                <w:rFonts w:eastAsia="Times New Roman" w:cs="Times New Roman"/>
                <w:color w:val="000000"/>
                <w:sz w:val="20"/>
                <w:szCs w:val="20"/>
              </w:rPr>
            </w:pPr>
          </w:p>
        </w:tc>
        <w:tc>
          <w:tcPr>
            <w:tcW w:w="1260" w:type="pct"/>
            <w:shd w:val="clear" w:color="auto" w:fill="D9D9D9" w:themeFill="background1" w:themeFillShade="D9"/>
            <w:noWrap/>
            <w:vAlign w:val="bottom"/>
            <w:hideMark/>
          </w:tcPr>
          <w:p w14:paraId="6E4A5DF4" w14:textId="77777777" w:rsidR="007A1438" w:rsidRPr="002D7445" w:rsidRDefault="007A1438" w:rsidP="00E354D4">
            <w:pPr>
              <w:spacing w:after="0" w:line="240" w:lineRule="auto"/>
              <w:rPr>
                <w:rFonts w:eastAsia="Times New Roman" w:cs="Times New Roman"/>
                <w:sz w:val="20"/>
                <w:szCs w:val="20"/>
              </w:rPr>
            </w:pPr>
            <w:r w:rsidRPr="002D7445">
              <w:rPr>
                <w:rFonts w:eastAsia="Times New Roman" w:cs="Times New Roman"/>
                <w:sz w:val="20"/>
                <w:szCs w:val="20"/>
              </w:rPr>
              <w:t>South</w:t>
            </w:r>
          </w:p>
        </w:tc>
        <w:tc>
          <w:tcPr>
            <w:tcW w:w="495" w:type="pct"/>
            <w:shd w:val="clear" w:color="auto" w:fill="D9D9D9" w:themeFill="background1" w:themeFillShade="D9"/>
            <w:noWrap/>
            <w:vAlign w:val="bottom"/>
            <w:hideMark/>
          </w:tcPr>
          <w:p w14:paraId="3603405E"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21.0</w:t>
            </w:r>
          </w:p>
        </w:tc>
        <w:tc>
          <w:tcPr>
            <w:tcW w:w="677" w:type="pct"/>
            <w:shd w:val="clear" w:color="auto" w:fill="D9D9D9" w:themeFill="background1" w:themeFillShade="D9"/>
            <w:noWrap/>
            <w:vAlign w:val="bottom"/>
            <w:hideMark/>
          </w:tcPr>
          <w:p w14:paraId="35C93130"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21.4</w:t>
            </w:r>
          </w:p>
        </w:tc>
        <w:tc>
          <w:tcPr>
            <w:tcW w:w="585" w:type="pct"/>
            <w:shd w:val="clear" w:color="auto" w:fill="D9D9D9" w:themeFill="background1" w:themeFillShade="D9"/>
            <w:noWrap/>
            <w:vAlign w:val="bottom"/>
            <w:hideMark/>
          </w:tcPr>
          <w:p w14:paraId="0270CC84"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21.3</w:t>
            </w:r>
          </w:p>
        </w:tc>
        <w:tc>
          <w:tcPr>
            <w:tcW w:w="586" w:type="pct"/>
            <w:shd w:val="clear" w:color="auto" w:fill="D9D9D9" w:themeFill="background1" w:themeFillShade="D9"/>
            <w:noWrap/>
            <w:vAlign w:val="bottom"/>
            <w:hideMark/>
          </w:tcPr>
          <w:p w14:paraId="3C62A1C5"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w:t>
            </w:r>
          </w:p>
        </w:tc>
        <w:tc>
          <w:tcPr>
            <w:tcW w:w="676" w:type="pct"/>
            <w:shd w:val="clear" w:color="auto" w:fill="D9D9D9" w:themeFill="background1" w:themeFillShade="D9"/>
            <w:noWrap/>
            <w:vAlign w:val="bottom"/>
            <w:hideMark/>
          </w:tcPr>
          <w:p w14:paraId="2EE4D6CA"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w:t>
            </w:r>
          </w:p>
        </w:tc>
      </w:tr>
      <w:tr w:rsidR="007A1438" w:rsidRPr="002D7445" w14:paraId="59A75C2B" w14:textId="77777777" w:rsidTr="00E354D4">
        <w:trPr>
          <w:trHeight w:val="292"/>
        </w:trPr>
        <w:tc>
          <w:tcPr>
            <w:tcW w:w="721" w:type="pct"/>
            <w:vMerge/>
            <w:shd w:val="clear" w:color="auto" w:fill="D9D9D9" w:themeFill="background1" w:themeFillShade="D9"/>
            <w:vAlign w:val="center"/>
            <w:hideMark/>
          </w:tcPr>
          <w:p w14:paraId="4CA7D507" w14:textId="77777777" w:rsidR="007A1438" w:rsidRPr="002D7445" w:rsidRDefault="007A1438" w:rsidP="00E354D4">
            <w:pPr>
              <w:spacing w:after="0" w:line="240" w:lineRule="auto"/>
              <w:rPr>
                <w:rFonts w:eastAsia="Times New Roman" w:cs="Times New Roman"/>
                <w:color w:val="000000"/>
                <w:sz w:val="20"/>
                <w:szCs w:val="20"/>
              </w:rPr>
            </w:pPr>
          </w:p>
        </w:tc>
        <w:tc>
          <w:tcPr>
            <w:tcW w:w="1260" w:type="pct"/>
            <w:shd w:val="clear" w:color="auto" w:fill="D9D9D9" w:themeFill="background1" w:themeFillShade="D9"/>
            <w:noWrap/>
            <w:vAlign w:val="bottom"/>
            <w:hideMark/>
          </w:tcPr>
          <w:p w14:paraId="5DA446DB" w14:textId="77777777" w:rsidR="007A1438" w:rsidRPr="002D7445" w:rsidRDefault="007A1438" w:rsidP="00E354D4">
            <w:pPr>
              <w:spacing w:after="0" w:line="240" w:lineRule="auto"/>
              <w:rPr>
                <w:rFonts w:eastAsia="Times New Roman" w:cs="Times New Roman"/>
                <w:sz w:val="20"/>
                <w:szCs w:val="20"/>
              </w:rPr>
            </w:pPr>
            <w:r w:rsidRPr="002D7445">
              <w:rPr>
                <w:rFonts w:eastAsia="Times New Roman" w:cs="Times New Roman"/>
                <w:sz w:val="20"/>
                <w:szCs w:val="20"/>
              </w:rPr>
              <w:t>Midwest</w:t>
            </w:r>
          </w:p>
        </w:tc>
        <w:tc>
          <w:tcPr>
            <w:tcW w:w="495" w:type="pct"/>
            <w:shd w:val="clear" w:color="auto" w:fill="D9D9D9" w:themeFill="background1" w:themeFillShade="D9"/>
            <w:noWrap/>
            <w:vAlign w:val="bottom"/>
            <w:hideMark/>
          </w:tcPr>
          <w:p w14:paraId="023F2D2F"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18.6</w:t>
            </w:r>
          </w:p>
        </w:tc>
        <w:tc>
          <w:tcPr>
            <w:tcW w:w="677" w:type="pct"/>
            <w:shd w:val="clear" w:color="auto" w:fill="D9D9D9" w:themeFill="background1" w:themeFillShade="D9"/>
            <w:noWrap/>
            <w:vAlign w:val="bottom"/>
            <w:hideMark/>
          </w:tcPr>
          <w:p w14:paraId="4CB50D96"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18.0</w:t>
            </w:r>
          </w:p>
        </w:tc>
        <w:tc>
          <w:tcPr>
            <w:tcW w:w="585" w:type="pct"/>
            <w:shd w:val="clear" w:color="auto" w:fill="D9D9D9" w:themeFill="background1" w:themeFillShade="D9"/>
            <w:noWrap/>
            <w:vAlign w:val="bottom"/>
            <w:hideMark/>
          </w:tcPr>
          <w:p w14:paraId="58D6FF19"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19.3</w:t>
            </w:r>
          </w:p>
        </w:tc>
        <w:tc>
          <w:tcPr>
            <w:tcW w:w="586" w:type="pct"/>
            <w:shd w:val="clear" w:color="auto" w:fill="D9D9D9" w:themeFill="background1" w:themeFillShade="D9"/>
            <w:noWrap/>
            <w:vAlign w:val="bottom"/>
            <w:hideMark/>
          </w:tcPr>
          <w:p w14:paraId="4B053720" w14:textId="77777777" w:rsidR="007A1438" w:rsidRPr="002D7445" w:rsidRDefault="007A1438" w:rsidP="00E354D4">
            <w:pPr>
              <w:spacing w:after="0" w:line="240" w:lineRule="auto"/>
              <w:jc w:val="right"/>
              <w:rPr>
                <w:rFonts w:eastAsia="Times New Roman" w:cs="Times New Roman"/>
                <w:color w:val="FF0000"/>
                <w:sz w:val="20"/>
                <w:szCs w:val="20"/>
              </w:rPr>
            </w:pPr>
            <w:r w:rsidRPr="002D7445">
              <w:rPr>
                <w:rFonts w:eastAsia="Times New Roman" w:cs="Times New Roman"/>
                <w:sz w:val="20"/>
                <w:szCs w:val="20"/>
              </w:rPr>
              <w:t>-4%</w:t>
            </w:r>
          </w:p>
        </w:tc>
        <w:tc>
          <w:tcPr>
            <w:tcW w:w="676" w:type="pct"/>
            <w:shd w:val="clear" w:color="auto" w:fill="D9D9D9" w:themeFill="background1" w:themeFillShade="D9"/>
            <w:noWrap/>
            <w:vAlign w:val="bottom"/>
            <w:hideMark/>
          </w:tcPr>
          <w:p w14:paraId="2220A6AF"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4%</w:t>
            </w:r>
          </w:p>
        </w:tc>
      </w:tr>
      <w:tr w:rsidR="007A1438" w:rsidRPr="002D7445" w14:paraId="14F3A23E" w14:textId="77777777" w:rsidTr="00E354D4">
        <w:trPr>
          <w:trHeight w:val="292"/>
        </w:trPr>
        <w:tc>
          <w:tcPr>
            <w:tcW w:w="721" w:type="pct"/>
            <w:vMerge/>
            <w:shd w:val="clear" w:color="auto" w:fill="D9D9D9" w:themeFill="background1" w:themeFillShade="D9"/>
            <w:vAlign w:val="center"/>
            <w:hideMark/>
          </w:tcPr>
          <w:p w14:paraId="0487BA3D" w14:textId="77777777" w:rsidR="007A1438" w:rsidRPr="002D7445" w:rsidRDefault="007A1438" w:rsidP="00E354D4">
            <w:pPr>
              <w:spacing w:after="0" w:line="240" w:lineRule="auto"/>
              <w:rPr>
                <w:rFonts w:eastAsia="Times New Roman" w:cs="Times New Roman"/>
                <w:color w:val="000000"/>
                <w:sz w:val="20"/>
                <w:szCs w:val="20"/>
              </w:rPr>
            </w:pPr>
          </w:p>
        </w:tc>
        <w:tc>
          <w:tcPr>
            <w:tcW w:w="1260" w:type="pct"/>
            <w:shd w:val="clear" w:color="auto" w:fill="D9D9D9" w:themeFill="background1" w:themeFillShade="D9"/>
            <w:noWrap/>
            <w:vAlign w:val="bottom"/>
            <w:hideMark/>
          </w:tcPr>
          <w:p w14:paraId="660056C1"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West</w:t>
            </w:r>
          </w:p>
        </w:tc>
        <w:tc>
          <w:tcPr>
            <w:tcW w:w="495" w:type="pct"/>
            <w:shd w:val="clear" w:color="auto" w:fill="D9D9D9" w:themeFill="background1" w:themeFillShade="D9"/>
            <w:noWrap/>
            <w:vAlign w:val="bottom"/>
            <w:hideMark/>
          </w:tcPr>
          <w:p w14:paraId="360D047A"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19.1</w:t>
            </w:r>
          </w:p>
        </w:tc>
        <w:tc>
          <w:tcPr>
            <w:tcW w:w="677" w:type="pct"/>
            <w:shd w:val="clear" w:color="auto" w:fill="D9D9D9" w:themeFill="background1" w:themeFillShade="D9"/>
            <w:noWrap/>
            <w:vAlign w:val="bottom"/>
            <w:hideMark/>
          </w:tcPr>
          <w:p w14:paraId="2C719869"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19.0</w:t>
            </w:r>
          </w:p>
        </w:tc>
        <w:tc>
          <w:tcPr>
            <w:tcW w:w="585" w:type="pct"/>
            <w:shd w:val="clear" w:color="auto" w:fill="D9D9D9" w:themeFill="background1" w:themeFillShade="D9"/>
            <w:noWrap/>
            <w:vAlign w:val="bottom"/>
            <w:hideMark/>
          </w:tcPr>
          <w:p w14:paraId="1CF0B0B0"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19.7</w:t>
            </w:r>
          </w:p>
        </w:tc>
        <w:tc>
          <w:tcPr>
            <w:tcW w:w="586" w:type="pct"/>
            <w:shd w:val="clear" w:color="auto" w:fill="D9D9D9" w:themeFill="background1" w:themeFillShade="D9"/>
            <w:noWrap/>
            <w:vAlign w:val="bottom"/>
            <w:hideMark/>
          </w:tcPr>
          <w:p w14:paraId="58B720C9"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0%</w:t>
            </w:r>
          </w:p>
        </w:tc>
        <w:tc>
          <w:tcPr>
            <w:tcW w:w="676" w:type="pct"/>
            <w:shd w:val="clear" w:color="auto" w:fill="D9D9D9" w:themeFill="background1" w:themeFillShade="D9"/>
            <w:noWrap/>
            <w:vAlign w:val="bottom"/>
            <w:hideMark/>
          </w:tcPr>
          <w:p w14:paraId="0471987D"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3%</w:t>
            </w:r>
          </w:p>
        </w:tc>
      </w:tr>
      <w:tr w:rsidR="007A1438" w:rsidRPr="002D7445" w14:paraId="4ECDE9FF" w14:textId="77777777" w:rsidTr="00E354D4">
        <w:trPr>
          <w:trHeight w:val="292"/>
        </w:trPr>
        <w:tc>
          <w:tcPr>
            <w:tcW w:w="721" w:type="pct"/>
            <w:shd w:val="clear" w:color="auto" w:fill="auto"/>
            <w:noWrap/>
            <w:vAlign w:val="bottom"/>
            <w:hideMark/>
          </w:tcPr>
          <w:p w14:paraId="61A3EC27" w14:textId="77777777" w:rsidR="007A1438" w:rsidRPr="002D7445" w:rsidRDefault="007A1438" w:rsidP="00E354D4">
            <w:pPr>
              <w:spacing w:after="0" w:line="240" w:lineRule="auto"/>
              <w:rPr>
                <w:rFonts w:eastAsia="Times New Roman" w:cs="Times New Roman"/>
                <w:b/>
                <w:bCs/>
                <w:color w:val="000000"/>
                <w:sz w:val="20"/>
                <w:szCs w:val="20"/>
              </w:rPr>
            </w:pPr>
            <w:r w:rsidRPr="002D7445">
              <w:rPr>
                <w:rFonts w:eastAsia="Times New Roman" w:cs="Times New Roman"/>
                <w:b/>
                <w:bCs/>
                <w:color w:val="000000"/>
                <w:sz w:val="20"/>
                <w:szCs w:val="20"/>
              </w:rPr>
              <w:t>All</w:t>
            </w:r>
          </w:p>
        </w:tc>
        <w:tc>
          <w:tcPr>
            <w:tcW w:w="1260" w:type="pct"/>
            <w:shd w:val="clear" w:color="auto" w:fill="auto"/>
            <w:noWrap/>
            <w:vAlign w:val="bottom"/>
            <w:hideMark/>
          </w:tcPr>
          <w:p w14:paraId="68A786E2" w14:textId="77777777" w:rsidR="007A1438" w:rsidRPr="002D7445" w:rsidRDefault="007A1438" w:rsidP="00E354D4">
            <w:pPr>
              <w:spacing w:after="0" w:line="240" w:lineRule="auto"/>
              <w:rPr>
                <w:rFonts w:eastAsia="Times New Roman" w:cs="Times New Roman"/>
                <w:b/>
                <w:bCs/>
                <w:color w:val="000000"/>
                <w:sz w:val="20"/>
                <w:szCs w:val="20"/>
              </w:rPr>
            </w:pPr>
          </w:p>
        </w:tc>
        <w:tc>
          <w:tcPr>
            <w:tcW w:w="495" w:type="pct"/>
            <w:shd w:val="clear" w:color="auto" w:fill="auto"/>
            <w:noWrap/>
            <w:vAlign w:val="bottom"/>
            <w:hideMark/>
          </w:tcPr>
          <w:p w14:paraId="7DEE6975" w14:textId="77777777" w:rsidR="007A1438" w:rsidRPr="002D7445" w:rsidRDefault="007A1438" w:rsidP="00E354D4">
            <w:pPr>
              <w:spacing w:after="0" w:line="240" w:lineRule="auto"/>
              <w:jc w:val="right"/>
              <w:rPr>
                <w:rFonts w:eastAsia="Times New Roman" w:cs="Times New Roman"/>
                <w:b/>
                <w:bCs/>
                <w:color w:val="000000"/>
                <w:sz w:val="20"/>
                <w:szCs w:val="20"/>
              </w:rPr>
            </w:pPr>
            <w:r w:rsidRPr="002D7445">
              <w:rPr>
                <w:rFonts w:eastAsia="Times New Roman" w:cs="Times New Roman"/>
                <w:b/>
                <w:bCs/>
                <w:color w:val="000000"/>
                <w:sz w:val="20"/>
                <w:szCs w:val="20"/>
              </w:rPr>
              <w:t>19.4</w:t>
            </w:r>
          </w:p>
        </w:tc>
        <w:tc>
          <w:tcPr>
            <w:tcW w:w="677" w:type="pct"/>
            <w:shd w:val="clear" w:color="auto" w:fill="auto"/>
            <w:noWrap/>
            <w:vAlign w:val="bottom"/>
            <w:hideMark/>
          </w:tcPr>
          <w:p w14:paraId="3E50BA25" w14:textId="77777777" w:rsidR="007A1438" w:rsidRPr="002D7445" w:rsidRDefault="007A1438" w:rsidP="00E354D4">
            <w:pPr>
              <w:spacing w:after="0" w:line="240" w:lineRule="auto"/>
              <w:jc w:val="right"/>
              <w:rPr>
                <w:rFonts w:eastAsia="Times New Roman" w:cs="Times New Roman"/>
                <w:b/>
                <w:bCs/>
                <w:color w:val="000000"/>
                <w:sz w:val="20"/>
                <w:szCs w:val="20"/>
              </w:rPr>
            </w:pPr>
            <w:r w:rsidRPr="002D7445">
              <w:rPr>
                <w:rFonts w:eastAsia="Times New Roman" w:cs="Times New Roman"/>
                <w:b/>
                <w:bCs/>
                <w:color w:val="000000"/>
                <w:sz w:val="20"/>
                <w:szCs w:val="20"/>
              </w:rPr>
              <w:t>19.8</w:t>
            </w:r>
          </w:p>
        </w:tc>
        <w:tc>
          <w:tcPr>
            <w:tcW w:w="585" w:type="pct"/>
            <w:shd w:val="clear" w:color="auto" w:fill="auto"/>
            <w:noWrap/>
            <w:vAlign w:val="bottom"/>
            <w:hideMark/>
          </w:tcPr>
          <w:p w14:paraId="3A01F509" w14:textId="77777777" w:rsidR="007A1438" w:rsidRPr="002D7445" w:rsidRDefault="007A1438" w:rsidP="00E354D4">
            <w:pPr>
              <w:spacing w:after="0" w:line="240" w:lineRule="auto"/>
              <w:jc w:val="right"/>
              <w:rPr>
                <w:rFonts w:eastAsia="Times New Roman" w:cs="Times New Roman"/>
                <w:b/>
                <w:bCs/>
                <w:color w:val="000000"/>
                <w:sz w:val="20"/>
                <w:szCs w:val="20"/>
              </w:rPr>
            </w:pPr>
            <w:r w:rsidRPr="002D7445">
              <w:rPr>
                <w:rFonts w:eastAsia="Times New Roman" w:cs="Times New Roman"/>
                <w:b/>
                <w:bCs/>
                <w:color w:val="000000"/>
                <w:sz w:val="20"/>
                <w:szCs w:val="20"/>
              </w:rPr>
              <w:t>19.9</w:t>
            </w:r>
          </w:p>
        </w:tc>
        <w:tc>
          <w:tcPr>
            <w:tcW w:w="586" w:type="pct"/>
            <w:shd w:val="clear" w:color="auto" w:fill="auto"/>
            <w:noWrap/>
            <w:vAlign w:val="bottom"/>
            <w:hideMark/>
          </w:tcPr>
          <w:p w14:paraId="78221AB4" w14:textId="77777777" w:rsidR="007A1438" w:rsidRPr="002D7445" w:rsidRDefault="007A1438" w:rsidP="00E354D4">
            <w:pPr>
              <w:spacing w:after="0" w:line="240" w:lineRule="auto"/>
              <w:jc w:val="right"/>
              <w:rPr>
                <w:rFonts w:eastAsia="Times New Roman" w:cs="Times New Roman"/>
                <w:b/>
                <w:bCs/>
                <w:color w:val="000000"/>
                <w:sz w:val="20"/>
                <w:szCs w:val="20"/>
              </w:rPr>
            </w:pPr>
            <w:r w:rsidRPr="002D7445">
              <w:rPr>
                <w:rFonts w:eastAsia="Times New Roman" w:cs="Times New Roman"/>
                <w:b/>
                <w:bCs/>
                <w:color w:val="000000"/>
                <w:sz w:val="20"/>
                <w:szCs w:val="20"/>
              </w:rPr>
              <w:t>0%</w:t>
            </w:r>
          </w:p>
        </w:tc>
        <w:tc>
          <w:tcPr>
            <w:tcW w:w="676" w:type="pct"/>
            <w:shd w:val="clear" w:color="auto" w:fill="auto"/>
            <w:noWrap/>
            <w:vAlign w:val="bottom"/>
            <w:hideMark/>
          </w:tcPr>
          <w:p w14:paraId="4F6773AF" w14:textId="77777777" w:rsidR="007A1438" w:rsidRPr="002D7445" w:rsidRDefault="007A1438" w:rsidP="00E354D4">
            <w:pPr>
              <w:spacing w:after="0" w:line="240" w:lineRule="auto"/>
              <w:jc w:val="right"/>
              <w:rPr>
                <w:rFonts w:eastAsia="Times New Roman" w:cs="Times New Roman"/>
                <w:b/>
                <w:bCs/>
                <w:color w:val="000000"/>
                <w:sz w:val="20"/>
                <w:szCs w:val="20"/>
              </w:rPr>
            </w:pPr>
            <w:r w:rsidRPr="002D7445">
              <w:rPr>
                <w:rFonts w:eastAsia="Times New Roman" w:cs="Times New Roman"/>
                <w:b/>
                <w:bCs/>
                <w:color w:val="000000"/>
                <w:sz w:val="20"/>
                <w:szCs w:val="20"/>
              </w:rPr>
              <w:t>3%</w:t>
            </w:r>
          </w:p>
        </w:tc>
      </w:tr>
    </w:tbl>
    <w:p w14:paraId="4C96CB48" w14:textId="77777777" w:rsidR="007A1438" w:rsidRDefault="007A1438" w:rsidP="007A1438"/>
    <w:p w14:paraId="5001555C" w14:textId="63789B58" w:rsidR="007A1438" w:rsidRDefault="007A1438" w:rsidP="007A1438">
      <w:r>
        <w:t xml:space="preserve">We used the parameter estimates from the ECPP to predict the hours of care received by children in the CE samples </w:t>
      </w:r>
      <w:r w:rsidR="007671F9">
        <w:t xml:space="preserve">to </w:t>
      </w:r>
      <w:r>
        <w:t>who</w:t>
      </w:r>
      <w:r w:rsidR="007671F9">
        <w:t>m</w:t>
      </w:r>
      <w:r>
        <w:t xml:space="preserve"> wer</w:t>
      </w:r>
      <w:r w:rsidR="00816184">
        <w:t>e</w:t>
      </w:r>
      <w:r>
        <w:t xml:space="preserve"> imputed recipiency. The imputation quality can be evaluated by comparing the subgroup averages in the ECPP with their imputed counterparts in the CE Interview and Diary samples, </w:t>
      </w:r>
      <w:r>
        <w:lastRenderedPageBreak/>
        <w:t>respectively (</w:t>
      </w:r>
      <w:r w:rsidR="00DA0AFC">
        <w:t xml:space="preserve">Table </w:t>
      </w:r>
      <w:r w:rsidR="00DA0AFC">
        <w:rPr>
          <w:noProof/>
        </w:rPr>
        <w:t>4</w:t>
      </w:r>
      <w:r w:rsidR="00DA0AFC">
        <w:noBreakHyphen/>
      </w:r>
      <w:r w:rsidR="00DA0AFC">
        <w:rPr>
          <w:noProof/>
        </w:rPr>
        <w:t>5</w:t>
      </w:r>
      <w:r>
        <w:t xml:space="preserve"> above). For the ECPP sample, recipients receive, on average, 19.3 hours of care per week. By construction, the imputed average in both the CE samples is practically identical to the ECPP average. None of the 29 subgroups in the table show a discrepancy larger than the 15 percent rule-of-thumb threshold we mentioned earlier. The deviations range from </w:t>
      </w:r>
      <w:r w:rsidR="00777C48">
        <w:t>–</w:t>
      </w:r>
      <w:r>
        <w:t>4 percent (</w:t>
      </w:r>
      <w:r w:rsidR="00777C48">
        <w:t>–</w:t>
      </w:r>
      <w:r>
        <w:t xml:space="preserve">5 percent for the Diary sample) to +10 percent. We conclude that the imputations are of </w:t>
      </w:r>
      <w:r w:rsidR="00777C48">
        <w:t xml:space="preserve">a </w:t>
      </w:r>
      <w:r>
        <w:t>high quality in ascertaining the subgroup averages that may be of most interest to the research and policy community.</w:t>
      </w:r>
      <w:r w:rsidR="00777C48">
        <w:t xml:space="preserve"> </w:t>
      </w:r>
    </w:p>
    <w:p w14:paraId="5E3479D8" w14:textId="77777777" w:rsidR="007A1438" w:rsidRDefault="007A1438" w:rsidP="007A1438">
      <w:pPr>
        <w:pStyle w:val="Heading2"/>
      </w:pPr>
      <w:bookmarkStart w:id="98" w:name="_Toc158095508"/>
      <w:r>
        <w:t>Care received by older adults</w:t>
      </w:r>
      <w:bookmarkEnd w:id="98"/>
    </w:p>
    <w:p w14:paraId="1E3341FE" w14:textId="77777777" w:rsidR="007A1438" w:rsidRDefault="007A1438" w:rsidP="007A1438">
      <w:pPr>
        <w:pStyle w:val="Heading3"/>
      </w:pPr>
      <w:bookmarkStart w:id="99" w:name="_Toc158095509"/>
      <w:r>
        <w:t>Background</w:t>
      </w:r>
      <w:bookmarkEnd w:id="99"/>
    </w:p>
    <w:p w14:paraId="2F775DAE" w14:textId="367E6B4A" w:rsidR="007A1438" w:rsidRDefault="007A1438" w:rsidP="007A1438">
      <w:r>
        <w:t xml:space="preserve">Care received by older adults from people </w:t>
      </w:r>
      <w:r w:rsidR="00777C48">
        <w:t xml:space="preserve">who </w:t>
      </w:r>
      <w:r>
        <w:t>do not live with them and without payment became of concern to economic policymakers in the mid-1980s. The interest was mainly because most such care was provided by women in their late</w:t>
      </w:r>
      <w:r w:rsidR="00972F33">
        <w:t>–</w:t>
      </w:r>
      <w:r>
        <w:t xml:space="preserve">middle age helping their parents or parents-in-law with daily living tasks. Much more attention has been paid to the implications of this type of gendered-care arrangement in industrialized </w:t>
      </w:r>
      <w:r w:rsidR="00232BD5">
        <w:t>W</w:t>
      </w:r>
      <w:r>
        <w:t xml:space="preserve">estern Europe than in the United States. Population aging is a more pressing problem in the former group of countries. Women should maintain or increase their labor force participation to reduce the growing dependency ratio. However, caregiving responsibilities toward elders can reduce women’s labor force participation, especially when state support and assistance </w:t>
      </w:r>
      <w:r w:rsidR="00777C48">
        <w:t xml:space="preserve">for </w:t>
      </w:r>
      <w:r w:rsidR="00232BD5">
        <w:t>older adults</w:t>
      </w:r>
      <w:r>
        <w:t xml:space="preserve"> </w:t>
      </w:r>
      <w:r w:rsidR="00232BD5">
        <w:t>are</w:t>
      </w:r>
      <w:r>
        <w:t xml:space="preserve"> being rolled back (see Moussa 2019 for a recent review).</w:t>
      </w:r>
    </w:p>
    <w:p w14:paraId="11519CBA" w14:textId="6FF30976" w:rsidR="007A1438" w:rsidRDefault="007A1438" w:rsidP="007A1438">
      <w:r>
        <w:t xml:space="preserve">Early studies on this topic in the United States examined the relationship between women’s labor supply and parental care responsibilities using data on women who had such obligations, which prevented them from reliably estimating causal effects, as pointed out by </w:t>
      </w:r>
      <w:proofErr w:type="spellStart"/>
      <w:r>
        <w:t>Ettner</w:t>
      </w:r>
      <w:proofErr w:type="spellEnd"/>
      <w:r>
        <w:t xml:space="preserve"> (1995). </w:t>
      </w:r>
      <w:r w:rsidR="00232BD5">
        <w:t>I</w:t>
      </w:r>
      <w:r>
        <w:t xml:space="preserve">n light of the then-existing policy concerns regarding the impact of societal aging, the SIPP collected information (including time spent) on caregiving for people </w:t>
      </w:r>
      <w:r w:rsidR="00777C48">
        <w:t xml:space="preserve">who </w:t>
      </w:r>
      <w:r>
        <w:t xml:space="preserve">did not live in the respondent’s household from </w:t>
      </w:r>
      <w:r w:rsidRPr="00232BD5">
        <w:rPr>
          <w:i/>
        </w:rPr>
        <w:t>all</w:t>
      </w:r>
      <w:r>
        <w:t xml:space="preserve"> respondents in the mid-1980s using a topical module. The module was administered in Wave 7 of 1996, 2001, 2004, and 2008 SIPP panels and the data has been used for estimating the causal effect of parental caregiving on labor supply and formal employment on caregiving (e.g., He and McHenry 2016; </w:t>
      </w:r>
      <w:r w:rsidRPr="0071488D">
        <w:t>Maestas</w:t>
      </w:r>
      <w:r>
        <w:t xml:space="preserve">, Messel, and </w:t>
      </w:r>
      <w:proofErr w:type="spellStart"/>
      <w:r>
        <w:t>Truskinovsky</w:t>
      </w:r>
      <w:proofErr w:type="spellEnd"/>
      <w:r>
        <w:t xml:space="preserve"> 2020). Unfortunately, the topical module on the care of </w:t>
      </w:r>
      <w:proofErr w:type="spellStart"/>
      <w:r>
        <w:t>nonhousehold</w:t>
      </w:r>
      <w:proofErr w:type="spellEnd"/>
      <w:r>
        <w:t xml:space="preserve"> members appears to have been discontinued in the SIPP’s recent (i.e., post-2014) rounds.</w:t>
      </w:r>
    </w:p>
    <w:p w14:paraId="02F64E1C" w14:textId="763BD061" w:rsidR="007A1438" w:rsidRDefault="007A1438" w:rsidP="007A1438">
      <w:r>
        <w:t xml:space="preserve">A key disadvantage of the SIPP data is the lack of detailed information regarding the care receivers </w:t>
      </w:r>
      <w:r w:rsidR="00777C48">
        <w:t xml:space="preserve">who </w:t>
      </w:r>
      <w:r>
        <w:t>live outside the home. The Health and Retirement Survey launched a module on functional limitations in the early 2000s, providing a breakthrough. Information was collected from the standpoint</w:t>
      </w:r>
      <w:r w:rsidR="00777C48">
        <w:t xml:space="preserve"> of the care receiver (respondent)</w:t>
      </w:r>
      <w:r>
        <w:t xml:space="preserve">. Also, detailed information (e.g., sex, employment status, etc.) was collected about the caregivers related to the respondent. The joint information on care receivers and caregivers gave rise </w:t>
      </w:r>
      <w:r>
        <w:lastRenderedPageBreak/>
        <w:t xml:space="preserve">to extensive literature, including gender roles and the division of eldercare responsibilities among siblings (e.g., </w:t>
      </w:r>
      <w:proofErr w:type="spellStart"/>
      <w:r w:rsidRPr="00466A29">
        <w:t>Grigoryeva</w:t>
      </w:r>
      <w:proofErr w:type="spellEnd"/>
      <w:r>
        <w:t xml:space="preserve"> 2017).</w:t>
      </w:r>
    </w:p>
    <w:p w14:paraId="3E1F470A" w14:textId="77777777" w:rsidR="007A1438" w:rsidRDefault="007A1438" w:rsidP="007A1438">
      <w:pPr>
        <w:pStyle w:val="Heading3"/>
      </w:pPr>
      <w:bookmarkStart w:id="100" w:name="_Toc158095510"/>
      <w:r>
        <w:t>Data</w:t>
      </w:r>
      <w:bookmarkEnd w:id="100"/>
    </w:p>
    <w:p w14:paraId="50F50D52" w14:textId="77777777" w:rsidR="007A1438" w:rsidRDefault="007A1438" w:rsidP="007A1438">
      <w:pPr>
        <w:pStyle w:val="Heading4"/>
      </w:pPr>
      <w:r>
        <w:t>Health and Retirement Survey (HRS) as the donor file</w:t>
      </w:r>
    </w:p>
    <w:p w14:paraId="640CE697" w14:textId="17378ADD" w:rsidR="007A1438" w:rsidRDefault="007A1438" w:rsidP="007A1438">
      <w:r>
        <w:t xml:space="preserve">To our knowledge, the best source of information for our measurement purposes is the Health and Retirement Survey (HRS). </w:t>
      </w:r>
      <w:r w:rsidRPr="008842DD">
        <w:t xml:space="preserve">The HRS </w:t>
      </w:r>
      <w:r>
        <w:t>uses</w:t>
      </w:r>
      <w:r w:rsidRPr="008842DD">
        <w:t xml:space="preserve"> </w:t>
      </w:r>
      <w:r>
        <w:t xml:space="preserve">a nationally representative panel sample of roughly 20,000 individuals over </w:t>
      </w:r>
      <w:r w:rsidR="001D572E">
        <w:t xml:space="preserve">the age of </w:t>
      </w:r>
      <w:r>
        <w:t xml:space="preserve">50. It is </w:t>
      </w:r>
      <w:r w:rsidRPr="008842DD">
        <w:t xml:space="preserve">sponsored by the National Institute on Aging and </w:t>
      </w:r>
      <w:r w:rsidR="001D572E">
        <w:t xml:space="preserve">the </w:t>
      </w:r>
      <w:r>
        <w:t xml:space="preserve">Social Security Administration and </w:t>
      </w:r>
      <w:r w:rsidRPr="008842DD">
        <w:t>conducted by the University of Michigan. For an overview of the HRS</w:t>
      </w:r>
      <w:r>
        <w:t>,</w:t>
      </w:r>
      <w:r w:rsidRPr="008842DD">
        <w:t xml:space="preserve"> see Fisher and Ryan (2018).</w:t>
      </w:r>
      <w:r>
        <w:t xml:space="preserve"> We identified the amount of time </w:t>
      </w:r>
      <w:proofErr w:type="spellStart"/>
      <w:r>
        <w:t>nonhousehold</w:t>
      </w:r>
      <w:proofErr w:type="spellEnd"/>
      <w:r>
        <w:t xml:space="preserve"> </w:t>
      </w:r>
      <w:r w:rsidR="001D572E">
        <w:t xml:space="preserve">individuals </w:t>
      </w:r>
      <w:r>
        <w:t xml:space="preserve">spend caring for persons aged 50 years and over and </w:t>
      </w:r>
      <w:r w:rsidR="001D572E">
        <w:t xml:space="preserve">for </w:t>
      </w:r>
      <w:r>
        <w:t>their spouses by using the 2016 HRS.</w:t>
      </w:r>
    </w:p>
    <w:p w14:paraId="5DF72CF5" w14:textId="1A9F18C7" w:rsidR="007A1438" w:rsidRDefault="007A1438" w:rsidP="007A1438">
      <w:r>
        <w:t xml:space="preserve">Some limitations of the HRS data for our exercise should be noted at the outset. First, it does not cover all adults but only older adults; therefore, we estimate a subset of adult care. </w:t>
      </w:r>
      <w:r w:rsidR="00E87CAB">
        <w:t xml:space="preserve">The most sizeable omission here may be the nonmarket care received by nonelderly disabled persons. </w:t>
      </w:r>
      <w:r>
        <w:t xml:space="preserve">Second, the amount of time is reported by the care receiver rather than the caregiver and </w:t>
      </w:r>
      <w:r w:rsidRPr="00243221">
        <w:t xml:space="preserve">using the recall and not </w:t>
      </w:r>
      <w:r w:rsidR="001D572E">
        <w:t xml:space="preserve">the </w:t>
      </w:r>
      <w:r w:rsidRPr="00243221">
        <w:t>diary method.</w:t>
      </w:r>
      <w:r>
        <w:t xml:space="preserve"> Both </w:t>
      </w:r>
      <w:r w:rsidR="00E6281F">
        <w:t>aspects of data collection in the HRS may give rise to some (unknown)</w:t>
      </w:r>
      <w:r>
        <w:t xml:space="preserve"> bias. </w:t>
      </w:r>
      <w:r w:rsidR="00A61342">
        <w:t>Third</w:t>
      </w:r>
      <w:r>
        <w:t xml:space="preserve">, the questions on care received are not </w:t>
      </w:r>
      <w:r w:rsidR="00E6281F">
        <w:t>posed</w:t>
      </w:r>
      <w:r>
        <w:t xml:space="preserve"> </w:t>
      </w:r>
      <w:r w:rsidR="00E6281F">
        <w:t>to</w:t>
      </w:r>
      <w:r>
        <w:t xml:space="preserve"> all respondents but only </w:t>
      </w:r>
      <w:r w:rsidR="00E6281F">
        <w:t xml:space="preserve">to </w:t>
      </w:r>
      <w:r>
        <w:t xml:space="preserve">those </w:t>
      </w:r>
      <w:r w:rsidR="001D572E">
        <w:t xml:space="preserve">who </w:t>
      </w:r>
      <w:r>
        <w:t>report some health difficulty</w:t>
      </w:r>
      <w:r w:rsidR="00E87CAB">
        <w:t xml:space="preserve"> or disability</w:t>
      </w:r>
      <w:r>
        <w:t>, thus rendering the care received by older people not afflicted by such problems impossible to measure.</w:t>
      </w:r>
      <w:r w:rsidR="00A61342">
        <w:t xml:space="preserve"> Finally, the scope of questions on the duration of care is limited to assistance with certain activities</w:t>
      </w:r>
      <w:r w:rsidR="00E6281F">
        <w:t>,</w:t>
      </w:r>
      <w:r w:rsidR="00A61342">
        <w:t xml:space="preserve"> as described below. </w:t>
      </w:r>
      <w:r w:rsidR="001A485A">
        <w:t>As a result</w:t>
      </w:r>
      <w:r w:rsidR="005C2980">
        <w:t xml:space="preserve">, even though a higher proportion of HRS respondents </w:t>
      </w:r>
      <w:r w:rsidR="000070F9">
        <w:t xml:space="preserve">in 2016 </w:t>
      </w:r>
      <w:r w:rsidR="005C2980">
        <w:t>report receiving</w:t>
      </w:r>
      <w:r w:rsidR="00A61342">
        <w:t xml:space="preserve"> help with cleaning or maintenance of </w:t>
      </w:r>
      <w:r w:rsidR="00EE4FA2">
        <w:t xml:space="preserve">their </w:t>
      </w:r>
      <w:r w:rsidR="00A61342">
        <w:t xml:space="preserve">residence </w:t>
      </w:r>
      <w:r w:rsidR="00EE4FA2">
        <w:t>than with activities related to health difficulty</w:t>
      </w:r>
      <w:r w:rsidR="000070F9">
        <w:t xml:space="preserve"> (19 vs. 12 percent)</w:t>
      </w:r>
      <w:r w:rsidR="00EE4FA2">
        <w:t xml:space="preserve">, no information is available on the hours of help </w:t>
      </w:r>
      <w:r w:rsidR="000070F9">
        <w:t xml:space="preserve">with housework </w:t>
      </w:r>
      <w:r w:rsidR="00EE4FA2">
        <w:t>or whether the help was paid or unpaid.</w:t>
      </w:r>
    </w:p>
    <w:p w14:paraId="6E84A7BD" w14:textId="1ADEDEED" w:rsidR="007A1438" w:rsidRDefault="007A1438" w:rsidP="007A1438">
      <w:r>
        <w:t>The HRS module on time spent by helpers for the respondents begins by asking them a set of screening questions to identify if they face difficulties with everyday activities due to health or physical problems</w:t>
      </w:r>
      <w:r w:rsidRPr="004D5B31">
        <w:t xml:space="preserve"> (e.g.</w:t>
      </w:r>
      <w:r>
        <w:t>,</w:t>
      </w:r>
      <w:r w:rsidRPr="004D5B31">
        <w:t xml:space="preserve"> walking several blocks, sitting for about two hours</w:t>
      </w:r>
      <w:r>
        <w:t>,</w:t>
      </w:r>
      <w:r w:rsidRPr="004D5B31">
        <w:t xml:space="preserve"> etc.).</w:t>
      </w:r>
      <w:r>
        <w:t xml:space="preserve"> </w:t>
      </w:r>
      <w:r w:rsidRPr="00AF4CE6">
        <w:t xml:space="preserve">Those that answered </w:t>
      </w:r>
      <w:r w:rsidR="00C243C8">
        <w:t>“</w:t>
      </w:r>
      <w:r w:rsidRPr="00AF4CE6">
        <w:t>yes</w:t>
      </w:r>
      <w:r w:rsidR="00C243C8">
        <w:t>”</w:t>
      </w:r>
      <w:r w:rsidRPr="00AF4CE6">
        <w:t xml:space="preserve"> were asked about difficulty with Activities of Daily Living (ADLs) due to physical, mental, emotional</w:t>
      </w:r>
      <w:r>
        <w:t>,</w:t>
      </w:r>
      <w:r w:rsidRPr="00AF4CE6">
        <w:t xml:space="preserve"> or memory problem</w:t>
      </w:r>
      <w:r>
        <w:t>s</w:t>
      </w:r>
      <w:r w:rsidRPr="00AF4CE6">
        <w:t>.</w:t>
      </w:r>
      <w:r>
        <w:rPr>
          <w:rStyle w:val="FootnoteReference"/>
        </w:rPr>
        <w:footnoteReference w:id="44"/>
      </w:r>
      <w:r w:rsidRPr="00AF4CE6">
        <w:t xml:space="preserve"> </w:t>
      </w:r>
      <w:r w:rsidRPr="00F56A34">
        <w:t>All respondents were asked about difficulty with Instrumental Activities of Daily Living (IADLs).</w:t>
      </w:r>
      <w:r>
        <w:rPr>
          <w:rStyle w:val="FootnoteReference"/>
        </w:rPr>
        <w:footnoteReference w:id="45"/>
      </w:r>
      <w:r>
        <w:t xml:space="preserve"> </w:t>
      </w:r>
      <w:r w:rsidRPr="00A37728">
        <w:t xml:space="preserve">Those who reported difficulty with ADLs or IADLs were asked </w:t>
      </w:r>
      <w:r>
        <w:t xml:space="preserve">whether they received any </w:t>
      </w:r>
      <w:r>
        <w:lastRenderedPageBreak/>
        <w:t xml:space="preserve">help with the activities. </w:t>
      </w:r>
      <w:r w:rsidRPr="0057488C">
        <w:t xml:space="preserve">A helper may be </w:t>
      </w:r>
      <w:r>
        <w:t>someone or an organization</w:t>
      </w:r>
      <w:r w:rsidRPr="0057488C">
        <w:t xml:space="preserve"> </w:t>
      </w:r>
      <w:r>
        <w:t xml:space="preserve">the respondent </w:t>
      </w:r>
      <w:r w:rsidR="001D572E">
        <w:t>reported</w:t>
      </w:r>
      <w:r w:rsidR="001D572E" w:rsidRPr="0057488C">
        <w:t xml:space="preserve"> </w:t>
      </w:r>
      <w:r w:rsidRPr="0057488C">
        <w:t xml:space="preserve">as </w:t>
      </w:r>
      <w:r>
        <w:t>assisting.</w:t>
      </w:r>
      <w:r w:rsidRPr="0057488C">
        <w:t xml:space="preserve"> </w:t>
      </w:r>
      <w:r>
        <w:t xml:space="preserve">Questions were asked about the helper’s identity </w:t>
      </w:r>
      <w:r w:rsidRPr="00A37728">
        <w:t xml:space="preserve">and </w:t>
      </w:r>
      <w:r>
        <w:t xml:space="preserve">the respondent’s </w:t>
      </w:r>
      <w:r w:rsidRPr="00A37728">
        <w:t xml:space="preserve">relationship </w:t>
      </w:r>
      <w:r>
        <w:t>to each</w:t>
      </w:r>
      <w:r w:rsidRPr="00A37728">
        <w:t xml:space="preserve"> helper (up to 7 </w:t>
      </w:r>
      <w:r w:rsidR="002A6F4B">
        <w:t xml:space="preserve">helpers </w:t>
      </w:r>
      <w:r w:rsidRPr="00A37728">
        <w:t>for ADL and 15 for IADL)</w:t>
      </w:r>
      <w:r>
        <w:t xml:space="preserve">. From the information available in the HRS regarding the household members of the respondent, we can identify whether the helper in question resides with the person </w:t>
      </w:r>
      <w:r w:rsidR="001D572E">
        <w:t xml:space="preserve">who </w:t>
      </w:r>
      <w:r>
        <w:t>received the help.</w:t>
      </w:r>
      <w:r>
        <w:rPr>
          <w:rStyle w:val="FootnoteReference"/>
        </w:rPr>
        <w:footnoteReference w:id="46"/>
      </w:r>
      <w:r>
        <w:t xml:space="preserve"> We can also ascertain whether the assistance is obtained from nonmarket sources (by excluding helpers related to the respondent </w:t>
      </w:r>
      <w:r w:rsidRPr="00DE6CBB">
        <w:t xml:space="preserve">as </w:t>
      </w:r>
      <w:r w:rsidR="001D572E">
        <w:t xml:space="preserve">an </w:t>
      </w:r>
      <w:r w:rsidR="00C243C8">
        <w:t>“</w:t>
      </w:r>
      <w:r w:rsidRPr="00DE6CBB">
        <w:t xml:space="preserve">employee of </w:t>
      </w:r>
      <w:r>
        <w:t xml:space="preserve">a </w:t>
      </w:r>
      <w:r w:rsidRPr="00DE6CBB">
        <w:t>facility</w:t>
      </w:r>
      <w:r w:rsidR="00C243C8">
        <w:t>”</w:t>
      </w:r>
      <w:r w:rsidRPr="00DE6CBB">
        <w:t xml:space="preserve"> or </w:t>
      </w:r>
      <w:r w:rsidR="001D572E">
        <w:t xml:space="preserve">a </w:t>
      </w:r>
      <w:r w:rsidR="00C243C8">
        <w:t>“</w:t>
      </w:r>
      <w:r w:rsidRPr="00DE6CBB">
        <w:t>paid helper</w:t>
      </w:r>
      <w:r w:rsidR="00C243C8">
        <w:t>”</w:t>
      </w:r>
      <w:r>
        <w:t>).</w:t>
      </w:r>
      <w:r>
        <w:rPr>
          <w:rStyle w:val="FootnoteReference"/>
        </w:rPr>
        <w:footnoteReference w:id="47"/>
      </w:r>
      <w:r>
        <w:t xml:space="preserve"> </w:t>
      </w:r>
    </w:p>
    <w:p w14:paraId="7223FDB6" w14:textId="103B68A0" w:rsidR="007A1438" w:rsidRDefault="007A1438" w:rsidP="007A1438">
      <w:r>
        <w:t>Further questions were asked about the frequency and duration of help received from each nonmarket helper outside the respondent’s household. We estimate the time spent for each respondent from the responses to the following questions. The survey offers the respondent three options to report the frequency of help received from each helper: the number of days during the last month, the number of days per week during the last month, or every day during the last month (respectively, QG070, QG071, and QG072). Once the respondent answers, they are asked about the hours per day th</w:t>
      </w:r>
      <w:r w:rsidR="00E6281F">
        <w:t>ey received help on the days</w:t>
      </w:r>
      <w:r>
        <w:t xml:space="preserve"> they received help (QG073). We used the frequency of help and hours per day to calculate each helper’s weekly hours of help to the respondent.</w:t>
      </w:r>
      <w:r>
        <w:rPr>
          <w:rStyle w:val="FootnoteReference"/>
        </w:rPr>
        <w:footnoteReference w:id="48"/>
      </w:r>
      <w:r>
        <w:t xml:space="preserve"> The total hours of nonmarket</w:t>
      </w:r>
      <w:r w:rsidR="00F63662">
        <w:t>,</w:t>
      </w:r>
      <w:r>
        <w:t xml:space="preserve"> </w:t>
      </w:r>
      <w:proofErr w:type="spellStart"/>
      <w:r>
        <w:t>nonhousehold</w:t>
      </w:r>
      <w:proofErr w:type="spellEnd"/>
      <w:r>
        <w:t xml:space="preserve"> help received by the respondent from all helpers w</w:t>
      </w:r>
      <w:r w:rsidR="00E6281F">
        <w:t>ere</w:t>
      </w:r>
      <w:r>
        <w:t xml:space="preserve"> then obtained by </w:t>
      </w:r>
      <w:r w:rsidR="00F63662">
        <w:t xml:space="preserve">summing </w:t>
      </w:r>
      <w:r>
        <w:t xml:space="preserve">the </w:t>
      </w:r>
      <w:r w:rsidR="00F63662">
        <w:t xml:space="preserve">hours </w:t>
      </w:r>
      <w:r>
        <w:t>each helper gave to the respondent.</w:t>
      </w:r>
    </w:p>
    <w:p w14:paraId="69C9194A" w14:textId="28DA9B23" w:rsidR="007A1438" w:rsidRDefault="007A1438" w:rsidP="007A1438">
      <w:r w:rsidRPr="00265427">
        <w:t xml:space="preserve">The </w:t>
      </w:r>
      <w:r>
        <w:t xml:space="preserve">HRS data show that the </w:t>
      </w:r>
      <w:r w:rsidRPr="00265427">
        <w:t>recipients of help are predominantly women (77</w:t>
      </w:r>
      <w:r w:rsidR="00F63662">
        <w:t xml:space="preserve"> percent</w:t>
      </w:r>
      <w:r w:rsidRPr="00265427">
        <w:t>). A</w:t>
      </w:r>
      <w:r>
        <w:t xml:space="preserve"> little </w:t>
      </w:r>
      <w:r w:rsidR="00F63662">
        <w:t>less than</w:t>
      </w:r>
      <w:r w:rsidR="00F63662" w:rsidRPr="00265427">
        <w:t xml:space="preserve"> </w:t>
      </w:r>
      <w:r w:rsidRPr="00265427">
        <w:t>half (44</w:t>
      </w:r>
      <w:r w:rsidR="00F63662">
        <w:t xml:space="preserve"> percent</w:t>
      </w:r>
      <w:r w:rsidRPr="00265427">
        <w:t>) of the</w:t>
      </w:r>
      <w:r>
        <w:t xml:space="preserve"> recipients </w:t>
      </w:r>
      <w:r w:rsidRPr="00265427">
        <w:t>are 81</w:t>
      </w:r>
      <w:r>
        <w:t xml:space="preserve"> </w:t>
      </w:r>
      <w:r w:rsidRPr="00265427">
        <w:t>y</w:t>
      </w:r>
      <w:r>
        <w:t>ear</w:t>
      </w:r>
      <w:r w:rsidRPr="00265427">
        <w:t>s</w:t>
      </w:r>
      <w:r>
        <w:t xml:space="preserve"> or older,</w:t>
      </w:r>
      <w:r w:rsidRPr="00265427">
        <w:t xml:space="preserve"> and a majority (70</w:t>
      </w:r>
      <w:r w:rsidR="00F63662">
        <w:t xml:space="preserve"> percent</w:t>
      </w:r>
      <w:r w:rsidRPr="00265427">
        <w:t xml:space="preserve">) are not </w:t>
      </w:r>
      <w:r w:rsidR="00E6281F">
        <w:t xml:space="preserve">currently </w:t>
      </w:r>
      <w:r w:rsidRPr="00265427">
        <w:t>married. The</w:t>
      </w:r>
      <w:r>
        <w:t xml:space="preserve"> recipients</w:t>
      </w:r>
      <w:r w:rsidRPr="00265427">
        <w:t xml:space="preserve"> also belong disproportionately to the bottom quintile of </w:t>
      </w:r>
      <w:r>
        <w:t xml:space="preserve">the </w:t>
      </w:r>
      <w:r w:rsidRPr="00265427">
        <w:t>income distribution (56</w:t>
      </w:r>
      <w:r w:rsidR="00F63662">
        <w:t xml:space="preserve"> percent</w:t>
      </w:r>
      <w:r w:rsidRPr="00265427">
        <w:t xml:space="preserve">). The recipients are also </w:t>
      </w:r>
      <w:r w:rsidR="00F63662">
        <w:t>disproportionately</w:t>
      </w:r>
      <w:r w:rsidR="00F63662" w:rsidRPr="00265427">
        <w:t xml:space="preserve"> </w:t>
      </w:r>
      <w:r w:rsidRPr="00265427">
        <w:t>non</w:t>
      </w:r>
      <w:r w:rsidR="006A22A4">
        <w:t>-W</w:t>
      </w:r>
      <w:r w:rsidRPr="00265427">
        <w:t>hite and less educated</w:t>
      </w:r>
      <w:r w:rsidR="00F63662">
        <w:t xml:space="preserve"> compared with </w:t>
      </w:r>
      <w:r w:rsidRPr="00265427">
        <w:t>nonrecipients.</w:t>
      </w:r>
    </w:p>
    <w:p w14:paraId="62DC148E" w14:textId="77777777" w:rsidR="007A1438" w:rsidRDefault="007A1438" w:rsidP="007A1438">
      <w:pPr>
        <w:pStyle w:val="Heading4"/>
      </w:pPr>
      <w:r>
        <w:t>Comparing HRS and CE</w:t>
      </w:r>
    </w:p>
    <w:p w14:paraId="300D8246" w14:textId="6541470A" w:rsidR="007A1438" w:rsidRDefault="007A1438" w:rsidP="007A1438">
      <w:r>
        <w:t xml:space="preserve">A comparison of HRS and CE samples is not straightforward </w:t>
      </w:r>
      <w:r w:rsidR="00F63662">
        <w:t xml:space="preserve">due to </w:t>
      </w:r>
      <w:r>
        <w:t xml:space="preserve">fundamental differences in design. The HRS follows individuals over 50 and their spouses, while the CE survey </w:t>
      </w:r>
      <w:r w:rsidR="00F63662">
        <w:t xml:space="preserve">comprises </w:t>
      </w:r>
      <w:r>
        <w:t xml:space="preserve">a cross-section of </w:t>
      </w:r>
      <w:r>
        <w:lastRenderedPageBreak/>
        <w:t xml:space="preserve">consumer units. We first constructed a potential </w:t>
      </w:r>
      <w:r w:rsidR="00C243C8">
        <w:t>“</w:t>
      </w:r>
      <w:r>
        <w:t>HRS pool</w:t>
      </w:r>
      <w:r w:rsidR="00C243C8">
        <w:t>”</w:t>
      </w:r>
      <w:r>
        <w:t xml:space="preserve"> from the Interview and Diary samples to compare with the HRS. A person in a consumer unit was assigned to the HRS pool if they were a reference person over</w:t>
      </w:r>
      <w:r w:rsidR="00F63662">
        <w:t xml:space="preserve"> the</w:t>
      </w:r>
      <w:r>
        <w:t xml:space="preserve"> age</w:t>
      </w:r>
      <w:r w:rsidR="00F63662">
        <w:t xml:space="preserve"> of</w:t>
      </w:r>
      <w:r>
        <w:t xml:space="preserve"> 50, the spouse of a reference person over 50, or any other person in the unit over 50. It should be noted that, for couples in the last category, we </w:t>
      </w:r>
      <w:r w:rsidR="009B3588">
        <w:t>cannot</w:t>
      </w:r>
      <w:r>
        <w:t xml:space="preserve"> account for their relationship (e.g., characteriz</w:t>
      </w:r>
      <w:r w:rsidR="00F63662">
        <w:t>e</w:t>
      </w:r>
      <w:r>
        <w:t xml:space="preserve"> them as a married couple or identify the spouse’s age) in our modeling. </w:t>
      </w:r>
    </w:p>
    <w:p w14:paraId="114B867B" w14:textId="5A379B68" w:rsidR="007A1438" w:rsidRDefault="007A1438" w:rsidP="007A1438">
      <w:pPr>
        <w:pStyle w:val="Caption"/>
        <w:keepNext/>
      </w:pPr>
      <w:bookmarkStart w:id="101" w:name="_Ref127280180"/>
      <w:bookmarkStart w:id="102" w:name="_Toc158095552"/>
      <w:r>
        <w:t xml:space="preserve">Table </w:t>
      </w:r>
      <w:fldSimple w:instr=" STYLEREF 1 \s ">
        <w:r w:rsidR="006C1E92">
          <w:rPr>
            <w:noProof/>
          </w:rPr>
          <w:t>4</w:t>
        </w:r>
      </w:fldSimple>
      <w:r w:rsidR="006C1E92">
        <w:noBreakHyphen/>
      </w:r>
      <w:fldSimple w:instr=" SEQ Table \* ARABIC \s 1 ">
        <w:r w:rsidR="006C1E92">
          <w:rPr>
            <w:noProof/>
          </w:rPr>
          <w:t>6</w:t>
        </w:r>
      </w:fldSimple>
      <w:bookmarkEnd w:id="101"/>
      <w:r>
        <w:t xml:space="preserve"> </w:t>
      </w:r>
      <w:r w:rsidRPr="00993358">
        <w:t xml:space="preserve">Demographic </w:t>
      </w:r>
      <w:r w:rsidR="007629B8">
        <w:t>c</w:t>
      </w:r>
      <w:r w:rsidR="00F63662" w:rsidRPr="00993358">
        <w:t xml:space="preserve">omposition </w:t>
      </w:r>
      <w:r w:rsidR="00F63662">
        <w:t>o</w:t>
      </w:r>
      <w:r w:rsidR="00F63662" w:rsidRPr="00993358">
        <w:t xml:space="preserve">f </w:t>
      </w:r>
      <w:r w:rsidR="00F63662">
        <w:t>t</w:t>
      </w:r>
      <w:r w:rsidR="00F63662" w:rsidRPr="00993358">
        <w:t xml:space="preserve">he </w:t>
      </w:r>
      <w:r w:rsidR="007629B8">
        <w:t>p</w:t>
      </w:r>
      <w:r w:rsidR="00F63662" w:rsidRPr="00993358">
        <w:t xml:space="preserve">opulation </w:t>
      </w:r>
      <w:r w:rsidR="007629B8">
        <w:t>o</w:t>
      </w:r>
      <w:r w:rsidR="00F63662">
        <w:t>ver</w:t>
      </w:r>
      <w:r w:rsidR="00F63662" w:rsidRPr="00993358">
        <w:t xml:space="preserve"> </w:t>
      </w:r>
      <w:r w:rsidR="00F63662">
        <w:t>50</w:t>
      </w:r>
      <w:r w:rsidR="00F63662" w:rsidRPr="00993358">
        <w:t xml:space="preserve"> </w:t>
      </w:r>
      <w:r w:rsidR="007629B8">
        <w:t>y</w:t>
      </w:r>
      <w:r w:rsidR="00F63662" w:rsidRPr="00993358">
        <w:t xml:space="preserve">ears </w:t>
      </w:r>
      <w:r w:rsidR="00F63662">
        <w:t>o</w:t>
      </w:r>
      <w:r w:rsidR="00F63662" w:rsidRPr="00993358">
        <w:t xml:space="preserve">f </w:t>
      </w:r>
      <w:r w:rsidR="007629B8">
        <w:t>a</w:t>
      </w:r>
      <w:r w:rsidR="00F63662" w:rsidRPr="00993358">
        <w:t xml:space="preserve">ge </w:t>
      </w:r>
      <w:r w:rsidR="00F63662">
        <w:t>b</w:t>
      </w:r>
      <w:r w:rsidR="00F63662" w:rsidRPr="00993358">
        <w:t xml:space="preserve">y </w:t>
      </w:r>
      <w:r w:rsidR="007629B8">
        <w:t>s</w:t>
      </w:r>
      <w:r w:rsidR="00F63662" w:rsidRPr="00993358">
        <w:t>urvey</w:t>
      </w:r>
      <w:bookmarkEnd w:id="102"/>
    </w:p>
    <w:tbl>
      <w:tblPr>
        <w:tblW w:w="7513" w:type="dxa"/>
        <w:jc w:val="center"/>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1438"/>
        <w:gridCol w:w="2179"/>
        <w:gridCol w:w="1106"/>
        <w:gridCol w:w="1530"/>
        <w:gridCol w:w="1260"/>
      </w:tblGrid>
      <w:tr w:rsidR="007A1438" w:rsidRPr="003C05E1" w14:paraId="7B6931BD" w14:textId="77777777" w:rsidTr="00E354D4">
        <w:trPr>
          <w:trHeight w:val="292"/>
          <w:tblHeader/>
          <w:jc w:val="center"/>
        </w:trPr>
        <w:tc>
          <w:tcPr>
            <w:tcW w:w="1438" w:type="dxa"/>
            <w:tcBorders>
              <w:top w:val="single" w:sz="4" w:space="0" w:color="auto"/>
              <w:bottom w:val="single" w:sz="4" w:space="0" w:color="auto"/>
            </w:tcBorders>
            <w:shd w:val="clear" w:color="auto" w:fill="auto"/>
            <w:noWrap/>
            <w:vAlign w:val="bottom"/>
            <w:hideMark/>
          </w:tcPr>
          <w:p w14:paraId="1972E85D" w14:textId="77777777" w:rsidR="007A1438" w:rsidRPr="003C05E1" w:rsidRDefault="007A1438" w:rsidP="00E354D4">
            <w:pPr>
              <w:spacing w:after="0" w:line="240" w:lineRule="auto"/>
              <w:rPr>
                <w:rFonts w:eastAsia="Times New Roman" w:cs="Times New Roman"/>
                <w:sz w:val="20"/>
                <w:szCs w:val="20"/>
              </w:rPr>
            </w:pPr>
            <w:r w:rsidRPr="00D85258">
              <w:rPr>
                <w:rFonts w:eastAsia="Times New Roman" w:cs="Times New Roman"/>
                <w:b/>
                <w:bCs/>
                <w:color w:val="000000"/>
                <w:sz w:val="20"/>
                <w:szCs w:val="20"/>
              </w:rPr>
              <w:t>Characteristic</w:t>
            </w:r>
          </w:p>
        </w:tc>
        <w:tc>
          <w:tcPr>
            <w:tcW w:w="2179" w:type="dxa"/>
            <w:tcBorders>
              <w:top w:val="single" w:sz="4" w:space="0" w:color="auto"/>
              <w:bottom w:val="single" w:sz="4" w:space="0" w:color="auto"/>
            </w:tcBorders>
            <w:shd w:val="clear" w:color="auto" w:fill="auto"/>
            <w:noWrap/>
            <w:vAlign w:val="bottom"/>
            <w:hideMark/>
          </w:tcPr>
          <w:p w14:paraId="6848FCCB" w14:textId="77777777" w:rsidR="007A1438" w:rsidRPr="003C05E1" w:rsidRDefault="007A1438" w:rsidP="00E354D4">
            <w:pPr>
              <w:spacing w:after="0" w:line="240" w:lineRule="auto"/>
              <w:rPr>
                <w:rFonts w:eastAsia="Times New Roman" w:cs="Times New Roman"/>
                <w:sz w:val="20"/>
                <w:szCs w:val="20"/>
              </w:rPr>
            </w:pPr>
            <w:r w:rsidRPr="00D85258">
              <w:rPr>
                <w:rFonts w:eastAsia="Times New Roman" w:cs="Times New Roman"/>
                <w:b/>
                <w:bCs/>
                <w:color w:val="000000"/>
                <w:sz w:val="20"/>
                <w:szCs w:val="20"/>
              </w:rPr>
              <w:t>Subgroup</w:t>
            </w:r>
          </w:p>
        </w:tc>
        <w:tc>
          <w:tcPr>
            <w:tcW w:w="1106" w:type="dxa"/>
            <w:tcBorders>
              <w:top w:val="single" w:sz="4" w:space="0" w:color="auto"/>
              <w:bottom w:val="single" w:sz="4" w:space="0" w:color="auto"/>
            </w:tcBorders>
            <w:shd w:val="clear" w:color="auto" w:fill="auto"/>
            <w:noWrap/>
            <w:vAlign w:val="center"/>
            <w:hideMark/>
          </w:tcPr>
          <w:p w14:paraId="5316DCC0" w14:textId="77777777" w:rsidR="007A1438" w:rsidRPr="003C05E1" w:rsidRDefault="007A1438" w:rsidP="00E354D4">
            <w:pPr>
              <w:spacing w:after="0" w:line="240" w:lineRule="auto"/>
              <w:rPr>
                <w:rFonts w:eastAsia="Times New Roman" w:cs="Times New Roman"/>
                <w:b/>
                <w:color w:val="000000"/>
                <w:sz w:val="20"/>
                <w:szCs w:val="20"/>
              </w:rPr>
            </w:pPr>
            <w:r w:rsidRPr="003C05E1">
              <w:rPr>
                <w:rFonts w:eastAsia="Times New Roman" w:cs="Times New Roman"/>
                <w:b/>
                <w:color w:val="000000"/>
                <w:sz w:val="20"/>
                <w:szCs w:val="20"/>
              </w:rPr>
              <w:t>HRS 2016</w:t>
            </w:r>
          </w:p>
        </w:tc>
        <w:tc>
          <w:tcPr>
            <w:tcW w:w="1530" w:type="dxa"/>
            <w:tcBorders>
              <w:top w:val="single" w:sz="4" w:space="0" w:color="auto"/>
              <w:bottom w:val="single" w:sz="4" w:space="0" w:color="auto"/>
            </w:tcBorders>
            <w:shd w:val="clear" w:color="auto" w:fill="auto"/>
            <w:noWrap/>
            <w:vAlign w:val="center"/>
            <w:hideMark/>
          </w:tcPr>
          <w:p w14:paraId="2F1F85E5" w14:textId="77777777" w:rsidR="007A1438" w:rsidRPr="003C05E1" w:rsidRDefault="007A1438" w:rsidP="00E354D4">
            <w:pPr>
              <w:spacing w:after="0" w:line="240" w:lineRule="auto"/>
              <w:rPr>
                <w:rFonts w:eastAsia="Times New Roman" w:cs="Times New Roman"/>
                <w:b/>
                <w:color w:val="000000"/>
                <w:sz w:val="20"/>
                <w:szCs w:val="20"/>
              </w:rPr>
            </w:pPr>
            <w:r w:rsidRPr="003C05E1">
              <w:rPr>
                <w:rFonts w:eastAsia="Times New Roman" w:cs="Times New Roman"/>
                <w:b/>
                <w:color w:val="000000"/>
                <w:sz w:val="20"/>
                <w:szCs w:val="20"/>
              </w:rPr>
              <w:t>CE - Interview</w:t>
            </w:r>
          </w:p>
        </w:tc>
        <w:tc>
          <w:tcPr>
            <w:tcW w:w="1260" w:type="dxa"/>
            <w:tcBorders>
              <w:top w:val="single" w:sz="4" w:space="0" w:color="auto"/>
              <w:bottom w:val="single" w:sz="4" w:space="0" w:color="auto"/>
            </w:tcBorders>
            <w:shd w:val="clear" w:color="auto" w:fill="auto"/>
            <w:noWrap/>
            <w:vAlign w:val="center"/>
            <w:hideMark/>
          </w:tcPr>
          <w:p w14:paraId="67607B5B" w14:textId="77777777" w:rsidR="007A1438" w:rsidRPr="003C05E1" w:rsidRDefault="007A1438" w:rsidP="00E354D4">
            <w:pPr>
              <w:spacing w:after="0" w:line="240" w:lineRule="auto"/>
              <w:rPr>
                <w:rFonts w:eastAsia="Times New Roman" w:cs="Times New Roman"/>
                <w:b/>
                <w:color w:val="000000"/>
                <w:sz w:val="20"/>
                <w:szCs w:val="20"/>
              </w:rPr>
            </w:pPr>
            <w:r w:rsidRPr="003C05E1">
              <w:rPr>
                <w:rFonts w:eastAsia="Times New Roman" w:cs="Times New Roman"/>
                <w:b/>
                <w:color w:val="000000"/>
                <w:sz w:val="20"/>
                <w:szCs w:val="20"/>
              </w:rPr>
              <w:t>CE - Diary</w:t>
            </w:r>
          </w:p>
        </w:tc>
      </w:tr>
      <w:tr w:rsidR="007A1438" w:rsidRPr="003C05E1" w14:paraId="4393BDC1" w14:textId="77777777" w:rsidTr="00E354D4">
        <w:trPr>
          <w:trHeight w:val="292"/>
          <w:jc w:val="center"/>
        </w:trPr>
        <w:tc>
          <w:tcPr>
            <w:tcW w:w="1438" w:type="dxa"/>
            <w:vMerge w:val="restart"/>
            <w:tcBorders>
              <w:top w:val="single" w:sz="4" w:space="0" w:color="auto"/>
            </w:tcBorders>
            <w:shd w:val="clear" w:color="auto" w:fill="auto"/>
            <w:noWrap/>
            <w:vAlign w:val="center"/>
            <w:hideMark/>
          </w:tcPr>
          <w:p w14:paraId="0DA61E24"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Gender</w:t>
            </w:r>
          </w:p>
        </w:tc>
        <w:tc>
          <w:tcPr>
            <w:tcW w:w="2179" w:type="dxa"/>
            <w:tcBorders>
              <w:top w:val="single" w:sz="4" w:space="0" w:color="auto"/>
            </w:tcBorders>
            <w:shd w:val="clear" w:color="auto" w:fill="auto"/>
            <w:noWrap/>
            <w:vAlign w:val="bottom"/>
            <w:hideMark/>
          </w:tcPr>
          <w:p w14:paraId="38DF15EF"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Men</w:t>
            </w:r>
          </w:p>
        </w:tc>
        <w:tc>
          <w:tcPr>
            <w:tcW w:w="1106" w:type="dxa"/>
            <w:tcBorders>
              <w:top w:val="single" w:sz="4" w:space="0" w:color="auto"/>
            </w:tcBorders>
            <w:shd w:val="clear" w:color="auto" w:fill="auto"/>
            <w:noWrap/>
            <w:vAlign w:val="bottom"/>
            <w:hideMark/>
          </w:tcPr>
          <w:p w14:paraId="615936E8"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47</w:t>
            </w:r>
          </w:p>
        </w:tc>
        <w:tc>
          <w:tcPr>
            <w:tcW w:w="1530" w:type="dxa"/>
            <w:tcBorders>
              <w:top w:val="single" w:sz="4" w:space="0" w:color="auto"/>
            </w:tcBorders>
            <w:shd w:val="clear" w:color="auto" w:fill="auto"/>
            <w:noWrap/>
            <w:vAlign w:val="bottom"/>
            <w:hideMark/>
          </w:tcPr>
          <w:p w14:paraId="369C4E41"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46</w:t>
            </w:r>
          </w:p>
        </w:tc>
        <w:tc>
          <w:tcPr>
            <w:tcW w:w="1260" w:type="dxa"/>
            <w:tcBorders>
              <w:top w:val="single" w:sz="4" w:space="0" w:color="auto"/>
            </w:tcBorders>
            <w:shd w:val="clear" w:color="auto" w:fill="auto"/>
            <w:noWrap/>
            <w:vAlign w:val="bottom"/>
            <w:hideMark/>
          </w:tcPr>
          <w:p w14:paraId="2572E3A3"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47</w:t>
            </w:r>
          </w:p>
        </w:tc>
      </w:tr>
      <w:tr w:rsidR="007A1438" w:rsidRPr="003C05E1" w14:paraId="489EF6FF" w14:textId="77777777" w:rsidTr="00E354D4">
        <w:trPr>
          <w:trHeight w:val="292"/>
          <w:jc w:val="center"/>
        </w:trPr>
        <w:tc>
          <w:tcPr>
            <w:tcW w:w="1438" w:type="dxa"/>
            <w:vMerge/>
            <w:shd w:val="clear" w:color="auto" w:fill="auto"/>
            <w:vAlign w:val="center"/>
            <w:hideMark/>
          </w:tcPr>
          <w:p w14:paraId="15E37147"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auto"/>
            <w:noWrap/>
            <w:vAlign w:val="bottom"/>
            <w:hideMark/>
          </w:tcPr>
          <w:p w14:paraId="517D744D"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Women</w:t>
            </w:r>
          </w:p>
        </w:tc>
        <w:tc>
          <w:tcPr>
            <w:tcW w:w="1106" w:type="dxa"/>
            <w:shd w:val="clear" w:color="auto" w:fill="auto"/>
            <w:noWrap/>
            <w:vAlign w:val="bottom"/>
            <w:hideMark/>
          </w:tcPr>
          <w:p w14:paraId="54E3A110"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53</w:t>
            </w:r>
          </w:p>
        </w:tc>
        <w:tc>
          <w:tcPr>
            <w:tcW w:w="1530" w:type="dxa"/>
            <w:shd w:val="clear" w:color="auto" w:fill="auto"/>
            <w:noWrap/>
            <w:vAlign w:val="bottom"/>
            <w:hideMark/>
          </w:tcPr>
          <w:p w14:paraId="3BA6BCA7"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54</w:t>
            </w:r>
          </w:p>
        </w:tc>
        <w:tc>
          <w:tcPr>
            <w:tcW w:w="1260" w:type="dxa"/>
            <w:shd w:val="clear" w:color="auto" w:fill="auto"/>
            <w:noWrap/>
            <w:vAlign w:val="bottom"/>
            <w:hideMark/>
          </w:tcPr>
          <w:p w14:paraId="06A02458"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53</w:t>
            </w:r>
          </w:p>
        </w:tc>
      </w:tr>
      <w:tr w:rsidR="007A1438" w:rsidRPr="003C05E1" w14:paraId="4CB0253C" w14:textId="77777777" w:rsidTr="00E354D4">
        <w:trPr>
          <w:trHeight w:val="292"/>
          <w:jc w:val="center"/>
        </w:trPr>
        <w:tc>
          <w:tcPr>
            <w:tcW w:w="1438" w:type="dxa"/>
            <w:vMerge w:val="restart"/>
            <w:shd w:val="clear" w:color="auto" w:fill="D9D9D9" w:themeFill="background1" w:themeFillShade="D9"/>
            <w:noWrap/>
            <w:vAlign w:val="center"/>
            <w:hideMark/>
          </w:tcPr>
          <w:p w14:paraId="157662DD"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Age</w:t>
            </w:r>
          </w:p>
        </w:tc>
        <w:tc>
          <w:tcPr>
            <w:tcW w:w="2179" w:type="dxa"/>
            <w:shd w:val="clear" w:color="auto" w:fill="D9D9D9" w:themeFill="background1" w:themeFillShade="D9"/>
            <w:noWrap/>
            <w:vAlign w:val="bottom"/>
            <w:hideMark/>
          </w:tcPr>
          <w:p w14:paraId="79BB8409"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51 to 60yrs</w:t>
            </w:r>
          </w:p>
        </w:tc>
        <w:tc>
          <w:tcPr>
            <w:tcW w:w="1106" w:type="dxa"/>
            <w:shd w:val="clear" w:color="auto" w:fill="D9D9D9" w:themeFill="background1" w:themeFillShade="D9"/>
            <w:noWrap/>
            <w:vAlign w:val="bottom"/>
            <w:hideMark/>
          </w:tcPr>
          <w:p w14:paraId="29C53F9D"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40</w:t>
            </w:r>
          </w:p>
        </w:tc>
        <w:tc>
          <w:tcPr>
            <w:tcW w:w="1530" w:type="dxa"/>
            <w:shd w:val="clear" w:color="auto" w:fill="D9D9D9" w:themeFill="background1" w:themeFillShade="D9"/>
            <w:noWrap/>
            <w:vAlign w:val="bottom"/>
            <w:hideMark/>
          </w:tcPr>
          <w:p w14:paraId="0F2624B5"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39</w:t>
            </w:r>
          </w:p>
        </w:tc>
        <w:tc>
          <w:tcPr>
            <w:tcW w:w="1260" w:type="dxa"/>
            <w:shd w:val="clear" w:color="auto" w:fill="D9D9D9" w:themeFill="background1" w:themeFillShade="D9"/>
            <w:noWrap/>
            <w:vAlign w:val="bottom"/>
            <w:hideMark/>
          </w:tcPr>
          <w:p w14:paraId="455AEFD9"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39</w:t>
            </w:r>
          </w:p>
        </w:tc>
      </w:tr>
      <w:tr w:rsidR="007A1438" w:rsidRPr="003C05E1" w14:paraId="604B0867" w14:textId="77777777" w:rsidTr="00E354D4">
        <w:trPr>
          <w:trHeight w:val="292"/>
          <w:jc w:val="center"/>
        </w:trPr>
        <w:tc>
          <w:tcPr>
            <w:tcW w:w="1438" w:type="dxa"/>
            <w:vMerge/>
            <w:shd w:val="clear" w:color="auto" w:fill="D9D9D9" w:themeFill="background1" w:themeFillShade="D9"/>
            <w:vAlign w:val="center"/>
            <w:hideMark/>
          </w:tcPr>
          <w:p w14:paraId="1C913AA0"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noWrap/>
            <w:vAlign w:val="bottom"/>
            <w:hideMark/>
          </w:tcPr>
          <w:p w14:paraId="0A82DF13"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61 to 70yrs</w:t>
            </w:r>
          </w:p>
        </w:tc>
        <w:tc>
          <w:tcPr>
            <w:tcW w:w="1106" w:type="dxa"/>
            <w:shd w:val="clear" w:color="auto" w:fill="D9D9D9" w:themeFill="background1" w:themeFillShade="D9"/>
            <w:noWrap/>
            <w:vAlign w:val="bottom"/>
            <w:hideMark/>
          </w:tcPr>
          <w:p w14:paraId="59B4924D"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32</w:t>
            </w:r>
          </w:p>
        </w:tc>
        <w:tc>
          <w:tcPr>
            <w:tcW w:w="1530" w:type="dxa"/>
            <w:shd w:val="clear" w:color="auto" w:fill="D9D9D9" w:themeFill="background1" w:themeFillShade="D9"/>
            <w:noWrap/>
            <w:vAlign w:val="bottom"/>
            <w:hideMark/>
          </w:tcPr>
          <w:p w14:paraId="7F5D68DD"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32</w:t>
            </w:r>
          </w:p>
        </w:tc>
        <w:tc>
          <w:tcPr>
            <w:tcW w:w="1260" w:type="dxa"/>
            <w:shd w:val="clear" w:color="auto" w:fill="D9D9D9" w:themeFill="background1" w:themeFillShade="D9"/>
            <w:noWrap/>
            <w:vAlign w:val="bottom"/>
            <w:hideMark/>
          </w:tcPr>
          <w:p w14:paraId="3D8CDEC5"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32</w:t>
            </w:r>
          </w:p>
        </w:tc>
      </w:tr>
      <w:tr w:rsidR="007A1438" w:rsidRPr="003C05E1" w14:paraId="71D11594" w14:textId="77777777" w:rsidTr="00E354D4">
        <w:trPr>
          <w:trHeight w:val="292"/>
          <w:jc w:val="center"/>
        </w:trPr>
        <w:tc>
          <w:tcPr>
            <w:tcW w:w="1438" w:type="dxa"/>
            <w:vMerge/>
            <w:shd w:val="clear" w:color="auto" w:fill="D9D9D9" w:themeFill="background1" w:themeFillShade="D9"/>
            <w:vAlign w:val="center"/>
            <w:hideMark/>
          </w:tcPr>
          <w:p w14:paraId="398E3348"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noWrap/>
            <w:vAlign w:val="bottom"/>
            <w:hideMark/>
          </w:tcPr>
          <w:p w14:paraId="1F521F29"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71 to 80yrs</w:t>
            </w:r>
          </w:p>
        </w:tc>
        <w:tc>
          <w:tcPr>
            <w:tcW w:w="1106" w:type="dxa"/>
            <w:shd w:val="clear" w:color="auto" w:fill="D9D9D9" w:themeFill="background1" w:themeFillShade="D9"/>
            <w:noWrap/>
            <w:vAlign w:val="bottom"/>
            <w:hideMark/>
          </w:tcPr>
          <w:p w14:paraId="2C821EBE"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18</w:t>
            </w:r>
          </w:p>
        </w:tc>
        <w:tc>
          <w:tcPr>
            <w:tcW w:w="1530" w:type="dxa"/>
            <w:shd w:val="clear" w:color="auto" w:fill="D9D9D9" w:themeFill="background1" w:themeFillShade="D9"/>
            <w:noWrap/>
            <w:vAlign w:val="bottom"/>
            <w:hideMark/>
          </w:tcPr>
          <w:p w14:paraId="16E2375E"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19</w:t>
            </w:r>
          </w:p>
        </w:tc>
        <w:tc>
          <w:tcPr>
            <w:tcW w:w="1260" w:type="dxa"/>
            <w:shd w:val="clear" w:color="auto" w:fill="D9D9D9" w:themeFill="background1" w:themeFillShade="D9"/>
            <w:noWrap/>
            <w:vAlign w:val="bottom"/>
            <w:hideMark/>
          </w:tcPr>
          <w:p w14:paraId="7F72CA8A"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20</w:t>
            </w:r>
          </w:p>
        </w:tc>
      </w:tr>
      <w:tr w:rsidR="007A1438" w:rsidRPr="003C05E1" w14:paraId="253175F0" w14:textId="77777777" w:rsidTr="00E354D4">
        <w:trPr>
          <w:trHeight w:val="292"/>
          <w:jc w:val="center"/>
        </w:trPr>
        <w:tc>
          <w:tcPr>
            <w:tcW w:w="1438" w:type="dxa"/>
            <w:vMerge/>
            <w:shd w:val="clear" w:color="auto" w:fill="D9D9D9" w:themeFill="background1" w:themeFillShade="D9"/>
            <w:vAlign w:val="center"/>
            <w:hideMark/>
          </w:tcPr>
          <w:p w14:paraId="7D35BBEF"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noWrap/>
            <w:vAlign w:val="bottom"/>
            <w:hideMark/>
          </w:tcPr>
          <w:p w14:paraId="1177B2B1"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81yrs or more</w:t>
            </w:r>
          </w:p>
        </w:tc>
        <w:tc>
          <w:tcPr>
            <w:tcW w:w="1106" w:type="dxa"/>
            <w:shd w:val="clear" w:color="auto" w:fill="D9D9D9" w:themeFill="background1" w:themeFillShade="D9"/>
            <w:noWrap/>
            <w:vAlign w:val="bottom"/>
            <w:hideMark/>
          </w:tcPr>
          <w:p w14:paraId="380EF550"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10</w:t>
            </w:r>
          </w:p>
        </w:tc>
        <w:tc>
          <w:tcPr>
            <w:tcW w:w="1530" w:type="dxa"/>
            <w:shd w:val="clear" w:color="auto" w:fill="D9D9D9" w:themeFill="background1" w:themeFillShade="D9"/>
            <w:noWrap/>
            <w:vAlign w:val="bottom"/>
            <w:hideMark/>
          </w:tcPr>
          <w:p w14:paraId="30E5BCB4"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10</w:t>
            </w:r>
          </w:p>
        </w:tc>
        <w:tc>
          <w:tcPr>
            <w:tcW w:w="1260" w:type="dxa"/>
            <w:shd w:val="clear" w:color="auto" w:fill="D9D9D9" w:themeFill="background1" w:themeFillShade="D9"/>
            <w:noWrap/>
            <w:vAlign w:val="bottom"/>
            <w:hideMark/>
          </w:tcPr>
          <w:p w14:paraId="78851988"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9</w:t>
            </w:r>
          </w:p>
        </w:tc>
      </w:tr>
      <w:tr w:rsidR="007A1438" w:rsidRPr="003C05E1" w14:paraId="30BCC262" w14:textId="77777777" w:rsidTr="00E354D4">
        <w:trPr>
          <w:trHeight w:val="292"/>
          <w:jc w:val="center"/>
        </w:trPr>
        <w:tc>
          <w:tcPr>
            <w:tcW w:w="1438" w:type="dxa"/>
            <w:vMerge w:val="restart"/>
            <w:shd w:val="clear" w:color="auto" w:fill="auto"/>
            <w:vAlign w:val="center"/>
            <w:hideMark/>
          </w:tcPr>
          <w:p w14:paraId="758631A8" w14:textId="77777777" w:rsidR="007A1438" w:rsidRPr="003C05E1"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Household income</w:t>
            </w:r>
            <w:r w:rsidRPr="003C05E1">
              <w:rPr>
                <w:rFonts w:eastAsia="Times New Roman" w:cs="Times New Roman"/>
                <w:color w:val="000000"/>
                <w:sz w:val="20"/>
                <w:szCs w:val="20"/>
              </w:rPr>
              <w:t xml:space="preserve"> quintile</w:t>
            </w:r>
          </w:p>
        </w:tc>
        <w:tc>
          <w:tcPr>
            <w:tcW w:w="2179" w:type="dxa"/>
            <w:shd w:val="clear" w:color="auto" w:fill="auto"/>
            <w:noWrap/>
            <w:vAlign w:val="bottom"/>
            <w:hideMark/>
          </w:tcPr>
          <w:p w14:paraId="382BE016"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Lowest</w:t>
            </w:r>
          </w:p>
        </w:tc>
        <w:tc>
          <w:tcPr>
            <w:tcW w:w="1106" w:type="dxa"/>
            <w:shd w:val="clear" w:color="auto" w:fill="auto"/>
            <w:noWrap/>
            <w:vAlign w:val="bottom"/>
            <w:hideMark/>
          </w:tcPr>
          <w:p w14:paraId="06406EC2"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20</w:t>
            </w:r>
          </w:p>
        </w:tc>
        <w:tc>
          <w:tcPr>
            <w:tcW w:w="1530" w:type="dxa"/>
            <w:shd w:val="clear" w:color="auto" w:fill="auto"/>
            <w:noWrap/>
            <w:vAlign w:val="bottom"/>
            <w:hideMark/>
          </w:tcPr>
          <w:p w14:paraId="70E5B5E1"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20</w:t>
            </w:r>
          </w:p>
        </w:tc>
        <w:tc>
          <w:tcPr>
            <w:tcW w:w="1260" w:type="dxa"/>
            <w:shd w:val="clear" w:color="auto" w:fill="auto"/>
            <w:noWrap/>
            <w:vAlign w:val="bottom"/>
            <w:hideMark/>
          </w:tcPr>
          <w:p w14:paraId="377F7BCA"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20</w:t>
            </w:r>
          </w:p>
        </w:tc>
      </w:tr>
      <w:tr w:rsidR="007A1438" w:rsidRPr="003C05E1" w14:paraId="6E9FE368" w14:textId="77777777" w:rsidTr="00E354D4">
        <w:trPr>
          <w:trHeight w:val="292"/>
          <w:jc w:val="center"/>
        </w:trPr>
        <w:tc>
          <w:tcPr>
            <w:tcW w:w="1438" w:type="dxa"/>
            <w:vMerge/>
            <w:vAlign w:val="center"/>
            <w:hideMark/>
          </w:tcPr>
          <w:p w14:paraId="547A06D0"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auto"/>
            <w:noWrap/>
            <w:vAlign w:val="bottom"/>
            <w:hideMark/>
          </w:tcPr>
          <w:p w14:paraId="686431E7"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Second</w:t>
            </w:r>
          </w:p>
        </w:tc>
        <w:tc>
          <w:tcPr>
            <w:tcW w:w="1106" w:type="dxa"/>
            <w:shd w:val="clear" w:color="auto" w:fill="auto"/>
            <w:noWrap/>
            <w:vAlign w:val="bottom"/>
            <w:hideMark/>
          </w:tcPr>
          <w:p w14:paraId="66DB4AAD"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20</w:t>
            </w:r>
          </w:p>
        </w:tc>
        <w:tc>
          <w:tcPr>
            <w:tcW w:w="1530" w:type="dxa"/>
            <w:shd w:val="clear" w:color="auto" w:fill="auto"/>
            <w:noWrap/>
            <w:vAlign w:val="bottom"/>
            <w:hideMark/>
          </w:tcPr>
          <w:p w14:paraId="05CCADEF"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21</w:t>
            </w:r>
          </w:p>
        </w:tc>
        <w:tc>
          <w:tcPr>
            <w:tcW w:w="1260" w:type="dxa"/>
            <w:shd w:val="clear" w:color="auto" w:fill="auto"/>
            <w:noWrap/>
            <w:vAlign w:val="bottom"/>
            <w:hideMark/>
          </w:tcPr>
          <w:p w14:paraId="1839708F"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20</w:t>
            </w:r>
          </w:p>
        </w:tc>
      </w:tr>
      <w:tr w:rsidR="007A1438" w:rsidRPr="003C05E1" w14:paraId="4A7AB3A1" w14:textId="77777777" w:rsidTr="00E354D4">
        <w:trPr>
          <w:trHeight w:val="292"/>
          <w:jc w:val="center"/>
        </w:trPr>
        <w:tc>
          <w:tcPr>
            <w:tcW w:w="1438" w:type="dxa"/>
            <w:vMerge/>
            <w:vAlign w:val="center"/>
            <w:hideMark/>
          </w:tcPr>
          <w:p w14:paraId="06E3F53C"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auto"/>
            <w:noWrap/>
            <w:vAlign w:val="bottom"/>
            <w:hideMark/>
          </w:tcPr>
          <w:p w14:paraId="7243BA5D"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Third</w:t>
            </w:r>
          </w:p>
        </w:tc>
        <w:tc>
          <w:tcPr>
            <w:tcW w:w="1106" w:type="dxa"/>
            <w:shd w:val="clear" w:color="auto" w:fill="auto"/>
            <w:noWrap/>
            <w:vAlign w:val="bottom"/>
            <w:hideMark/>
          </w:tcPr>
          <w:p w14:paraId="2B516B23"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20</w:t>
            </w:r>
          </w:p>
        </w:tc>
        <w:tc>
          <w:tcPr>
            <w:tcW w:w="1530" w:type="dxa"/>
            <w:shd w:val="clear" w:color="auto" w:fill="auto"/>
            <w:noWrap/>
            <w:vAlign w:val="bottom"/>
            <w:hideMark/>
          </w:tcPr>
          <w:p w14:paraId="6D87E02C"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20</w:t>
            </w:r>
          </w:p>
        </w:tc>
        <w:tc>
          <w:tcPr>
            <w:tcW w:w="1260" w:type="dxa"/>
            <w:shd w:val="clear" w:color="auto" w:fill="auto"/>
            <w:noWrap/>
            <w:vAlign w:val="bottom"/>
            <w:hideMark/>
          </w:tcPr>
          <w:p w14:paraId="10AFFC9C"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19</w:t>
            </w:r>
          </w:p>
        </w:tc>
      </w:tr>
      <w:tr w:rsidR="007A1438" w:rsidRPr="003C05E1" w14:paraId="10BCB41E" w14:textId="77777777" w:rsidTr="00E354D4">
        <w:trPr>
          <w:trHeight w:val="292"/>
          <w:jc w:val="center"/>
        </w:trPr>
        <w:tc>
          <w:tcPr>
            <w:tcW w:w="1438" w:type="dxa"/>
            <w:vMerge/>
            <w:vAlign w:val="center"/>
            <w:hideMark/>
          </w:tcPr>
          <w:p w14:paraId="604A01DA"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auto"/>
            <w:noWrap/>
            <w:vAlign w:val="bottom"/>
            <w:hideMark/>
          </w:tcPr>
          <w:p w14:paraId="1235E449"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Fourth</w:t>
            </w:r>
          </w:p>
        </w:tc>
        <w:tc>
          <w:tcPr>
            <w:tcW w:w="1106" w:type="dxa"/>
            <w:shd w:val="clear" w:color="auto" w:fill="auto"/>
            <w:noWrap/>
            <w:vAlign w:val="bottom"/>
            <w:hideMark/>
          </w:tcPr>
          <w:p w14:paraId="38838110"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20</w:t>
            </w:r>
          </w:p>
        </w:tc>
        <w:tc>
          <w:tcPr>
            <w:tcW w:w="1530" w:type="dxa"/>
            <w:shd w:val="clear" w:color="auto" w:fill="auto"/>
            <w:noWrap/>
            <w:vAlign w:val="bottom"/>
            <w:hideMark/>
          </w:tcPr>
          <w:p w14:paraId="27FB13A9"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18</w:t>
            </w:r>
          </w:p>
        </w:tc>
        <w:tc>
          <w:tcPr>
            <w:tcW w:w="1260" w:type="dxa"/>
            <w:shd w:val="clear" w:color="auto" w:fill="auto"/>
            <w:noWrap/>
            <w:vAlign w:val="bottom"/>
            <w:hideMark/>
          </w:tcPr>
          <w:p w14:paraId="662E13DB"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19</w:t>
            </w:r>
          </w:p>
        </w:tc>
      </w:tr>
      <w:tr w:rsidR="007A1438" w:rsidRPr="003C05E1" w14:paraId="36A7F9B7" w14:textId="77777777" w:rsidTr="00E354D4">
        <w:trPr>
          <w:trHeight w:val="292"/>
          <w:jc w:val="center"/>
        </w:trPr>
        <w:tc>
          <w:tcPr>
            <w:tcW w:w="1438" w:type="dxa"/>
            <w:vMerge/>
            <w:vAlign w:val="center"/>
            <w:hideMark/>
          </w:tcPr>
          <w:p w14:paraId="3256AA88"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auto"/>
            <w:noWrap/>
            <w:vAlign w:val="bottom"/>
            <w:hideMark/>
          </w:tcPr>
          <w:p w14:paraId="41D8EFC2"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Highest</w:t>
            </w:r>
          </w:p>
        </w:tc>
        <w:tc>
          <w:tcPr>
            <w:tcW w:w="1106" w:type="dxa"/>
            <w:shd w:val="clear" w:color="auto" w:fill="auto"/>
            <w:noWrap/>
            <w:vAlign w:val="bottom"/>
            <w:hideMark/>
          </w:tcPr>
          <w:p w14:paraId="3A72C2D6"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20</w:t>
            </w:r>
          </w:p>
        </w:tc>
        <w:tc>
          <w:tcPr>
            <w:tcW w:w="1530" w:type="dxa"/>
            <w:shd w:val="clear" w:color="auto" w:fill="auto"/>
            <w:noWrap/>
            <w:vAlign w:val="bottom"/>
            <w:hideMark/>
          </w:tcPr>
          <w:p w14:paraId="5FA97205"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22</w:t>
            </w:r>
          </w:p>
        </w:tc>
        <w:tc>
          <w:tcPr>
            <w:tcW w:w="1260" w:type="dxa"/>
            <w:shd w:val="clear" w:color="auto" w:fill="auto"/>
            <w:noWrap/>
            <w:vAlign w:val="bottom"/>
            <w:hideMark/>
          </w:tcPr>
          <w:p w14:paraId="02880156"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22</w:t>
            </w:r>
          </w:p>
        </w:tc>
      </w:tr>
      <w:tr w:rsidR="007A1438" w:rsidRPr="003C05E1" w14:paraId="2035A7DB" w14:textId="77777777" w:rsidTr="00E354D4">
        <w:trPr>
          <w:trHeight w:val="292"/>
          <w:jc w:val="center"/>
        </w:trPr>
        <w:tc>
          <w:tcPr>
            <w:tcW w:w="1438" w:type="dxa"/>
            <w:vMerge w:val="restart"/>
            <w:shd w:val="clear" w:color="auto" w:fill="D9D9D9" w:themeFill="background1" w:themeFillShade="D9"/>
            <w:vAlign w:val="center"/>
            <w:hideMark/>
          </w:tcPr>
          <w:p w14:paraId="6523A12B"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Family type</w:t>
            </w:r>
          </w:p>
        </w:tc>
        <w:tc>
          <w:tcPr>
            <w:tcW w:w="2179" w:type="dxa"/>
            <w:shd w:val="clear" w:color="auto" w:fill="D9D9D9" w:themeFill="background1" w:themeFillShade="D9"/>
            <w:noWrap/>
            <w:vAlign w:val="bottom"/>
            <w:hideMark/>
          </w:tcPr>
          <w:p w14:paraId="22EAEE9A"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Couple-only</w:t>
            </w:r>
          </w:p>
        </w:tc>
        <w:tc>
          <w:tcPr>
            <w:tcW w:w="1106" w:type="dxa"/>
            <w:shd w:val="clear" w:color="auto" w:fill="D9D9D9" w:themeFill="background1" w:themeFillShade="D9"/>
            <w:noWrap/>
            <w:vAlign w:val="bottom"/>
            <w:hideMark/>
          </w:tcPr>
          <w:p w14:paraId="29D046B7" w14:textId="77777777" w:rsidR="007A1438" w:rsidRPr="003C05E1" w:rsidRDefault="007A1438" w:rsidP="00E354D4">
            <w:pPr>
              <w:spacing w:after="0" w:line="240" w:lineRule="auto"/>
              <w:jc w:val="right"/>
              <w:rPr>
                <w:rFonts w:eastAsia="Times New Roman" w:cs="Times New Roman"/>
                <w:color w:val="FF0000"/>
                <w:sz w:val="20"/>
                <w:szCs w:val="20"/>
              </w:rPr>
            </w:pPr>
            <w:r w:rsidRPr="003C05E1">
              <w:rPr>
                <w:rFonts w:eastAsia="Times New Roman" w:cs="Times New Roman"/>
                <w:color w:val="FF0000"/>
                <w:sz w:val="20"/>
                <w:szCs w:val="20"/>
              </w:rPr>
              <w:t>46</w:t>
            </w:r>
          </w:p>
        </w:tc>
        <w:tc>
          <w:tcPr>
            <w:tcW w:w="1530" w:type="dxa"/>
            <w:shd w:val="clear" w:color="auto" w:fill="D9D9D9" w:themeFill="background1" w:themeFillShade="D9"/>
            <w:noWrap/>
            <w:vAlign w:val="bottom"/>
            <w:hideMark/>
          </w:tcPr>
          <w:p w14:paraId="363599DF" w14:textId="77777777" w:rsidR="007A1438" w:rsidRPr="003C05E1" w:rsidRDefault="007A1438" w:rsidP="00E354D4">
            <w:pPr>
              <w:spacing w:after="0" w:line="240" w:lineRule="auto"/>
              <w:jc w:val="right"/>
              <w:rPr>
                <w:rFonts w:eastAsia="Times New Roman" w:cs="Times New Roman"/>
                <w:color w:val="FF0000"/>
                <w:sz w:val="20"/>
                <w:szCs w:val="20"/>
              </w:rPr>
            </w:pPr>
            <w:r w:rsidRPr="003C05E1">
              <w:rPr>
                <w:rFonts w:eastAsia="Times New Roman" w:cs="Times New Roman"/>
                <w:color w:val="FF0000"/>
                <w:sz w:val="20"/>
                <w:szCs w:val="20"/>
              </w:rPr>
              <w:t>42</w:t>
            </w:r>
          </w:p>
        </w:tc>
        <w:tc>
          <w:tcPr>
            <w:tcW w:w="1260" w:type="dxa"/>
            <w:shd w:val="clear" w:color="auto" w:fill="D9D9D9" w:themeFill="background1" w:themeFillShade="D9"/>
            <w:noWrap/>
            <w:vAlign w:val="bottom"/>
            <w:hideMark/>
          </w:tcPr>
          <w:p w14:paraId="415CCD1D" w14:textId="77777777" w:rsidR="007A1438" w:rsidRPr="003C05E1" w:rsidRDefault="007A1438" w:rsidP="00E354D4">
            <w:pPr>
              <w:spacing w:after="0" w:line="240" w:lineRule="auto"/>
              <w:jc w:val="right"/>
              <w:rPr>
                <w:rFonts w:eastAsia="Times New Roman" w:cs="Times New Roman"/>
                <w:color w:val="FF0000"/>
                <w:sz w:val="20"/>
                <w:szCs w:val="20"/>
              </w:rPr>
            </w:pPr>
            <w:r w:rsidRPr="003C05E1">
              <w:rPr>
                <w:rFonts w:eastAsia="Times New Roman" w:cs="Times New Roman"/>
                <w:color w:val="FF0000"/>
                <w:sz w:val="20"/>
                <w:szCs w:val="20"/>
              </w:rPr>
              <w:t>43</w:t>
            </w:r>
          </w:p>
        </w:tc>
      </w:tr>
      <w:tr w:rsidR="007A1438" w:rsidRPr="003C05E1" w14:paraId="5C5F7D5C" w14:textId="77777777" w:rsidTr="00E354D4">
        <w:trPr>
          <w:trHeight w:val="292"/>
          <w:jc w:val="center"/>
        </w:trPr>
        <w:tc>
          <w:tcPr>
            <w:tcW w:w="1438" w:type="dxa"/>
            <w:vMerge/>
            <w:shd w:val="clear" w:color="auto" w:fill="D9D9D9" w:themeFill="background1" w:themeFillShade="D9"/>
            <w:vAlign w:val="center"/>
            <w:hideMark/>
          </w:tcPr>
          <w:p w14:paraId="457539A0"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noWrap/>
            <w:vAlign w:val="bottom"/>
            <w:hideMark/>
          </w:tcPr>
          <w:p w14:paraId="3D308A63"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Single-person</w:t>
            </w:r>
          </w:p>
        </w:tc>
        <w:tc>
          <w:tcPr>
            <w:tcW w:w="1106" w:type="dxa"/>
            <w:shd w:val="clear" w:color="auto" w:fill="D9D9D9" w:themeFill="background1" w:themeFillShade="D9"/>
            <w:noWrap/>
            <w:vAlign w:val="bottom"/>
            <w:hideMark/>
          </w:tcPr>
          <w:p w14:paraId="0A39DAF3"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25</w:t>
            </w:r>
          </w:p>
        </w:tc>
        <w:tc>
          <w:tcPr>
            <w:tcW w:w="1530" w:type="dxa"/>
            <w:shd w:val="clear" w:color="auto" w:fill="D9D9D9" w:themeFill="background1" w:themeFillShade="D9"/>
            <w:noWrap/>
            <w:vAlign w:val="bottom"/>
            <w:hideMark/>
          </w:tcPr>
          <w:p w14:paraId="68914DBA"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22</w:t>
            </w:r>
          </w:p>
        </w:tc>
        <w:tc>
          <w:tcPr>
            <w:tcW w:w="1260" w:type="dxa"/>
            <w:shd w:val="clear" w:color="auto" w:fill="D9D9D9" w:themeFill="background1" w:themeFillShade="D9"/>
            <w:noWrap/>
            <w:vAlign w:val="bottom"/>
            <w:hideMark/>
          </w:tcPr>
          <w:p w14:paraId="295FD447"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22</w:t>
            </w:r>
          </w:p>
        </w:tc>
      </w:tr>
      <w:tr w:rsidR="007A1438" w:rsidRPr="003C05E1" w14:paraId="540B4801" w14:textId="77777777" w:rsidTr="00E354D4">
        <w:trPr>
          <w:trHeight w:val="292"/>
          <w:jc w:val="center"/>
        </w:trPr>
        <w:tc>
          <w:tcPr>
            <w:tcW w:w="1438" w:type="dxa"/>
            <w:vMerge/>
            <w:shd w:val="clear" w:color="auto" w:fill="D9D9D9" w:themeFill="background1" w:themeFillShade="D9"/>
            <w:vAlign w:val="center"/>
            <w:hideMark/>
          </w:tcPr>
          <w:p w14:paraId="56591CE5"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noWrap/>
            <w:vAlign w:val="bottom"/>
            <w:hideMark/>
          </w:tcPr>
          <w:p w14:paraId="33B65B4D" w14:textId="77777777" w:rsidR="007A1438" w:rsidRPr="003C05E1"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A c</w:t>
            </w:r>
            <w:r w:rsidRPr="003C05E1">
              <w:rPr>
                <w:rFonts w:eastAsia="Times New Roman" w:cs="Times New Roman"/>
                <w:color w:val="000000"/>
                <w:sz w:val="20"/>
                <w:szCs w:val="20"/>
              </w:rPr>
              <w:t>ouple and other adults</w:t>
            </w:r>
          </w:p>
        </w:tc>
        <w:tc>
          <w:tcPr>
            <w:tcW w:w="1106" w:type="dxa"/>
            <w:shd w:val="clear" w:color="auto" w:fill="D9D9D9" w:themeFill="background1" w:themeFillShade="D9"/>
            <w:noWrap/>
            <w:vAlign w:val="bottom"/>
            <w:hideMark/>
          </w:tcPr>
          <w:p w14:paraId="75D97834"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18</w:t>
            </w:r>
          </w:p>
        </w:tc>
        <w:tc>
          <w:tcPr>
            <w:tcW w:w="1530" w:type="dxa"/>
            <w:shd w:val="clear" w:color="auto" w:fill="D9D9D9" w:themeFill="background1" w:themeFillShade="D9"/>
            <w:noWrap/>
            <w:vAlign w:val="bottom"/>
            <w:hideMark/>
          </w:tcPr>
          <w:p w14:paraId="32E55DED"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21</w:t>
            </w:r>
          </w:p>
        </w:tc>
        <w:tc>
          <w:tcPr>
            <w:tcW w:w="1260" w:type="dxa"/>
            <w:shd w:val="clear" w:color="auto" w:fill="D9D9D9" w:themeFill="background1" w:themeFillShade="D9"/>
            <w:noWrap/>
            <w:vAlign w:val="bottom"/>
            <w:hideMark/>
          </w:tcPr>
          <w:p w14:paraId="24510A77"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20</w:t>
            </w:r>
          </w:p>
        </w:tc>
      </w:tr>
      <w:tr w:rsidR="007A1438" w:rsidRPr="003C05E1" w14:paraId="5C5D800E" w14:textId="77777777" w:rsidTr="00E354D4">
        <w:trPr>
          <w:trHeight w:val="292"/>
          <w:jc w:val="center"/>
        </w:trPr>
        <w:tc>
          <w:tcPr>
            <w:tcW w:w="1438" w:type="dxa"/>
            <w:vMerge/>
            <w:shd w:val="clear" w:color="auto" w:fill="D9D9D9" w:themeFill="background1" w:themeFillShade="D9"/>
            <w:vAlign w:val="center"/>
            <w:hideMark/>
          </w:tcPr>
          <w:p w14:paraId="4FD620DC"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noWrap/>
            <w:vAlign w:val="bottom"/>
            <w:hideMark/>
          </w:tcPr>
          <w:p w14:paraId="64B7713C"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Other h</w:t>
            </w:r>
            <w:r>
              <w:rPr>
                <w:rFonts w:eastAsia="Times New Roman" w:cs="Times New Roman"/>
                <w:color w:val="000000"/>
                <w:sz w:val="20"/>
                <w:szCs w:val="20"/>
              </w:rPr>
              <w:t xml:space="preserve">ouseholds </w:t>
            </w:r>
            <w:r w:rsidRPr="003C05E1">
              <w:rPr>
                <w:rFonts w:eastAsia="Times New Roman" w:cs="Times New Roman"/>
                <w:color w:val="000000"/>
                <w:sz w:val="20"/>
                <w:szCs w:val="20"/>
              </w:rPr>
              <w:t>with 2+ adults</w:t>
            </w:r>
          </w:p>
        </w:tc>
        <w:tc>
          <w:tcPr>
            <w:tcW w:w="1106" w:type="dxa"/>
            <w:shd w:val="clear" w:color="auto" w:fill="D9D9D9" w:themeFill="background1" w:themeFillShade="D9"/>
            <w:noWrap/>
            <w:vAlign w:val="bottom"/>
            <w:hideMark/>
          </w:tcPr>
          <w:p w14:paraId="6C7FF86A"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11</w:t>
            </w:r>
          </w:p>
        </w:tc>
        <w:tc>
          <w:tcPr>
            <w:tcW w:w="1530" w:type="dxa"/>
            <w:shd w:val="clear" w:color="auto" w:fill="D9D9D9" w:themeFill="background1" w:themeFillShade="D9"/>
            <w:noWrap/>
            <w:vAlign w:val="bottom"/>
            <w:hideMark/>
          </w:tcPr>
          <w:p w14:paraId="0469F0C0"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15</w:t>
            </w:r>
          </w:p>
        </w:tc>
        <w:tc>
          <w:tcPr>
            <w:tcW w:w="1260" w:type="dxa"/>
            <w:shd w:val="clear" w:color="auto" w:fill="D9D9D9" w:themeFill="background1" w:themeFillShade="D9"/>
            <w:noWrap/>
            <w:vAlign w:val="bottom"/>
            <w:hideMark/>
          </w:tcPr>
          <w:p w14:paraId="6F459B23"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14</w:t>
            </w:r>
          </w:p>
        </w:tc>
      </w:tr>
      <w:tr w:rsidR="007A1438" w:rsidRPr="003C05E1" w14:paraId="52297D6F" w14:textId="77777777" w:rsidTr="00E354D4">
        <w:trPr>
          <w:trHeight w:val="292"/>
          <w:jc w:val="center"/>
        </w:trPr>
        <w:tc>
          <w:tcPr>
            <w:tcW w:w="1438" w:type="dxa"/>
            <w:vMerge w:val="restart"/>
            <w:shd w:val="clear" w:color="auto" w:fill="auto"/>
            <w:vAlign w:val="center"/>
            <w:hideMark/>
          </w:tcPr>
          <w:p w14:paraId="0A067A1F"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Race</w:t>
            </w:r>
          </w:p>
        </w:tc>
        <w:tc>
          <w:tcPr>
            <w:tcW w:w="2179" w:type="dxa"/>
            <w:shd w:val="clear" w:color="auto" w:fill="auto"/>
            <w:noWrap/>
            <w:vAlign w:val="bottom"/>
            <w:hideMark/>
          </w:tcPr>
          <w:p w14:paraId="3587B35B"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Nonwhite</w:t>
            </w:r>
          </w:p>
        </w:tc>
        <w:tc>
          <w:tcPr>
            <w:tcW w:w="1106" w:type="dxa"/>
            <w:shd w:val="clear" w:color="auto" w:fill="auto"/>
            <w:noWrap/>
            <w:vAlign w:val="bottom"/>
            <w:hideMark/>
          </w:tcPr>
          <w:p w14:paraId="31F87776" w14:textId="77777777" w:rsidR="007A1438" w:rsidRPr="003C05E1" w:rsidRDefault="007A1438" w:rsidP="00E354D4">
            <w:pPr>
              <w:spacing w:after="0" w:line="240" w:lineRule="auto"/>
              <w:jc w:val="right"/>
              <w:rPr>
                <w:rFonts w:eastAsia="Times New Roman" w:cs="Times New Roman"/>
                <w:color w:val="FF0000"/>
                <w:sz w:val="20"/>
                <w:szCs w:val="20"/>
              </w:rPr>
            </w:pPr>
            <w:r w:rsidRPr="003C05E1">
              <w:rPr>
                <w:rFonts w:eastAsia="Times New Roman" w:cs="Times New Roman"/>
                <w:color w:val="FF0000"/>
                <w:sz w:val="20"/>
                <w:szCs w:val="20"/>
              </w:rPr>
              <w:t>26</w:t>
            </w:r>
          </w:p>
        </w:tc>
        <w:tc>
          <w:tcPr>
            <w:tcW w:w="1530" w:type="dxa"/>
            <w:shd w:val="clear" w:color="auto" w:fill="auto"/>
            <w:noWrap/>
            <w:vAlign w:val="bottom"/>
            <w:hideMark/>
          </w:tcPr>
          <w:p w14:paraId="240BB5B2" w14:textId="77777777" w:rsidR="007A1438" w:rsidRPr="003C05E1" w:rsidRDefault="007A1438" w:rsidP="00E354D4">
            <w:pPr>
              <w:spacing w:after="0" w:line="240" w:lineRule="auto"/>
              <w:jc w:val="right"/>
              <w:rPr>
                <w:rFonts w:eastAsia="Times New Roman" w:cs="Times New Roman"/>
                <w:color w:val="FF0000"/>
                <w:sz w:val="20"/>
                <w:szCs w:val="20"/>
              </w:rPr>
            </w:pPr>
            <w:r w:rsidRPr="003C05E1">
              <w:rPr>
                <w:rFonts w:eastAsia="Times New Roman" w:cs="Times New Roman"/>
                <w:color w:val="FF0000"/>
                <w:sz w:val="20"/>
                <w:szCs w:val="20"/>
              </w:rPr>
              <w:t>29</w:t>
            </w:r>
          </w:p>
        </w:tc>
        <w:tc>
          <w:tcPr>
            <w:tcW w:w="1260" w:type="dxa"/>
            <w:shd w:val="clear" w:color="auto" w:fill="auto"/>
            <w:noWrap/>
            <w:vAlign w:val="bottom"/>
            <w:hideMark/>
          </w:tcPr>
          <w:p w14:paraId="7046409B" w14:textId="77777777" w:rsidR="007A1438" w:rsidRPr="003C05E1" w:rsidRDefault="007A1438" w:rsidP="00E354D4">
            <w:pPr>
              <w:spacing w:after="0" w:line="240" w:lineRule="auto"/>
              <w:jc w:val="right"/>
              <w:rPr>
                <w:rFonts w:eastAsia="Times New Roman" w:cs="Times New Roman"/>
                <w:color w:val="FF0000"/>
                <w:sz w:val="20"/>
                <w:szCs w:val="20"/>
              </w:rPr>
            </w:pPr>
            <w:r w:rsidRPr="003C05E1">
              <w:rPr>
                <w:rFonts w:eastAsia="Times New Roman" w:cs="Times New Roman"/>
                <w:color w:val="FF0000"/>
                <w:sz w:val="20"/>
                <w:szCs w:val="20"/>
              </w:rPr>
              <w:t>30</w:t>
            </w:r>
          </w:p>
        </w:tc>
      </w:tr>
      <w:tr w:rsidR="007A1438" w:rsidRPr="003C05E1" w14:paraId="406F3AE0" w14:textId="77777777" w:rsidTr="00E354D4">
        <w:trPr>
          <w:trHeight w:val="292"/>
          <w:jc w:val="center"/>
        </w:trPr>
        <w:tc>
          <w:tcPr>
            <w:tcW w:w="1438" w:type="dxa"/>
            <w:vMerge/>
            <w:vAlign w:val="center"/>
            <w:hideMark/>
          </w:tcPr>
          <w:p w14:paraId="1CBDE05F"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auto"/>
            <w:noWrap/>
            <w:vAlign w:val="bottom"/>
            <w:hideMark/>
          </w:tcPr>
          <w:p w14:paraId="3B555635"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White</w:t>
            </w:r>
          </w:p>
        </w:tc>
        <w:tc>
          <w:tcPr>
            <w:tcW w:w="1106" w:type="dxa"/>
            <w:shd w:val="clear" w:color="auto" w:fill="auto"/>
            <w:noWrap/>
            <w:vAlign w:val="bottom"/>
            <w:hideMark/>
          </w:tcPr>
          <w:p w14:paraId="53D903D9"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74</w:t>
            </w:r>
          </w:p>
        </w:tc>
        <w:tc>
          <w:tcPr>
            <w:tcW w:w="1530" w:type="dxa"/>
            <w:shd w:val="clear" w:color="auto" w:fill="auto"/>
            <w:noWrap/>
            <w:vAlign w:val="bottom"/>
            <w:hideMark/>
          </w:tcPr>
          <w:p w14:paraId="47757871"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71</w:t>
            </w:r>
          </w:p>
        </w:tc>
        <w:tc>
          <w:tcPr>
            <w:tcW w:w="1260" w:type="dxa"/>
            <w:shd w:val="clear" w:color="auto" w:fill="auto"/>
            <w:noWrap/>
            <w:vAlign w:val="bottom"/>
            <w:hideMark/>
          </w:tcPr>
          <w:p w14:paraId="009A7460"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70</w:t>
            </w:r>
          </w:p>
        </w:tc>
      </w:tr>
      <w:tr w:rsidR="007A1438" w:rsidRPr="003C05E1" w14:paraId="328CD3B9" w14:textId="77777777" w:rsidTr="00E354D4">
        <w:trPr>
          <w:trHeight w:val="292"/>
          <w:jc w:val="center"/>
        </w:trPr>
        <w:tc>
          <w:tcPr>
            <w:tcW w:w="1438" w:type="dxa"/>
            <w:vMerge w:val="restart"/>
            <w:shd w:val="clear" w:color="auto" w:fill="D9D9D9" w:themeFill="background1" w:themeFillShade="D9"/>
            <w:vAlign w:val="center"/>
            <w:hideMark/>
          </w:tcPr>
          <w:p w14:paraId="06327F78"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Education</w:t>
            </w:r>
          </w:p>
        </w:tc>
        <w:tc>
          <w:tcPr>
            <w:tcW w:w="2179" w:type="dxa"/>
            <w:shd w:val="clear" w:color="auto" w:fill="D9D9D9" w:themeFill="background1" w:themeFillShade="D9"/>
            <w:noWrap/>
            <w:vAlign w:val="bottom"/>
            <w:hideMark/>
          </w:tcPr>
          <w:p w14:paraId="5A50C03C"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 xml:space="preserve">Less than </w:t>
            </w:r>
            <w:r>
              <w:rPr>
                <w:rFonts w:eastAsia="Times New Roman" w:cs="Times New Roman"/>
                <w:color w:val="000000"/>
                <w:sz w:val="20"/>
                <w:szCs w:val="20"/>
              </w:rPr>
              <w:t>high school</w:t>
            </w:r>
          </w:p>
        </w:tc>
        <w:tc>
          <w:tcPr>
            <w:tcW w:w="1106" w:type="dxa"/>
            <w:shd w:val="clear" w:color="auto" w:fill="D9D9D9" w:themeFill="background1" w:themeFillShade="D9"/>
            <w:noWrap/>
            <w:vAlign w:val="bottom"/>
            <w:hideMark/>
          </w:tcPr>
          <w:p w14:paraId="66EBACFD"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14</w:t>
            </w:r>
          </w:p>
        </w:tc>
        <w:tc>
          <w:tcPr>
            <w:tcW w:w="1530" w:type="dxa"/>
            <w:shd w:val="clear" w:color="auto" w:fill="D9D9D9" w:themeFill="background1" w:themeFillShade="D9"/>
            <w:noWrap/>
            <w:vAlign w:val="bottom"/>
            <w:hideMark/>
          </w:tcPr>
          <w:p w14:paraId="7A585507"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12</w:t>
            </w:r>
          </w:p>
        </w:tc>
        <w:tc>
          <w:tcPr>
            <w:tcW w:w="1260" w:type="dxa"/>
            <w:shd w:val="clear" w:color="auto" w:fill="D9D9D9" w:themeFill="background1" w:themeFillShade="D9"/>
            <w:noWrap/>
            <w:vAlign w:val="bottom"/>
            <w:hideMark/>
          </w:tcPr>
          <w:p w14:paraId="29C2D5B2"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12</w:t>
            </w:r>
          </w:p>
        </w:tc>
      </w:tr>
      <w:tr w:rsidR="007A1438" w:rsidRPr="003C05E1" w14:paraId="3C4D4B11" w14:textId="77777777" w:rsidTr="00E354D4">
        <w:trPr>
          <w:trHeight w:val="292"/>
          <w:jc w:val="center"/>
        </w:trPr>
        <w:tc>
          <w:tcPr>
            <w:tcW w:w="1438" w:type="dxa"/>
            <w:vMerge/>
            <w:shd w:val="clear" w:color="auto" w:fill="D9D9D9" w:themeFill="background1" w:themeFillShade="D9"/>
            <w:vAlign w:val="center"/>
            <w:hideMark/>
          </w:tcPr>
          <w:p w14:paraId="5FA333AD"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noWrap/>
            <w:vAlign w:val="bottom"/>
            <w:hideMark/>
          </w:tcPr>
          <w:p w14:paraId="13025B07"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H</w:t>
            </w:r>
            <w:r>
              <w:rPr>
                <w:rFonts w:eastAsia="Times New Roman" w:cs="Times New Roman"/>
                <w:color w:val="000000"/>
                <w:sz w:val="20"/>
                <w:szCs w:val="20"/>
              </w:rPr>
              <w:t>igh school</w:t>
            </w:r>
          </w:p>
        </w:tc>
        <w:tc>
          <w:tcPr>
            <w:tcW w:w="1106" w:type="dxa"/>
            <w:shd w:val="clear" w:color="auto" w:fill="D9D9D9" w:themeFill="background1" w:themeFillShade="D9"/>
            <w:noWrap/>
            <w:vAlign w:val="bottom"/>
            <w:hideMark/>
          </w:tcPr>
          <w:p w14:paraId="5C6AD397"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29</w:t>
            </w:r>
          </w:p>
        </w:tc>
        <w:tc>
          <w:tcPr>
            <w:tcW w:w="1530" w:type="dxa"/>
            <w:shd w:val="clear" w:color="auto" w:fill="D9D9D9" w:themeFill="background1" w:themeFillShade="D9"/>
            <w:noWrap/>
            <w:vAlign w:val="bottom"/>
            <w:hideMark/>
          </w:tcPr>
          <w:p w14:paraId="09441C9A"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27</w:t>
            </w:r>
          </w:p>
        </w:tc>
        <w:tc>
          <w:tcPr>
            <w:tcW w:w="1260" w:type="dxa"/>
            <w:shd w:val="clear" w:color="auto" w:fill="D9D9D9" w:themeFill="background1" w:themeFillShade="D9"/>
            <w:noWrap/>
            <w:vAlign w:val="bottom"/>
            <w:hideMark/>
          </w:tcPr>
          <w:p w14:paraId="150A0422"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26</w:t>
            </w:r>
          </w:p>
        </w:tc>
      </w:tr>
      <w:tr w:rsidR="007A1438" w:rsidRPr="003C05E1" w14:paraId="0DD36B53" w14:textId="77777777" w:rsidTr="00E354D4">
        <w:trPr>
          <w:trHeight w:val="292"/>
          <w:jc w:val="center"/>
        </w:trPr>
        <w:tc>
          <w:tcPr>
            <w:tcW w:w="1438" w:type="dxa"/>
            <w:vMerge/>
            <w:shd w:val="clear" w:color="auto" w:fill="D9D9D9" w:themeFill="background1" w:themeFillShade="D9"/>
            <w:vAlign w:val="center"/>
            <w:hideMark/>
          </w:tcPr>
          <w:p w14:paraId="7C45A649"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noWrap/>
            <w:vAlign w:val="bottom"/>
            <w:hideMark/>
          </w:tcPr>
          <w:p w14:paraId="170939EE"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Some college</w:t>
            </w:r>
          </w:p>
        </w:tc>
        <w:tc>
          <w:tcPr>
            <w:tcW w:w="1106" w:type="dxa"/>
            <w:shd w:val="clear" w:color="auto" w:fill="D9D9D9" w:themeFill="background1" w:themeFillShade="D9"/>
            <w:noWrap/>
            <w:vAlign w:val="bottom"/>
            <w:hideMark/>
          </w:tcPr>
          <w:p w14:paraId="5800193B"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26</w:t>
            </w:r>
          </w:p>
        </w:tc>
        <w:tc>
          <w:tcPr>
            <w:tcW w:w="1530" w:type="dxa"/>
            <w:shd w:val="clear" w:color="auto" w:fill="D9D9D9" w:themeFill="background1" w:themeFillShade="D9"/>
            <w:noWrap/>
            <w:vAlign w:val="bottom"/>
            <w:hideMark/>
          </w:tcPr>
          <w:p w14:paraId="16D4C800"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28</w:t>
            </w:r>
          </w:p>
        </w:tc>
        <w:tc>
          <w:tcPr>
            <w:tcW w:w="1260" w:type="dxa"/>
            <w:shd w:val="clear" w:color="auto" w:fill="D9D9D9" w:themeFill="background1" w:themeFillShade="D9"/>
            <w:noWrap/>
            <w:vAlign w:val="bottom"/>
            <w:hideMark/>
          </w:tcPr>
          <w:p w14:paraId="7C095A20"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28</w:t>
            </w:r>
          </w:p>
        </w:tc>
      </w:tr>
      <w:tr w:rsidR="007A1438" w:rsidRPr="003C05E1" w14:paraId="2846283C" w14:textId="77777777" w:rsidTr="00E354D4">
        <w:trPr>
          <w:trHeight w:val="292"/>
          <w:jc w:val="center"/>
        </w:trPr>
        <w:tc>
          <w:tcPr>
            <w:tcW w:w="1438" w:type="dxa"/>
            <w:vMerge/>
            <w:shd w:val="clear" w:color="auto" w:fill="D9D9D9" w:themeFill="background1" w:themeFillShade="D9"/>
            <w:vAlign w:val="center"/>
            <w:hideMark/>
          </w:tcPr>
          <w:p w14:paraId="02C8FFA3"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noWrap/>
            <w:vAlign w:val="bottom"/>
            <w:hideMark/>
          </w:tcPr>
          <w:p w14:paraId="7403B155"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College</w:t>
            </w:r>
          </w:p>
        </w:tc>
        <w:tc>
          <w:tcPr>
            <w:tcW w:w="1106" w:type="dxa"/>
            <w:shd w:val="clear" w:color="auto" w:fill="D9D9D9" w:themeFill="background1" w:themeFillShade="D9"/>
            <w:noWrap/>
            <w:vAlign w:val="bottom"/>
            <w:hideMark/>
          </w:tcPr>
          <w:p w14:paraId="4CB6EEA9" w14:textId="77777777" w:rsidR="007A1438" w:rsidRPr="003C05E1" w:rsidRDefault="007A1438" w:rsidP="00E354D4">
            <w:pPr>
              <w:spacing w:after="0" w:line="240" w:lineRule="auto"/>
              <w:jc w:val="right"/>
              <w:rPr>
                <w:rFonts w:eastAsia="Times New Roman" w:cs="Times New Roman"/>
                <w:color w:val="FF0000"/>
                <w:sz w:val="20"/>
                <w:szCs w:val="20"/>
              </w:rPr>
            </w:pPr>
            <w:r w:rsidRPr="003C05E1">
              <w:rPr>
                <w:rFonts w:eastAsia="Times New Roman" w:cs="Times New Roman"/>
                <w:color w:val="FF0000"/>
                <w:sz w:val="20"/>
                <w:szCs w:val="20"/>
              </w:rPr>
              <w:t>31</w:t>
            </w:r>
          </w:p>
        </w:tc>
        <w:tc>
          <w:tcPr>
            <w:tcW w:w="1530" w:type="dxa"/>
            <w:shd w:val="clear" w:color="auto" w:fill="D9D9D9" w:themeFill="background1" w:themeFillShade="D9"/>
            <w:noWrap/>
            <w:vAlign w:val="bottom"/>
            <w:hideMark/>
          </w:tcPr>
          <w:p w14:paraId="20EE9FA4" w14:textId="77777777" w:rsidR="007A1438" w:rsidRPr="003C05E1" w:rsidRDefault="007A1438" w:rsidP="00E354D4">
            <w:pPr>
              <w:spacing w:after="0" w:line="240" w:lineRule="auto"/>
              <w:jc w:val="right"/>
              <w:rPr>
                <w:rFonts w:eastAsia="Times New Roman" w:cs="Times New Roman"/>
                <w:color w:val="FF0000"/>
                <w:sz w:val="20"/>
                <w:szCs w:val="20"/>
              </w:rPr>
            </w:pPr>
            <w:r w:rsidRPr="003C05E1">
              <w:rPr>
                <w:rFonts w:eastAsia="Times New Roman" w:cs="Times New Roman"/>
                <w:color w:val="FF0000"/>
                <w:sz w:val="20"/>
                <w:szCs w:val="20"/>
              </w:rPr>
              <w:t>34</w:t>
            </w:r>
          </w:p>
        </w:tc>
        <w:tc>
          <w:tcPr>
            <w:tcW w:w="1260" w:type="dxa"/>
            <w:shd w:val="clear" w:color="auto" w:fill="D9D9D9" w:themeFill="background1" w:themeFillShade="D9"/>
            <w:noWrap/>
            <w:vAlign w:val="bottom"/>
            <w:hideMark/>
          </w:tcPr>
          <w:p w14:paraId="7D6F0CAC" w14:textId="77777777" w:rsidR="007A1438" w:rsidRPr="003C05E1" w:rsidRDefault="007A1438" w:rsidP="00E354D4">
            <w:pPr>
              <w:spacing w:after="0" w:line="240" w:lineRule="auto"/>
              <w:jc w:val="right"/>
              <w:rPr>
                <w:rFonts w:eastAsia="Times New Roman" w:cs="Times New Roman"/>
                <w:color w:val="FF0000"/>
                <w:sz w:val="20"/>
                <w:szCs w:val="20"/>
              </w:rPr>
            </w:pPr>
            <w:r w:rsidRPr="003C05E1">
              <w:rPr>
                <w:rFonts w:eastAsia="Times New Roman" w:cs="Times New Roman"/>
                <w:color w:val="FF0000"/>
                <w:sz w:val="20"/>
                <w:szCs w:val="20"/>
              </w:rPr>
              <w:t>34</w:t>
            </w:r>
          </w:p>
        </w:tc>
      </w:tr>
      <w:tr w:rsidR="007A1438" w:rsidRPr="003C05E1" w14:paraId="26F7A3A9" w14:textId="77777777" w:rsidTr="00E354D4">
        <w:trPr>
          <w:trHeight w:val="292"/>
          <w:jc w:val="center"/>
        </w:trPr>
        <w:tc>
          <w:tcPr>
            <w:tcW w:w="1438" w:type="dxa"/>
            <w:vMerge w:val="restart"/>
            <w:shd w:val="clear" w:color="auto" w:fill="auto"/>
            <w:vAlign w:val="center"/>
            <w:hideMark/>
          </w:tcPr>
          <w:p w14:paraId="2682421E"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Tenure</w:t>
            </w:r>
          </w:p>
        </w:tc>
        <w:tc>
          <w:tcPr>
            <w:tcW w:w="2179" w:type="dxa"/>
            <w:shd w:val="clear" w:color="auto" w:fill="auto"/>
            <w:noWrap/>
            <w:vAlign w:val="bottom"/>
            <w:hideMark/>
          </w:tcPr>
          <w:p w14:paraId="6E2F34D7"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Renter</w:t>
            </w:r>
          </w:p>
        </w:tc>
        <w:tc>
          <w:tcPr>
            <w:tcW w:w="1106" w:type="dxa"/>
            <w:shd w:val="clear" w:color="auto" w:fill="auto"/>
            <w:noWrap/>
            <w:vAlign w:val="bottom"/>
            <w:hideMark/>
          </w:tcPr>
          <w:p w14:paraId="240B01EF" w14:textId="77777777" w:rsidR="007A1438" w:rsidRPr="003C05E1" w:rsidRDefault="007A1438" w:rsidP="00E354D4">
            <w:pPr>
              <w:spacing w:after="0" w:line="240" w:lineRule="auto"/>
              <w:jc w:val="right"/>
              <w:rPr>
                <w:rFonts w:eastAsia="Times New Roman" w:cs="Times New Roman"/>
                <w:color w:val="FF0000"/>
                <w:sz w:val="20"/>
                <w:szCs w:val="20"/>
              </w:rPr>
            </w:pPr>
            <w:r w:rsidRPr="003C05E1">
              <w:rPr>
                <w:rFonts w:eastAsia="Times New Roman" w:cs="Times New Roman"/>
                <w:color w:val="FF0000"/>
                <w:sz w:val="20"/>
                <w:szCs w:val="20"/>
              </w:rPr>
              <w:t>30</w:t>
            </w:r>
          </w:p>
        </w:tc>
        <w:tc>
          <w:tcPr>
            <w:tcW w:w="1530" w:type="dxa"/>
            <w:shd w:val="clear" w:color="auto" w:fill="auto"/>
            <w:noWrap/>
            <w:vAlign w:val="bottom"/>
            <w:hideMark/>
          </w:tcPr>
          <w:p w14:paraId="555601F8" w14:textId="77777777" w:rsidR="007A1438" w:rsidRPr="003C05E1" w:rsidRDefault="007A1438" w:rsidP="00E354D4">
            <w:pPr>
              <w:spacing w:after="0" w:line="240" w:lineRule="auto"/>
              <w:jc w:val="right"/>
              <w:rPr>
                <w:rFonts w:eastAsia="Times New Roman" w:cs="Times New Roman"/>
                <w:color w:val="FF0000"/>
                <w:sz w:val="20"/>
                <w:szCs w:val="20"/>
              </w:rPr>
            </w:pPr>
            <w:r w:rsidRPr="003C05E1">
              <w:rPr>
                <w:rFonts w:eastAsia="Times New Roman" w:cs="Times New Roman"/>
                <w:color w:val="FF0000"/>
                <w:sz w:val="20"/>
                <w:szCs w:val="20"/>
              </w:rPr>
              <w:t>21</w:t>
            </w:r>
          </w:p>
        </w:tc>
        <w:tc>
          <w:tcPr>
            <w:tcW w:w="1260" w:type="dxa"/>
            <w:shd w:val="clear" w:color="auto" w:fill="auto"/>
            <w:noWrap/>
            <w:vAlign w:val="bottom"/>
            <w:hideMark/>
          </w:tcPr>
          <w:p w14:paraId="5F966042" w14:textId="77777777" w:rsidR="007A1438" w:rsidRPr="003C05E1" w:rsidRDefault="007A1438" w:rsidP="00E354D4">
            <w:pPr>
              <w:spacing w:after="0" w:line="240" w:lineRule="auto"/>
              <w:jc w:val="right"/>
              <w:rPr>
                <w:rFonts w:eastAsia="Times New Roman" w:cs="Times New Roman"/>
                <w:color w:val="FF0000"/>
                <w:sz w:val="20"/>
                <w:szCs w:val="20"/>
              </w:rPr>
            </w:pPr>
            <w:r w:rsidRPr="003C05E1">
              <w:rPr>
                <w:rFonts w:eastAsia="Times New Roman" w:cs="Times New Roman"/>
                <w:color w:val="FF0000"/>
                <w:sz w:val="20"/>
                <w:szCs w:val="20"/>
              </w:rPr>
              <w:t>23</w:t>
            </w:r>
          </w:p>
        </w:tc>
      </w:tr>
      <w:tr w:rsidR="007A1438" w:rsidRPr="003C05E1" w14:paraId="3425AD93" w14:textId="77777777" w:rsidTr="00E354D4">
        <w:trPr>
          <w:trHeight w:val="292"/>
          <w:jc w:val="center"/>
        </w:trPr>
        <w:tc>
          <w:tcPr>
            <w:tcW w:w="1438" w:type="dxa"/>
            <w:vMerge/>
            <w:vAlign w:val="center"/>
            <w:hideMark/>
          </w:tcPr>
          <w:p w14:paraId="054E6284"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auto"/>
            <w:noWrap/>
            <w:vAlign w:val="bottom"/>
            <w:hideMark/>
          </w:tcPr>
          <w:p w14:paraId="2B260672"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Owner</w:t>
            </w:r>
          </w:p>
        </w:tc>
        <w:tc>
          <w:tcPr>
            <w:tcW w:w="1106" w:type="dxa"/>
            <w:shd w:val="clear" w:color="auto" w:fill="auto"/>
            <w:noWrap/>
            <w:vAlign w:val="bottom"/>
            <w:hideMark/>
          </w:tcPr>
          <w:p w14:paraId="6CD2087F"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70</w:t>
            </w:r>
          </w:p>
        </w:tc>
        <w:tc>
          <w:tcPr>
            <w:tcW w:w="1530" w:type="dxa"/>
            <w:shd w:val="clear" w:color="auto" w:fill="auto"/>
            <w:noWrap/>
            <w:vAlign w:val="bottom"/>
            <w:hideMark/>
          </w:tcPr>
          <w:p w14:paraId="509CDC1C"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79</w:t>
            </w:r>
          </w:p>
        </w:tc>
        <w:tc>
          <w:tcPr>
            <w:tcW w:w="1260" w:type="dxa"/>
            <w:shd w:val="clear" w:color="auto" w:fill="auto"/>
            <w:noWrap/>
            <w:vAlign w:val="bottom"/>
            <w:hideMark/>
          </w:tcPr>
          <w:p w14:paraId="2CB4EE46"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77</w:t>
            </w:r>
          </w:p>
        </w:tc>
      </w:tr>
      <w:tr w:rsidR="007A1438" w:rsidRPr="003C05E1" w14:paraId="2A220C8A" w14:textId="77777777" w:rsidTr="00E354D4">
        <w:trPr>
          <w:trHeight w:val="292"/>
          <w:jc w:val="center"/>
        </w:trPr>
        <w:tc>
          <w:tcPr>
            <w:tcW w:w="1438" w:type="dxa"/>
            <w:vMerge w:val="restart"/>
            <w:shd w:val="clear" w:color="auto" w:fill="D9D9D9" w:themeFill="background1" w:themeFillShade="D9"/>
            <w:noWrap/>
            <w:vAlign w:val="center"/>
            <w:hideMark/>
          </w:tcPr>
          <w:p w14:paraId="2480B872"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Division</w:t>
            </w:r>
          </w:p>
        </w:tc>
        <w:tc>
          <w:tcPr>
            <w:tcW w:w="2179" w:type="dxa"/>
            <w:shd w:val="clear" w:color="auto" w:fill="D9D9D9" w:themeFill="background1" w:themeFillShade="D9"/>
            <w:hideMark/>
          </w:tcPr>
          <w:p w14:paraId="7930B14C"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New England</w:t>
            </w:r>
          </w:p>
        </w:tc>
        <w:tc>
          <w:tcPr>
            <w:tcW w:w="1106" w:type="dxa"/>
            <w:shd w:val="clear" w:color="auto" w:fill="D9D9D9" w:themeFill="background1" w:themeFillShade="D9"/>
            <w:noWrap/>
            <w:vAlign w:val="bottom"/>
            <w:hideMark/>
          </w:tcPr>
          <w:p w14:paraId="5C0EA02D"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5</w:t>
            </w:r>
          </w:p>
        </w:tc>
        <w:tc>
          <w:tcPr>
            <w:tcW w:w="1530" w:type="dxa"/>
            <w:shd w:val="clear" w:color="auto" w:fill="D9D9D9" w:themeFill="background1" w:themeFillShade="D9"/>
            <w:noWrap/>
            <w:vAlign w:val="bottom"/>
            <w:hideMark/>
          </w:tcPr>
          <w:p w14:paraId="3823CA05"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5</w:t>
            </w:r>
          </w:p>
        </w:tc>
        <w:tc>
          <w:tcPr>
            <w:tcW w:w="1260" w:type="dxa"/>
            <w:shd w:val="clear" w:color="auto" w:fill="D9D9D9" w:themeFill="background1" w:themeFillShade="D9"/>
            <w:noWrap/>
            <w:vAlign w:val="bottom"/>
            <w:hideMark/>
          </w:tcPr>
          <w:p w14:paraId="5009FC54"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6</w:t>
            </w:r>
          </w:p>
        </w:tc>
      </w:tr>
      <w:tr w:rsidR="007A1438" w:rsidRPr="003C05E1" w14:paraId="62440EB2" w14:textId="77777777" w:rsidTr="00E354D4">
        <w:trPr>
          <w:trHeight w:val="292"/>
          <w:jc w:val="center"/>
        </w:trPr>
        <w:tc>
          <w:tcPr>
            <w:tcW w:w="1438" w:type="dxa"/>
            <w:vMerge/>
            <w:vAlign w:val="center"/>
            <w:hideMark/>
          </w:tcPr>
          <w:p w14:paraId="7747E4CB"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hideMark/>
          </w:tcPr>
          <w:p w14:paraId="1C2137B5"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Mid-Atlantic</w:t>
            </w:r>
          </w:p>
        </w:tc>
        <w:tc>
          <w:tcPr>
            <w:tcW w:w="1106" w:type="dxa"/>
            <w:shd w:val="clear" w:color="auto" w:fill="D9D9D9" w:themeFill="background1" w:themeFillShade="D9"/>
            <w:noWrap/>
            <w:vAlign w:val="bottom"/>
            <w:hideMark/>
          </w:tcPr>
          <w:p w14:paraId="4162ED40"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12</w:t>
            </w:r>
          </w:p>
        </w:tc>
        <w:tc>
          <w:tcPr>
            <w:tcW w:w="1530" w:type="dxa"/>
            <w:shd w:val="clear" w:color="auto" w:fill="D9D9D9" w:themeFill="background1" w:themeFillShade="D9"/>
            <w:noWrap/>
            <w:vAlign w:val="bottom"/>
            <w:hideMark/>
          </w:tcPr>
          <w:p w14:paraId="0B348991"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15</w:t>
            </w:r>
          </w:p>
        </w:tc>
        <w:tc>
          <w:tcPr>
            <w:tcW w:w="1260" w:type="dxa"/>
            <w:shd w:val="clear" w:color="auto" w:fill="D9D9D9" w:themeFill="background1" w:themeFillShade="D9"/>
            <w:noWrap/>
            <w:vAlign w:val="bottom"/>
            <w:hideMark/>
          </w:tcPr>
          <w:p w14:paraId="798E46EE"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14</w:t>
            </w:r>
          </w:p>
        </w:tc>
      </w:tr>
      <w:tr w:rsidR="007A1438" w:rsidRPr="003C05E1" w14:paraId="7FDA421D" w14:textId="77777777" w:rsidTr="00E354D4">
        <w:trPr>
          <w:trHeight w:val="292"/>
          <w:jc w:val="center"/>
        </w:trPr>
        <w:tc>
          <w:tcPr>
            <w:tcW w:w="1438" w:type="dxa"/>
            <w:vMerge/>
            <w:vAlign w:val="center"/>
            <w:hideMark/>
          </w:tcPr>
          <w:p w14:paraId="67F4B4C7"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hideMark/>
          </w:tcPr>
          <w:p w14:paraId="31C828A2"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East North Centr</w:t>
            </w:r>
            <w:r>
              <w:rPr>
                <w:rFonts w:eastAsia="Times New Roman" w:cs="Times New Roman"/>
                <w:color w:val="000000"/>
                <w:sz w:val="20"/>
                <w:szCs w:val="20"/>
              </w:rPr>
              <w:t>al</w:t>
            </w:r>
          </w:p>
        </w:tc>
        <w:tc>
          <w:tcPr>
            <w:tcW w:w="1106" w:type="dxa"/>
            <w:shd w:val="clear" w:color="auto" w:fill="D9D9D9" w:themeFill="background1" w:themeFillShade="D9"/>
            <w:noWrap/>
            <w:vAlign w:val="bottom"/>
            <w:hideMark/>
          </w:tcPr>
          <w:p w14:paraId="66CBAFBB"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16</w:t>
            </w:r>
          </w:p>
        </w:tc>
        <w:tc>
          <w:tcPr>
            <w:tcW w:w="1530" w:type="dxa"/>
            <w:shd w:val="clear" w:color="auto" w:fill="D9D9D9" w:themeFill="background1" w:themeFillShade="D9"/>
            <w:noWrap/>
            <w:vAlign w:val="bottom"/>
            <w:hideMark/>
          </w:tcPr>
          <w:p w14:paraId="2F2193D1"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13</w:t>
            </w:r>
          </w:p>
        </w:tc>
        <w:tc>
          <w:tcPr>
            <w:tcW w:w="1260" w:type="dxa"/>
            <w:shd w:val="clear" w:color="auto" w:fill="D9D9D9" w:themeFill="background1" w:themeFillShade="D9"/>
            <w:noWrap/>
            <w:vAlign w:val="bottom"/>
            <w:hideMark/>
          </w:tcPr>
          <w:p w14:paraId="36308E92"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14</w:t>
            </w:r>
          </w:p>
        </w:tc>
      </w:tr>
      <w:tr w:rsidR="007A1438" w:rsidRPr="003C05E1" w14:paraId="2DB6075D" w14:textId="77777777" w:rsidTr="00E354D4">
        <w:trPr>
          <w:trHeight w:val="583"/>
          <w:jc w:val="center"/>
        </w:trPr>
        <w:tc>
          <w:tcPr>
            <w:tcW w:w="1438" w:type="dxa"/>
            <w:vMerge/>
            <w:vAlign w:val="center"/>
            <w:hideMark/>
          </w:tcPr>
          <w:p w14:paraId="732752E2"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hideMark/>
          </w:tcPr>
          <w:p w14:paraId="46A3AE26"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West North Centr</w:t>
            </w:r>
            <w:r>
              <w:rPr>
                <w:rFonts w:eastAsia="Times New Roman" w:cs="Times New Roman"/>
                <w:color w:val="000000"/>
                <w:sz w:val="20"/>
                <w:szCs w:val="20"/>
              </w:rPr>
              <w:t>al</w:t>
            </w:r>
          </w:p>
        </w:tc>
        <w:tc>
          <w:tcPr>
            <w:tcW w:w="1106" w:type="dxa"/>
            <w:shd w:val="clear" w:color="auto" w:fill="D9D9D9" w:themeFill="background1" w:themeFillShade="D9"/>
            <w:noWrap/>
            <w:vAlign w:val="bottom"/>
            <w:hideMark/>
          </w:tcPr>
          <w:p w14:paraId="105CC000"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8</w:t>
            </w:r>
          </w:p>
        </w:tc>
        <w:tc>
          <w:tcPr>
            <w:tcW w:w="1530" w:type="dxa"/>
            <w:shd w:val="clear" w:color="auto" w:fill="D9D9D9" w:themeFill="background1" w:themeFillShade="D9"/>
            <w:noWrap/>
            <w:vAlign w:val="bottom"/>
            <w:hideMark/>
          </w:tcPr>
          <w:p w14:paraId="513E6B75"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5</w:t>
            </w:r>
          </w:p>
        </w:tc>
        <w:tc>
          <w:tcPr>
            <w:tcW w:w="1260" w:type="dxa"/>
            <w:shd w:val="clear" w:color="auto" w:fill="D9D9D9" w:themeFill="background1" w:themeFillShade="D9"/>
            <w:noWrap/>
            <w:vAlign w:val="bottom"/>
            <w:hideMark/>
          </w:tcPr>
          <w:p w14:paraId="62AD4ED4"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5</w:t>
            </w:r>
          </w:p>
        </w:tc>
      </w:tr>
      <w:tr w:rsidR="007A1438" w:rsidRPr="003C05E1" w14:paraId="629CB1AC" w14:textId="77777777" w:rsidTr="00E354D4">
        <w:trPr>
          <w:trHeight w:val="292"/>
          <w:jc w:val="center"/>
        </w:trPr>
        <w:tc>
          <w:tcPr>
            <w:tcW w:w="1438" w:type="dxa"/>
            <w:vMerge/>
            <w:vAlign w:val="center"/>
            <w:hideMark/>
          </w:tcPr>
          <w:p w14:paraId="3B45474A"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hideMark/>
          </w:tcPr>
          <w:p w14:paraId="6BCCA6D1"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South Atlantic</w:t>
            </w:r>
          </w:p>
        </w:tc>
        <w:tc>
          <w:tcPr>
            <w:tcW w:w="1106" w:type="dxa"/>
            <w:shd w:val="clear" w:color="auto" w:fill="D9D9D9" w:themeFill="background1" w:themeFillShade="D9"/>
            <w:noWrap/>
            <w:vAlign w:val="bottom"/>
            <w:hideMark/>
          </w:tcPr>
          <w:p w14:paraId="25287DF6"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22</w:t>
            </w:r>
          </w:p>
        </w:tc>
        <w:tc>
          <w:tcPr>
            <w:tcW w:w="1530" w:type="dxa"/>
            <w:shd w:val="clear" w:color="auto" w:fill="D9D9D9" w:themeFill="background1" w:themeFillShade="D9"/>
            <w:noWrap/>
            <w:vAlign w:val="bottom"/>
            <w:hideMark/>
          </w:tcPr>
          <w:p w14:paraId="1D751EB6"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21</w:t>
            </w:r>
          </w:p>
        </w:tc>
        <w:tc>
          <w:tcPr>
            <w:tcW w:w="1260" w:type="dxa"/>
            <w:shd w:val="clear" w:color="auto" w:fill="D9D9D9" w:themeFill="background1" w:themeFillShade="D9"/>
            <w:noWrap/>
            <w:vAlign w:val="bottom"/>
            <w:hideMark/>
          </w:tcPr>
          <w:p w14:paraId="3127E583"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21</w:t>
            </w:r>
          </w:p>
        </w:tc>
      </w:tr>
      <w:tr w:rsidR="007A1438" w:rsidRPr="003C05E1" w14:paraId="7E0BC9CC" w14:textId="77777777" w:rsidTr="00E354D4">
        <w:trPr>
          <w:trHeight w:val="292"/>
          <w:jc w:val="center"/>
        </w:trPr>
        <w:tc>
          <w:tcPr>
            <w:tcW w:w="1438" w:type="dxa"/>
            <w:vMerge/>
            <w:vAlign w:val="center"/>
            <w:hideMark/>
          </w:tcPr>
          <w:p w14:paraId="30590095"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hideMark/>
          </w:tcPr>
          <w:p w14:paraId="61781996"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East South Centr</w:t>
            </w:r>
            <w:r>
              <w:rPr>
                <w:rFonts w:eastAsia="Times New Roman" w:cs="Times New Roman"/>
                <w:color w:val="000000"/>
                <w:sz w:val="20"/>
                <w:szCs w:val="20"/>
              </w:rPr>
              <w:t>al</w:t>
            </w:r>
          </w:p>
        </w:tc>
        <w:tc>
          <w:tcPr>
            <w:tcW w:w="1106" w:type="dxa"/>
            <w:shd w:val="clear" w:color="auto" w:fill="D9D9D9" w:themeFill="background1" w:themeFillShade="D9"/>
            <w:noWrap/>
            <w:vAlign w:val="bottom"/>
            <w:hideMark/>
          </w:tcPr>
          <w:p w14:paraId="577A77F1"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6</w:t>
            </w:r>
          </w:p>
        </w:tc>
        <w:tc>
          <w:tcPr>
            <w:tcW w:w="1530" w:type="dxa"/>
            <w:shd w:val="clear" w:color="auto" w:fill="D9D9D9" w:themeFill="background1" w:themeFillShade="D9"/>
            <w:noWrap/>
            <w:vAlign w:val="bottom"/>
            <w:hideMark/>
          </w:tcPr>
          <w:p w14:paraId="10583A56"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7</w:t>
            </w:r>
          </w:p>
        </w:tc>
        <w:tc>
          <w:tcPr>
            <w:tcW w:w="1260" w:type="dxa"/>
            <w:shd w:val="clear" w:color="auto" w:fill="D9D9D9" w:themeFill="background1" w:themeFillShade="D9"/>
            <w:noWrap/>
            <w:vAlign w:val="bottom"/>
            <w:hideMark/>
          </w:tcPr>
          <w:p w14:paraId="23C2AA4B"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6</w:t>
            </w:r>
          </w:p>
        </w:tc>
      </w:tr>
      <w:tr w:rsidR="007A1438" w:rsidRPr="003C05E1" w14:paraId="6483AA9F" w14:textId="77777777" w:rsidTr="00E354D4">
        <w:trPr>
          <w:trHeight w:val="583"/>
          <w:jc w:val="center"/>
        </w:trPr>
        <w:tc>
          <w:tcPr>
            <w:tcW w:w="1438" w:type="dxa"/>
            <w:vMerge/>
            <w:vAlign w:val="center"/>
            <w:hideMark/>
          </w:tcPr>
          <w:p w14:paraId="25498D0C"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hideMark/>
          </w:tcPr>
          <w:p w14:paraId="11B4DB9B"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West South Centr</w:t>
            </w:r>
            <w:r>
              <w:rPr>
                <w:rFonts w:eastAsia="Times New Roman" w:cs="Times New Roman"/>
                <w:color w:val="000000"/>
                <w:sz w:val="20"/>
                <w:szCs w:val="20"/>
              </w:rPr>
              <w:t>al</w:t>
            </w:r>
          </w:p>
        </w:tc>
        <w:tc>
          <w:tcPr>
            <w:tcW w:w="1106" w:type="dxa"/>
            <w:shd w:val="clear" w:color="auto" w:fill="D9D9D9" w:themeFill="background1" w:themeFillShade="D9"/>
            <w:noWrap/>
            <w:vAlign w:val="bottom"/>
            <w:hideMark/>
          </w:tcPr>
          <w:p w14:paraId="62597F68"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9</w:t>
            </w:r>
          </w:p>
        </w:tc>
        <w:tc>
          <w:tcPr>
            <w:tcW w:w="1530" w:type="dxa"/>
            <w:shd w:val="clear" w:color="auto" w:fill="D9D9D9" w:themeFill="background1" w:themeFillShade="D9"/>
            <w:noWrap/>
            <w:vAlign w:val="bottom"/>
            <w:hideMark/>
          </w:tcPr>
          <w:p w14:paraId="1E79982B"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11</w:t>
            </w:r>
          </w:p>
        </w:tc>
        <w:tc>
          <w:tcPr>
            <w:tcW w:w="1260" w:type="dxa"/>
            <w:shd w:val="clear" w:color="auto" w:fill="D9D9D9" w:themeFill="background1" w:themeFillShade="D9"/>
            <w:noWrap/>
            <w:vAlign w:val="bottom"/>
            <w:hideMark/>
          </w:tcPr>
          <w:p w14:paraId="39CF65DD"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11</w:t>
            </w:r>
          </w:p>
        </w:tc>
      </w:tr>
      <w:tr w:rsidR="007A1438" w:rsidRPr="003C05E1" w14:paraId="71578F75" w14:textId="77777777" w:rsidTr="00E354D4">
        <w:trPr>
          <w:trHeight w:val="292"/>
          <w:jc w:val="center"/>
        </w:trPr>
        <w:tc>
          <w:tcPr>
            <w:tcW w:w="1438" w:type="dxa"/>
            <w:vMerge/>
            <w:vAlign w:val="center"/>
            <w:hideMark/>
          </w:tcPr>
          <w:p w14:paraId="2A357FB6"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hideMark/>
          </w:tcPr>
          <w:p w14:paraId="61713CCF"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Mountain</w:t>
            </w:r>
          </w:p>
        </w:tc>
        <w:tc>
          <w:tcPr>
            <w:tcW w:w="1106" w:type="dxa"/>
            <w:shd w:val="clear" w:color="auto" w:fill="D9D9D9" w:themeFill="background1" w:themeFillShade="D9"/>
            <w:noWrap/>
            <w:vAlign w:val="bottom"/>
            <w:hideMark/>
          </w:tcPr>
          <w:p w14:paraId="5036CD48"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8</w:t>
            </w:r>
          </w:p>
        </w:tc>
        <w:tc>
          <w:tcPr>
            <w:tcW w:w="1530" w:type="dxa"/>
            <w:shd w:val="clear" w:color="auto" w:fill="D9D9D9" w:themeFill="background1" w:themeFillShade="D9"/>
            <w:noWrap/>
            <w:vAlign w:val="bottom"/>
            <w:hideMark/>
          </w:tcPr>
          <w:p w14:paraId="616E1533"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7</w:t>
            </w:r>
          </w:p>
        </w:tc>
        <w:tc>
          <w:tcPr>
            <w:tcW w:w="1260" w:type="dxa"/>
            <w:shd w:val="clear" w:color="auto" w:fill="D9D9D9" w:themeFill="background1" w:themeFillShade="D9"/>
            <w:noWrap/>
            <w:vAlign w:val="bottom"/>
            <w:hideMark/>
          </w:tcPr>
          <w:p w14:paraId="573041C2"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7</w:t>
            </w:r>
          </w:p>
        </w:tc>
      </w:tr>
      <w:tr w:rsidR="007A1438" w:rsidRPr="003C05E1" w14:paraId="2CAEADC5" w14:textId="77777777" w:rsidTr="00E354D4">
        <w:trPr>
          <w:trHeight w:val="292"/>
          <w:jc w:val="center"/>
        </w:trPr>
        <w:tc>
          <w:tcPr>
            <w:tcW w:w="1438" w:type="dxa"/>
            <w:vMerge/>
            <w:vAlign w:val="center"/>
            <w:hideMark/>
          </w:tcPr>
          <w:p w14:paraId="47276F7E"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hideMark/>
          </w:tcPr>
          <w:p w14:paraId="4EED1581"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Pacific</w:t>
            </w:r>
          </w:p>
        </w:tc>
        <w:tc>
          <w:tcPr>
            <w:tcW w:w="1106" w:type="dxa"/>
            <w:shd w:val="clear" w:color="auto" w:fill="D9D9D9" w:themeFill="background1" w:themeFillShade="D9"/>
            <w:noWrap/>
            <w:vAlign w:val="bottom"/>
            <w:hideMark/>
          </w:tcPr>
          <w:p w14:paraId="785EE2CE"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14</w:t>
            </w:r>
          </w:p>
        </w:tc>
        <w:tc>
          <w:tcPr>
            <w:tcW w:w="1530" w:type="dxa"/>
            <w:shd w:val="clear" w:color="auto" w:fill="D9D9D9" w:themeFill="background1" w:themeFillShade="D9"/>
            <w:noWrap/>
            <w:vAlign w:val="bottom"/>
            <w:hideMark/>
          </w:tcPr>
          <w:p w14:paraId="6B2FFD15"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16</w:t>
            </w:r>
          </w:p>
        </w:tc>
        <w:tc>
          <w:tcPr>
            <w:tcW w:w="1260" w:type="dxa"/>
            <w:shd w:val="clear" w:color="auto" w:fill="D9D9D9" w:themeFill="background1" w:themeFillShade="D9"/>
            <w:noWrap/>
            <w:vAlign w:val="bottom"/>
            <w:hideMark/>
          </w:tcPr>
          <w:p w14:paraId="2B0CFF66"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15</w:t>
            </w:r>
          </w:p>
        </w:tc>
      </w:tr>
      <w:tr w:rsidR="007A1438" w:rsidRPr="003C05E1" w14:paraId="059099C0" w14:textId="77777777" w:rsidTr="00E354D4">
        <w:trPr>
          <w:trHeight w:val="292"/>
          <w:jc w:val="center"/>
        </w:trPr>
        <w:tc>
          <w:tcPr>
            <w:tcW w:w="1438" w:type="dxa"/>
            <w:shd w:val="clear" w:color="auto" w:fill="auto"/>
            <w:hideMark/>
          </w:tcPr>
          <w:p w14:paraId="444D1D82" w14:textId="77777777" w:rsidR="007A1438" w:rsidRPr="003C05E1" w:rsidRDefault="007A1438" w:rsidP="00E354D4">
            <w:pPr>
              <w:spacing w:after="0" w:line="240" w:lineRule="auto"/>
              <w:rPr>
                <w:rFonts w:eastAsia="Times New Roman" w:cs="Times New Roman"/>
                <w:b/>
                <w:color w:val="000000"/>
                <w:sz w:val="20"/>
                <w:szCs w:val="20"/>
              </w:rPr>
            </w:pPr>
            <w:r w:rsidRPr="003C05E1">
              <w:rPr>
                <w:rFonts w:eastAsia="Times New Roman" w:cs="Times New Roman"/>
                <w:b/>
                <w:color w:val="000000"/>
                <w:sz w:val="20"/>
                <w:szCs w:val="20"/>
              </w:rPr>
              <w:t>Total</w:t>
            </w:r>
          </w:p>
        </w:tc>
        <w:tc>
          <w:tcPr>
            <w:tcW w:w="2179" w:type="dxa"/>
            <w:shd w:val="clear" w:color="auto" w:fill="auto"/>
            <w:noWrap/>
            <w:vAlign w:val="bottom"/>
            <w:hideMark/>
          </w:tcPr>
          <w:p w14:paraId="5D71CDE1" w14:textId="77777777" w:rsidR="007A1438" w:rsidRPr="003C05E1" w:rsidRDefault="007A1438" w:rsidP="00E354D4">
            <w:pPr>
              <w:spacing w:after="0" w:line="240" w:lineRule="auto"/>
              <w:rPr>
                <w:rFonts w:eastAsia="Times New Roman" w:cs="Times New Roman"/>
                <w:b/>
                <w:color w:val="000000"/>
                <w:sz w:val="20"/>
                <w:szCs w:val="20"/>
              </w:rPr>
            </w:pPr>
          </w:p>
        </w:tc>
        <w:tc>
          <w:tcPr>
            <w:tcW w:w="1106" w:type="dxa"/>
            <w:shd w:val="clear" w:color="auto" w:fill="auto"/>
            <w:noWrap/>
            <w:vAlign w:val="bottom"/>
            <w:hideMark/>
          </w:tcPr>
          <w:p w14:paraId="71F41FC7" w14:textId="77777777" w:rsidR="007A1438" w:rsidRPr="003C05E1" w:rsidRDefault="007A1438" w:rsidP="00E354D4">
            <w:pPr>
              <w:spacing w:after="0" w:line="240" w:lineRule="auto"/>
              <w:jc w:val="right"/>
              <w:rPr>
                <w:rFonts w:eastAsia="Times New Roman" w:cs="Times New Roman"/>
                <w:b/>
                <w:color w:val="000000"/>
                <w:sz w:val="20"/>
                <w:szCs w:val="20"/>
              </w:rPr>
            </w:pPr>
            <w:r w:rsidRPr="003C05E1">
              <w:rPr>
                <w:rFonts w:eastAsia="Times New Roman" w:cs="Times New Roman"/>
                <w:b/>
                <w:color w:val="000000"/>
                <w:sz w:val="20"/>
                <w:szCs w:val="20"/>
              </w:rPr>
              <w:t>100</w:t>
            </w:r>
          </w:p>
        </w:tc>
        <w:tc>
          <w:tcPr>
            <w:tcW w:w="1530" w:type="dxa"/>
            <w:shd w:val="clear" w:color="auto" w:fill="auto"/>
            <w:noWrap/>
            <w:vAlign w:val="bottom"/>
            <w:hideMark/>
          </w:tcPr>
          <w:p w14:paraId="3D741CD7" w14:textId="77777777" w:rsidR="007A1438" w:rsidRPr="003C05E1" w:rsidRDefault="007A1438" w:rsidP="00E354D4">
            <w:pPr>
              <w:spacing w:after="0" w:line="240" w:lineRule="auto"/>
              <w:jc w:val="right"/>
              <w:rPr>
                <w:rFonts w:eastAsia="Times New Roman" w:cs="Times New Roman"/>
                <w:b/>
                <w:color w:val="000000"/>
                <w:sz w:val="20"/>
                <w:szCs w:val="20"/>
              </w:rPr>
            </w:pPr>
            <w:r w:rsidRPr="003C05E1">
              <w:rPr>
                <w:rFonts w:eastAsia="Times New Roman" w:cs="Times New Roman"/>
                <w:b/>
                <w:color w:val="000000"/>
                <w:sz w:val="20"/>
                <w:szCs w:val="20"/>
              </w:rPr>
              <w:t>100</w:t>
            </w:r>
          </w:p>
        </w:tc>
        <w:tc>
          <w:tcPr>
            <w:tcW w:w="1260" w:type="dxa"/>
            <w:shd w:val="clear" w:color="auto" w:fill="auto"/>
            <w:noWrap/>
            <w:vAlign w:val="bottom"/>
            <w:hideMark/>
          </w:tcPr>
          <w:p w14:paraId="2A832E36" w14:textId="77777777" w:rsidR="007A1438" w:rsidRPr="003C05E1" w:rsidRDefault="007A1438" w:rsidP="00E354D4">
            <w:pPr>
              <w:spacing w:after="0" w:line="240" w:lineRule="auto"/>
              <w:jc w:val="right"/>
              <w:rPr>
                <w:rFonts w:eastAsia="Times New Roman" w:cs="Times New Roman"/>
                <w:b/>
                <w:color w:val="000000"/>
                <w:sz w:val="20"/>
                <w:szCs w:val="20"/>
              </w:rPr>
            </w:pPr>
            <w:r w:rsidRPr="003C05E1">
              <w:rPr>
                <w:rFonts w:eastAsia="Times New Roman" w:cs="Times New Roman"/>
                <w:b/>
                <w:color w:val="000000"/>
                <w:sz w:val="20"/>
                <w:szCs w:val="20"/>
              </w:rPr>
              <w:t>100</w:t>
            </w:r>
          </w:p>
        </w:tc>
      </w:tr>
    </w:tbl>
    <w:p w14:paraId="1766FCD8" w14:textId="77777777" w:rsidR="007A1438" w:rsidRDefault="007A1438" w:rsidP="007A1438"/>
    <w:p w14:paraId="64FEB6BE" w14:textId="50D8FE95" w:rsidR="007A1438" w:rsidRDefault="007A1438" w:rsidP="007A1438">
      <w:r>
        <w:t xml:space="preserve">We compare the HRS 2016 sample with the CE samples (for 2019) in </w:t>
      </w:r>
      <w:r w:rsidR="00DA0AFC">
        <w:t xml:space="preserve">Table </w:t>
      </w:r>
      <w:r w:rsidR="00DA0AFC">
        <w:rPr>
          <w:noProof/>
        </w:rPr>
        <w:t>4</w:t>
      </w:r>
      <w:r w:rsidR="00DA0AFC">
        <w:noBreakHyphen/>
      </w:r>
      <w:r w:rsidR="00DA0AFC">
        <w:rPr>
          <w:noProof/>
        </w:rPr>
        <w:t>6</w:t>
      </w:r>
      <w:r>
        <w:t xml:space="preserve"> in terms of their (weighted) composition. The samples are pretty much the same concerning gender, age, and distribution of household income across quintiles. However, some difference is found in the distribution of people across types of families. Compared to the CE samples, more people live in couple-only and single-person households</w:t>
      </w:r>
      <w:r w:rsidR="00E67F93">
        <w:t xml:space="preserve"> as recorded</w:t>
      </w:r>
      <w:r>
        <w:t xml:space="preserve"> in the HRS. We speculate that part of the problem here may be the difficulty of defining the relationships between the people in the HRS pool in the CE samples that were discussed before. Also, the HRS appears to have a lower proportion of </w:t>
      </w:r>
      <w:r w:rsidR="00405DAD">
        <w:t>W</w:t>
      </w:r>
      <w:r>
        <w:t xml:space="preserve">hite individuals and college graduates than the CE samples. The largest discrepancy is in home ownership. In the HRS, we observe 30 percent of people as renters while their shares are 21 and 23 percent, respectively, in the Interview and Diary samples. The difference may be driven by the fact the homeownership variable in the HRS is derived from the response to the question, </w:t>
      </w:r>
      <w:r w:rsidR="00C243C8">
        <w:t>“</w:t>
      </w:r>
      <w:r w:rsidRPr="00513007">
        <w:t>Do you [and your] [husband/wife/partner] own your home, rent it, or what?</w:t>
      </w:r>
      <w:r w:rsidR="00C243C8">
        <w:t>”</w:t>
      </w:r>
      <w:r>
        <w:t xml:space="preserve"> Therefore, a father </w:t>
      </w:r>
      <w:r w:rsidR="00E67F93">
        <w:t xml:space="preserve">over </w:t>
      </w:r>
      <w:r>
        <w:t xml:space="preserve">50 years of age </w:t>
      </w:r>
      <w:r w:rsidR="00E67F93">
        <w:t xml:space="preserve">who </w:t>
      </w:r>
      <w:r>
        <w:t>lives in a home owned by his son would not be recorded as a homeowner in the HRS, while that person would be coded as living in an owned home in the CE samples.</w:t>
      </w:r>
      <w:r w:rsidR="00F707FC">
        <w:rPr>
          <w:rStyle w:val="FootnoteReference"/>
        </w:rPr>
        <w:footnoteReference w:id="49"/>
      </w:r>
      <w:r>
        <w:t xml:space="preserve"> In sum, however, we think the differences in the sample composition are not sizeable enough to affect the </w:t>
      </w:r>
      <w:r w:rsidR="00840A21">
        <w:t>imputation quality</w:t>
      </w:r>
      <w:r>
        <w:t>.</w:t>
      </w:r>
    </w:p>
    <w:p w14:paraId="1AB593C8" w14:textId="77777777" w:rsidR="007A1438" w:rsidRDefault="007A1438" w:rsidP="007A1438">
      <w:pPr>
        <w:pStyle w:val="Heading3"/>
      </w:pPr>
      <w:bookmarkStart w:id="103" w:name="_Toc158095511"/>
      <w:r>
        <w:t>Models and results</w:t>
      </w:r>
      <w:bookmarkEnd w:id="103"/>
    </w:p>
    <w:p w14:paraId="42F323B1" w14:textId="63415816" w:rsidR="007A1438" w:rsidRDefault="007A1438" w:rsidP="007A1438">
      <w:r>
        <w:t xml:space="preserve">According to the HRS data, the share of older adults </w:t>
      </w:r>
      <w:r w:rsidR="00F21045">
        <w:t xml:space="preserve">who </w:t>
      </w:r>
      <w:r>
        <w:t xml:space="preserve">receive nonmarket care from people outside their household is only 3 percent. We reckon that 38 percent of individuals in both CE samples are in the HRS pool; hence, the number of people </w:t>
      </w:r>
      <w:r w:rsidR="00F21045">
        <w:t xml:space="preserve">who </w:t>
      </w:r>
      <w:r>
        <w:t xml:space="preserve">would be affected by the imputation is a little over 1 percent of the population. This is similar to the situation we discussed for the preschoolers earlier in this chapter. These aspects of the problem—the small number of people affected, </w:t>
      </w:r>
      <w:r w:rsidR="00F21045">
        <w:t xml:space="preserve">the </w:t>
      </w:r>
      <w:r>
        <w:t>pronounced subgroup differences in incidence and hours, and a limited role for intragroup variation—suggest that the imputation strategy we adopted for preschoolers would also be appropriate for older adults. We now outline the results of implementing that strategy.</w:t>
      </w:r>
    </w:p>
    <w:p w14:paraId="47E684CE" w14:textId="77777777" w:rsidR="008D4365" w:rsidRDefault="008D4365">
      <w:pPr>
        <w:spacing w:after="0" w:line="240" w:lineRule="auto"/>
        <w:rPr>
          <w:b/>
          <w:iCs/>
          <w:color w:val="000000" w:themeColor="text1"/>
          <w:sz w:val="20"/>
          <w:szCs w:val="18"/>
        </w:rPr>
      </w:pPr>
      <w:bookmarkStart w:id="104" w:name="_Ref127373297"/>
      <w:r>
        <w:br w:type="page"/>
      </w:r>
    </w:p>
    <w:p w14:paraId="04AD1472" w14:textId="4FE72880" w:rsidR="007A1438" w:rsidRDefault="007A1438" w:rsidP="007A1438">
      <w:pPr>
        <w:pStyle w:val="Caption"/>
        <w:keepNext/>
      </w:pPr>
      <w:bookmarkStart w:id="105" w:name="_Toc158095553"/>
      <w:r>
        <w:lastRenderedPageBreak/>
        <w:t xml:space="preserve">Table </w:t>
      </w:r>
      <w:fldSimple w:instr=" STYLEREF 1 \s ">
        <w:r w:rsidR="006C1E92">
          <w:rPr>
            <w:noProof/>
          </w:rPr>
          <w:t>4</w:t>
        </w:r>
      </w:fldSimple>
      <w:r w:rsidR="006C1E92">
        <w:noBreakHyphen/>
      </w:r>
      <w:fldSimple w:instr=" SEQ Table \* ARABIC \s 1 ">
        <w:r w:rsidR="006C1E92">
          <w:rPr>
            <w:noProof/>
          </w:rPr>
          <w:t>7</w:t>
        </w:r>
      </w:fldSimple>
      <w:bookmarkEnd w:id="104"/>
      <w:r>
        <w:t xml:space="preserve"> </w:t>
      </w:r>
      <w:r w:rsidRPr="00911380">
        <w:t xml:space="preserve">Estimates </w:t>
      </w:r>
      <w:r w:rsidR="00F21045">
        <w:t>o</w:t>
      </w:r>
      <w:r w:rsidR="00F21045" w:rsidRPr="00911380">
        <w:t xml:space="preserve">f </w:t>
      </w:r>
      <w:r w:rsidR="00F21045">
        <w:t>t</w:t>
      </w:r>
      <w:r w:rsidR="00F21045" w:rsidRPr="00911380">
        <w:t xml:space="preserve">he </w:t>
      </w:r>
      <w:r w:rsidR="00D3383C">
        <w:t>b</w:t>
      </w:r>
      <w:r w:rsidR="00F21045" w:rsidRPr="00911380">
        <w:t xml:space="preserve">inary </w:t>
      </w:r>
      <w:r w:rsidR="00D3383C">
        <w:t>l</w:t>
      </w:r>
      <w:r w:rsidR="00F21045" w:rsidRPr="00911380">
        <w:t xml:space="preserve">ogit </w:t>
      </w:r>
      <w:r w:rsidR="00D3383C">
        <w:t>m</w:t>
      </w:r>
      <w:r w:rsidR="00F21045" w:rsidRPr="00911380">
        <w:t>odel (</w:t>
      </w:r>
      <w:r w:rsidR="00D3383C">
        <w:t>d</w:t>
      </w:r>
      <w:r w:rsidR="00F21045" w:rsidRPr="00911380">
        <w:t xml:space="preserve">ependent </w:t>
      </w:r>
      <w:r w:rsidR="00D3383C">
        <w:t>v</w:t>
      </w:r>
      <w:r w:rsidR="00F21045" w:rsidRPr="00911380">
        <w:t xml:space="preserve">ariable </w:t>
      </w:r>
      <w:r w:rsidR="00F21045">
        <w:t>i</w:t>
      </w:r>
      <w:r w:rsidR="00F21045" w:rsidRPr="00911380">
        <w:t xml:space="preserve">s </w:t>
      </w:r>
      <w:r w:rsidR="00F21045">
        <w:t>t</w:t>
      </w:r>
      <w:r w:rsidR="00F21045" w:rsidRPr="00911380">
        <w:t xml:space="preserve">he </w:t>
      </w:r>
      <w:r w:rsidR="00D3383C">
        <w:t>r</w:t>
      </w:r>
      <w:r w:rsidR="00F21045" w:rsidRPr="00911380">
        <w:t xml:space="preserve">ecipiency </w:t>
      </w:r>
      <w:r w:rsidR="00F21045">
        <w:t>o</w:t>
      </w:r>
      <w:r w:rsidR="00F21045" w:rsidRPr="00911380">
        <w:t xml:space="preserve">f </w:t>
      </w:r>
      <w:r w:rsidR="00D3383C">
        <w:t>c</w:t>
      </w:r>
      <w:r w:rsidR="00F21045" w:rsidRPr="00911380">
        <w:t xml:space="preserve">are </w:t>
      </w:r>
      <w:r w:rsidR="00F21045">
        <w:t>b</w:t>
      </w:r>
      <w:r w:rsidR="00F21045" w:rsidRPr="00911380">
        <w:t xml:space="preserve">y </w:t>
      </w:r>
      <w:r w:rsidR="00D3383C">
        <w:t>p</w:t>
      </w:r>
      <w:r w:rsidR="00F21045">
        <w:t xml:space="preserve">ersons </w:t>
      </w:r>
      <w:r w:rsidR="00D3383C">
        <w:t>o</w:t>
      </w:r>
      <w:r w:rsidR="00F21045">
        <w:t>ver 50</w:t>
      </w:r>
      <w:r w:rsidR="00F21045" w:rsidRPr="00911380">
        <w:t xml:space="preserve"> </w:t>
      </w:r>
      <w:r w:rsidR="00D3383C">
        <w:t>y</w:t>
      </w:r>
      <w:r w:rsidR="00F21045" w:rsidRPr="00911380">
        <w:t xml:space="preserve">ears </w:t>
      </w:r>
      <w:r w:rsidR="00F21045">
        <w:t>o</w:t>
      </w:r>
      <w:r w:rsidR="00F21045" w:rsidRPr="00911380">
        <w:t xml:space="preserve">f </w:t>
      </w:r>
      <w:r w:rsidR="00D3383C">
        <w:t>a</w:t>
      </w:r>
      <w:r w:rsidR="00F21045" w:rsidRPr="00911380">
        <w:t>ge</w:t>
      </w:r>
      <w:r w:rsidR="00F21045">
        <w:t>)</w:t>
      </w:r>
      <w:bookmarkEnd w:id="105"/>
    </w:p>
    <w:tbl>
      <w:tblPr>
        <w:tblW w:w="5240" w:type="dxa"/>
        <w:jc w:val="center"/>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3200"/>
        <w:gridCol w:w="1020"/>
        <w:gridCol w:w="1020"/>
      </w:tblGrid>
      <w:tr w:rsidR="007A1438" w:rsidRPr="00DE2FDD" w14:paraId="7DD845AC" w14:textId="77777777" w:rsidTr="00E354D4">
        <w:trPr>
          <w:trHeight w:val="292"/>
          <w:tblHeader/>
          <w:jc w:val="center"/>
        </w:trPr>
        <w:tc>
          <w:tcPr>
            <w:tcW w:w="3200" w:type="dxa"/>
            <w:tcBorders>
              <w:top w:val="single" w:sz="4" w:space="0" w:color="auto"/>
              <w:bottom w:val="single" w:sz="4" w:space="0" w:color="auto"/>
            </w:tcBorders>
            <w:shd w:val="clear" w:color="auto" w:fill="auto"/>
            <w:noWrap/>
            <w:vAlign w:val="bottom"/>
            <w:hideMark/>
          </w:tcPr>
          <w:p w14:paraId="7EF61667" w14:textId="77777777" w:rsidR="007A1438" w:rsidRPr="00DE2FDD" w:rsidRDefault="007A1438" w:rsidP="00E354D4">
            <w:pPr>
              <w:spacing w:after="0" w:line="240" w:lineRule="auto"/>
              <w:rPr>
                <w:rFonts w:eastAsia="Times New Roman" w:cs="Times New Roman"/>
                <w:b/>
                <w:sz w:val="20"/>
                <w:szCs w:val="20"/>
              </w:rPr>
            </w:pPr>
            <w:r w:rsidRPr="00DE2FDD">
              <w:rPr>
                <w:rFonts w:eastAsia="Times New Roman" w:cs="Times New Roman"/>
                <w:b/>
                <w:bCs/>
                <w:color w:val="000000"/>
                <w:sz w:val="20"/>
                <w:szCs w:val="20"/>
              </w:rPr>
              <w:t>Variable</w:t>
            </w:r>
          </w:p>
        </w:tc>
        <w:tc>
          <w:tcPr>
            <w:tcW w:w="1020" w:type="dxa"/>
            <w:tcBorders>
              <w:top w:val="single" w:sz="4" w:space="0" w:color="auto"/>
              <w:bottom w:val="single" w:sz="4" w:space="0" w:color="auto"/>
            </w:tcBorders>
            <w:shd w:val="clear" w:color="auto" w:fill="auto"/>
            <w:noWrap/>
            <w:vAlign w:val="bottom"/>
            <w:hideMark/>
          </w:tcPr>
          <w:p w14:paraId="41C66813" w14:textId="77777777" w:rsidR="007A1438" w:rsidRPr="00DE2FDD" w:rsidRDefault="007A1438" w:rsidP="00E354D4">
            <w:pPr>
              <w:spacing w:after="0" w:line="240" w:lineRule="auto"/>
              <w:rPr>
                <w:rFonts w:eastAsia="Times New Roman" w:cs="Times New Roman"/>
                <w:b/>
                <w:bCs/>
                <w:color w:val="000000"/>
                <w:sz w:val="20"/>
                <w:szCs w:val="20"/>
              </w:rPr>
            </w:pPr>
            <w:r w:rsidRPr="00DE2FDD">
              <w:rPr>
                <w:rFonts w:eastAsia="Times New Roman" w:cs="Times New Roman"/>
                <w:b/>
                <w:bCs/>
                <w:color w:val="000000"/>
                <w:sz w:val="20"/>
                <w:szCs w:val="20"/>
              </w:rPr>
              <w:t>Estimate</w:t>
            </w:r>
          </w:p>
        </w:tc>
        <w:tc>
          <w:tcPr>
            <w:tcW w:w="1020" w:type="dxa"/>
            <w:tcBorders>
              <w:top w:val="single" w:sz="4" w:space="0" w:color="auto"/>
              <w:bottom w:val="single" w:sz="4" w:space="0" w:color="auto"/>
            </w:tcBorders>
            <w:shd w:val="clear" w:color="auto" w:fill="auto"/>
            <w:noWrap/>
            <w:vAlign w:val="bottom"/>
            <w:hideMark/>
          </w:tcPr>
          <w:p w14:paraId="73938813" w14:textId="77777777" w:rsidR="007A1438" w:rsidRPr="00DE2FDD" w:rsidRDefault="007A1438" w:rsidP="00E354D4">
            <w:pPr>
              <w:spacing w:after="0" w:line="240" w:lineRule="auto"/>
              <w:jc w:val="center"/>
              <w:rPr>
                <w:rFonts w:eastAsia="Times New Roman" w:cs="Times New Roman"/>
                <w:b/>
                <w:bCs/>
                <w:color w:val="000000"/>
                <w:sz w:val="20"/>
                <w:szCs w:val="20"/>
              </w:rPr>
            </w:pPr>
            <w:r>
              <w:rPr>
                <w:rFonts w:eastAsia="Times New Roman" w:cs="Times New Roman"/>
                <w:b/>
                <w:bCs/>
                <w:color w:val="000000"/>
                <w:sz w:val="20"/>
                <w:szCs w:val="20"/>
              </w:rPr>
              <w:t>Standard error</w:t>
            </w:r>
          </w:p>
        </w:tc>
      </w:tr>
      <w:tr w:rsidR="007A1438" w:rsidRPr="00DE2FDD" w14:paraId="1B8FEE03" w14:textId="77777777" w:rsidTr="008D4365">
        <w:trPr>
          <w:trHeight w:val="292"/>
          <w:jc w:val="center"/>
        </w:trPr>
        <w:tc>
          <w:tcPr>
            <w:tcW w:w="3200" w:type="dxa"/>
            <w:tcBorders>
              <w:top w:val="single" w:sz="4" w:space="0" w:color="auto"/>
            </w:tcBorders>
            <w:shd w:val="clear" w:color="auto" w:fill="D9D9D9" w:themeFill="background1" w:themeFillShade="D9"/>
            <w:vAlign w:val="bottom"/>
            <w:hideMark/>
          </w:tcPr>
          <w:p w14:paraId="6CF5D297" w14:textId="77777777" w:rsidR="007A1438" w:rsidRPr="00DE2FDD" w:rsidRDefault="007A1438" w:rsidP="00E354D4">
            <w:pPr>
              <w:spacing w:after="0" w:line="240" w:lineRule="auto"/>
              <w:rPr>
                <w:rFonts w:eastAsia="Times New Roman" w:cs="Times New Roman"/>
                <w:color w:val="000000"/>
                <w:sz w:val="20"/>
                <w:szCs w:val="20"/>
              </w:rPr>
            </w:pPr>
            <w:r w:rsidRPr="00DE2FDD">
              <w:rPr>
                <w:rFonts w:eastAsia="Times New Roman" w:cs="Times New Roman"/>
                <w:color w:val="000000"/>
                <w:sz w:val="20"/>
                <w:szCs w:val="20"/>
              </w:rPr>
              <w:t>Intercept</w:t>
            </w:r>
          </w:p>
        </w:tc>
        <w:tc>
          <w:tcPr>
            <w:tcW w:w="1020" w:type="dxa"/>
            <w:tcBorders>
              <w:top w:val="single" w:sz="4" w:space="0" w:color="auto"/>
            </w:tcBorders>
            <w:shd w:val="clear" w:color="auto" w:fill="D9D9D9" w:themeFill="background1" w:themeFillShade="D9"/>
            <w:noWrap/>
            <w:vAlign w:val="bottom"/>
            <w:hideMark/>
          </w:tcPr>
          <w:p w14:paraId="2D9CD57B"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-5.15</w:t>
            </w:r>
            <w:r>
              <w:rPr>
                <w:rFonts w:eastAsia="Times New Roman" w:cs="Times New Roman"/>
                <w:color w:val="000000"/>
                <w:sz w:val="20"/>
                <w:szCs w:val="20"/>
              </w:rPr>
              <w:t>**</w:t>
            </w:r>
          </w:p>
        </w:tc>
        <w:tc>
          <w:tcPr>
            <w:tcW w:w="1020" w:type="dxa"/>
            <w:tcBorders>
              <w:top w:val="single" w:sz="4" w:space="0" w:color="auto"/>
            </w:tcBorders>
            <w:shd w:val="clear" w:color="auto" w:fill="D9D9D9" w:themeFill="background1" w:themeFillShade="D9"/>
            <w:noWrap/>
            <w:vAlign w:val="bottom"/>
            <w:hideMark/>
          </w:tcPr>
          <w:p w14:paraId="74B69570"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0.200</w:t>
            </w:r>
          </w:p>
        </w:tc>
      </w:tr>
      <w:tr w:rsidR="007A1438" w:rsidRPr="00DE2FDD" w14:paraId="0999A349" w14:textId="77777777" w:rsidTr="00E354D4">
        <w:trPr>
          <w:trHeight w:val="292"/>
          <w:jc w:val="center"/>
        </w:trPr>
        <w:tc>
          <w:tcPr>
            <w:tcW w:w="3200" w:type="dxa"/>
            <w:shd w:val="clear" w:color="auto" w:fill="auto"/>
            <w:vAlign w:val="bottom"/>
            <w:hideMark/>
          </w:tcPr>
          <w:p w14:paraId="7BAABA89" w14:textId="77777777" w:rsidR="007A1438" w:rsidRPr="00DE2FDD" w:rsidRDefault="007A1438" w:rsidP="00E354D4">
            <w:pPr>
              <w:spacing w:after="0" w:line="240" w:lineRule="auto"/>
              <w:rPr>
                <w:rFonts w:eastAsia="Times New Roman" w:cs="Times New Roman"/>
                <w:b/>
                <w:color w:val="000000"/>
                <w:sz w:val="20"/>
                <w:szCs w:val="20"/>
              </w:rPr>
            </w:pPr>
            <w:r w:rsidRPr="00DE2FDD">
              <w:rPr>
                <w:rFonts w:eastAsia="Times New Roman" w:cs="Times New Roman"/>
                <w:b/>
                <w:color w:val="000000"/>
                <w:sz w:val="20"/>
                <w:szCs w:val="20"/>
              </w:rPr>
              <w:t xml:space="preserve">Gender </w:t>
            </w:r>
            <w:r w:rsidRPr="00DE2FDD">
              <w:rPr>
                <w:rFonts w:eastAsia="Times New Roman" w:cs="Times New Roman"/>
                <w:color w:val="000000"/>
                <w:sz w:val="20"/>
                <w:szCs w:val="20"/>
              </w:rPr>
              <w:t>(reference group: female)</w:t>
            </w:r>
          </w:p>
        </w:tc>
        <w:tc>
          <w:tcPr>
            <w:tcW w:w="1020" w:type="dxa"/>
            <w:shd w:val="clear" w:color="auto" w:fill="auto"/>
            <w:noWrap/>
            <w:vAlign w:val="bottom"/>
            <w:hideMark/>
          </w:tcPr>
          <w:p w14:paraId="5FC3049E" w14:textId="77777777" w:rsidR="007A1438" w:rsidRPr="00DE2FDD" w:rsidRDefault="007A1438" w:rsidP="00E354D4">
            <w:pPr>
              <w:spacing w:after="0" w:line="240" w:lineRule="auto"/>
              <w:rPr>
                <w:rFonts w:eastAsia="Times New Roman" w:cs="Times New Roman"/>
                <w:color w:val="000000"/>
                <w:sz w:val="20"/>
                <w:szCs w:val="20"/>
              </w:rPr>
            </w:pPr>
          </w:p>
        </w:tc>
        <w:tc>
          <w:tcPr>
            <w:tcW w:w="1020" w:type="dxa"/>
            <w:shd w:val="clear" w:color="auto" w:fill="auto"/>
            <w:noWrap/>
            <w:vAlign w:val="bottom"/>
            <w:hideMark/>
          </w:tcPr>
          <w:p w14:paraId="5794FC23" w14:textId="77777777" w:rsidR="007A1438" w:rsidRPr="00DE2FDD" w:rsidRDefault="007A1438" w:rsidP="00E354D4">
            <w:pPr>
              <w:spacing w:after="0" w:line="240" w:lineRule="auto"/>
              <w:rPr>
                <w:rFonts w:eastAsia="Times New Roman" w:cs="Times New Roman"/>
                <w:sz w:val="20"/>
                <w:szCs w:val="20"/>
              </w:rPr>
            </w:pPr>
          </w:p>
        </w:tc>
      </w:tr>
      <w:tr w:rsidR="007A1438" w:rsidRPr="00DE2FDD" w14:paraId="000A7B5C" w14:textId="77777777" w:rsidTr="008D4365">
        <w:trPr>
          <w:trHeight w:val="292"/>
          <w:jc w:val="center"/>
        </w:trPr>
        <w:tc>
          <w:tcPr>
            <w:tcW w:w="3200" w:type="dxa"/>
            <w:shd w:val="clear" w:color="auto" w:fill="D9D9D9" w:themeFill="background1" w:themeFillShade="D9"/>
            <w:vAlign w:val="bottom"/>
            <w:hideMark/>
          </w:tcPr>
          <w:p w14:paraId="6619CF74"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Male</w:t>
            </w:r>
          </w:p>
        </w:tc>
        <w:tc>
          <w:tcPr>
            <w:tcW w:w="1020" w:type="dxa"/>
            <w:shd w:val="clear" w:color="auto" w:fill="D9D9D9" w:themeFill="background1" w:themeFillShade="D9"/>
            <w:noWrap/>
            <w:vAlign w:val="bottom"/>
            <w:hideMark/>
          </w:tcPr>
          <w:p w14:paraId="07388E3B"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-0.84</w:t>
            </w:r>
            <w:r>
              <w:rPr>
                <w:rFonts w:eastAsia="Times New Roman" w:cs="Times New Roman"/>
                <w:color w:val="000000"/>
                <w:sz w:val="20"/>
                <w:szCs w:val="20"/>
              </w:rPr>
              <w:t>**</w:t>
            </w:r>
          </w:p>
        </w:tc>
        <w:tc>
          <w:tcPr>
            <w:tcW w:w="1020" w:type="dxa"/>
            <w:shd w:val="clear" w:color="auto" w:fill="D9D9D9" w:themeFill="background1" w:themeFillShade="D9"/>
            <w:noWrap/>
            <w:vAlign w:val="bottom"/>
            <w:hideMark/>
          </w:tcPr>
          <w:p w14:paraId="1FB50EEE"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0.103</w:t>
            </w:r>
          </w:p>
        </w:tc>
      </w:tr>
      <w:tr w:rsidR="007A1438" w:rsidRPr="00DE2FDD" w14:paraId="65C0F7B4" w14:textId="77777777" w:rsidTr="008D4365">
        <w:trPr>
          <w:trHeight w:val="459"/>
          <w:jc w:val="center"/>
        </w:trPr>
        <w:tc>
          <w:tcPr>
            <w:tcW w:w="3200" w:type="dxa"/>
            <w:shd w:val="clear" w:color="auto" w:fill="auto"/>
            <w:vAlign w:val="bottom"/>
            <w:hideMark/>
          </w:tcPr>
          <w:p w14:paraId="2D2B230F" w14:textId="77777777" w:rsidR="007A1438" w:rsidRPr="00DE2FDD" w:rsidRDefault="007A1438" w:rsidP="00E354D4">
            <w:pPr>
              <w:spacing w:after="0" w:line="240" w:lineRule="auto"/>
              <w:rPr>
                <w:rFonts w:eastAsia="Times New Roman" w:cs="Times New Roman"/>
                <w:b/>
                <w:color w:val="000000"/>
                <w:sz w:val="20"/>
                <w:szCs w:val="20"/>
              </w:rPr>
            </w:pPr>
            <w:r w:rsidRPr="00DE2FDD">
              <w:rPr>
                <w:rFonts w:eastAsia="Times New Roman" w:cs="Times New Roman"/>
                <w:b/>
                <w:color w:val="000000"/>
                <w:sz w:val="20"/>
                <w:szCs w:val="20"/>
              </w:rPr>
              <w:t xml:space="preserve">Age </w:t>
            </w:r>
            <w:r w:rsidRPr="00DE2FDD">
              <w:rPr>
                <w:rFonts w:eastAsia="Times New Roman" w:cs="Times New Roman"/>
                <w:color w:val="000000"/>
                <w:sz w:val="20"/>
                <w:szCs w:val="20"/>
              </w:rPr>
              <w:t>(reference group: 51 to 60 years)</w:t>
            </w:r>
          </w:p>
        </w:tc>
        <w:tc>
          <w:tcPr>
            <w:tcW w:w="1020" w:type="dxa"/>
            <w:shd w:val="clear" w:color="auto" w:fill="auto"/>
            <w:noWrap/>
            <w:vAlign w:val="bottom"/>
            <w:hideMark/>
          </w:tcPr>
          <w:p w14:paraId="6AECB77C" w14:textId="77777777" w:rsidR="007A1438" w:rsidRPr="00DE2FDD" w:rsidRDefault="007A1438" w:rsidP="00E354D4">
            <w:pPr>
              <w:spacing w:after="0" w:line="240" w:lineRule="auto"/>
              <w:rPr>
                <w:rFonts w:eastAsia="Times New Roman" w:cs="Times New Roman"/>
                <w:color w:val="000000"/>
                <w:sz w:val="20"/>
                <w:szCs w:val="20"/>
              </w:rPr>
            </w:pPr>
          </w:p>
        </w:tc>
        <w:tc>
          <w:tcPr>
            <w:tcW w:w="1020" w:type="dxa"/>
            <w:shd w:val="clear" w:color="auto" w:fill="auto"/>
            <w:noWrap/>
            <w:vAlign w:val="bottom"/>
            <w:hideMark/>
          </w:tcPr>
          <w:p w14:paraId="16481100" w14:textId="77777777" w:rsidR="007A1438" w:rsidRPr="00DE2FDD" w:rsidRDefault="007A1438" w:rsidP="00E354D4">
            <w:pPr>
              <w:spacing w:after="0" w:line="240" w:lineRule="auto"/>
              <w:rPr>
                <w:rFonts w:eastAsia="Times New Roman" w:cs="Times New Roman"/>
                <w:sz w:val="20"/>
                <w:szCs w:val="20"/>
              </w:rPr>
            </w:pPr>
          </w:p>
        </w:tc>
      </w:tr>
      <w:tr w:rsidR="007A1438" w:rsidRPr="00DE2FDD" w14:paraId="102174B1" w14:textId="77777777" w:rsidTr="008D4365">
        <w:trPr>
          <w:trHeight w:val="292"/>
          <w:jc w:val="center"/>
        </w:trPr>
        <w:tc>
          <w:tcPr>
            <w:tcW w:w="3200" w:type="dxa"/>
            <w:shd w:val="clear" w:color="auto" w:fill="D9D9D9" w:themeFill="background1" w:themeFillShade="D9"/>
            <w:vAlign w:val="bottom"/>
            <w:hideMark/>
          </w:tcPr>
          <w:p w14:paraId="36EB91E7"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61 - 70 years</w:t>
            </w:r>
          </w:p>
        </w:tc>
        <w:tc>
          <w:tcPr>
            <w:tcW w:w="1020" w:type="dxa"/>
            <w:shd w:val="clear" w:color="auto" w:fill="D9D9D9" w:themeFill="background1" w:themeFillShade="D9"/>
            <w:noWrap/>
            <w:vAlign w:val="bottom"/>
            <w:hideMark/>
          </w:tcPr>
          <w:p w14:paraId="064918C6"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0.27</w:t>
            </w:r>
            <w:r>
              <w:rPr>
                <w:rFonts w:eastAsia="Times New Roman" w:cs="Times New Roman"/>
                <w:color w:val="000000"/>
                <w:sz w:val="20"/>
                <w:szCs w:val="20"/>
              </w:rPr>
              <w:t>**</w:t>
            </w:r>
          </w:p>
        </w:tc>
        <w:tc>
          <w:tcPr>
            <w:tcW w:w="1020" w:type="dxa"/>
            <w:shd w:val="clear" w:color="auto" w:fill="D9D9D9" w:themeFill="background1" w:themeFillShade="D9"/>
            <w:noWrap/>
            <w:vAlign w:val="bottom"/>
            <w:hideMark/>
          </w:tcPr>
          <w:p w14:paraId="3D480CD7"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0.130</w:t>
            </w:r>
          </w:p>
        </w:tc>
      </w:tr>
      <w:tr w:rsidR="007A1438" w:rsidRPr="00DE2FDD" w14:paraId="7AAA0658" w14:textId="77777777" w:rsidTr="00E354D4">
        <w:trPr>
          <w:trHeight w:val="292"/>
          <w:jc w:val="center"/>
        </w:trPr>
        <w:tc>
          <w:tcPr>
            <w:tcW w:w="3200" w:type="dxa"/>
            <w:shd w:val="clear" w:color="auto" w:fill="auto"/>
            <w:vAlign w:val="bottom"/>
            <w:hideMark/>
          </w:tcPr>
          <w:p w14:paraId="6E8662F2"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71 - 80 years</w:t>
            </w:r>
          </w:p>
        </w:tc>
        <w:tc>
          <w:tcPr>
            <w:tcW w:w="1020" w:type="dxa"/>
            <w:shd w:val="clear" w:color="auto" w:fill="auto"/>
            <w:noWrap/>
            <w:vAlign w:val="bottom"/>
            <w:hideMark/>
          </w:tcPr>
          <w:p w14:paraId="348EC40B"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1.04</w:t>
            </w:r>
            <w:r>
              <w:rPr>
                <w:rFonts w:eastAsia="Times New Roman" w:cs="Times New Roman"/>
                <w:color w:val="000000"/>
                <w:sz w:val="20"/>
                <w:szCs w:val="20"/>
              </w:rPr>
              <w:t>**</w:t>
            </w:r>
          </w:p>
        </w:tc>
        <w:tc>
          <w:tcPr>
            <w:tcW w:w="1020" w:type="dxa"/>
            <w:shd w:val="clear" w:color="auto" w:fill="auto"/>
            <w:noWrap/>
            <w:vAlign w:val="bottom"/>
            <w:hideMark/>
          </w:tcPr>
          <w:p w14:paraId="6403A3A6"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0.146</w:t>
            </w:r>
          </w:p>
        </w:tc>
      </w:tr>
      <w:tr w:rsidR="007A1438" w:rsidRPr="00DE2FDD" w14:paraId="164C9039" w14:textId="77777777" w:rsidTr="008D4365">
        <w:trPr>
          <w:trHeight w:val="292"/>
          <w:jc w:val="center"/>
        </w:trPr>
        <w:tc>
          <w:tcPr>
            <w:tcW w:w="3200" w:type="dxa"/>
            <w:shd w:val="clear" w:color="auto" w:fill="D9D9D9" w:themeFill="background1" w:themeFillShade="D9"/>
            <w:vAlign w:val="bottom"/>
            <w:hideMark/>
          </w:tcPr>
          <w:p w14:paraId="67C26583"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81 or more years</w:t>
            </w:r>
          </w:p>
        </w:tc>
        <w:tc>
          <w:tcPr>
            <w:tcW w:w="1020" w:type="dxa"/>
            <w:shd w:val="clear" w:color="auto" w:fill="D9D9D9" w:themeFill="background1" w:themeFillShade="D9"/>
            <w:noWrap/>
            <w:vAlign w:val="bottom"/>
            <w:hideMark/>
          </w:tcPr>
          <w:p w14:paraId="27BD430F"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2.39</w:t>
            </w:r>
            <w:r>
              <w:rPr>
                <w:rFonts w:eastAsia="Times New Roman" w:cs="Times New Roman"/>
                <w:color w:val="000000"/>
                <w:sz w:val="20"/>
                <w:szCs w:val="20"/>
              </w:rPr>
              <w:t>**</w:t>
            </w:r>
          </w:p>
        </w:tc>
        <w:tc>
          <w:tcPr>
            <w:tcW w:w="1020" w:type="dxa"/>
            <w:shd w:val="clear" w:color="auto" w:fill="D9D9D9" w:themeFill="background1" w:themeFillShade="D9"/>
            <w:noWrap/>
            <w:vAlign w:val="bottom"/>
            <w:hideMark/>
          </w:tcPr>
          <w:p w14:paraId="22C26294"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0.134</w:t>
            </w:r>
          </w:p>
        </w:tc>
      </w:tr>
      <w:tr w:rsidR="007A1438" w:rsidRPr="00DE2FDD" w14:paraId="31066DA3" w14:textId="77777777" w:rsidTr="00E354D4">
        <w:trPr>
          <w:trHeight w:val="583"/>
          <w:jc w:val="center"/>
        </w:trPr>
        <w:tc>
          <w:tcPr>
            <w:tcW w:w="3200" w:type="dxa"/>
            <w:shd w:val="clear" w:color="auto" w:fill="auto"/>
            <w:vAlign w:val="bottom"/>
            <w:hideMark/>
          </w:tcPr>
          <w:p w14:paraId="1245A6FD" w14:textId="77777777" w:rsidR="007A1438" w:rsidRPr="00DE2FDD" w:rsidRDefault="007A1438" w:rsidP="00E354D4">
            <w:pPr>
              <w:spacing w:after="0" w:line="240" w:lineRule="auto"/>
              <w:rPr>
                <w:rFonts w:eastAsia="Times New Roman" w:cs="Times New Roman"/>
                <w:color w:val="000000"/>
                <w:sz w:val="20"/>
                <w:szCs w:val="20"/>
              </w:rPr>
            </w:pPr>
            <w:r w:rsidRPr="00DE2FDD">
              <w:rPr>
                <w:rFonts w:eastAsia="Times New Roman" w:cs="Times New Roman"/>
                <w:b/>
                <w:color w:val="000000"/>
                <w:sz w:val="20"/>
                <w:szCs w:val="20"/>
              </w:rPr>
              <w:t>Household type</w:t>
            </w:r>
            <w:r w:rsidRPr="00DE2FDD">
              <w:rPr>
                <w:rFonts w:eastAsia="Times New Roman" w:cs="Times New Roman"/>
                <w:color w:val="000000"/>
                <w:sz w:val="20"/>
                <w:szCs w:val="20"/>
              </w:rPr>
              <w:t xml:space="preserve"> (reference group: </w:t>
            </w:r>
            <w:r>
              <w:rPr>
                <w:rFonts w:eastAsia="Times New Roman" w:cs="Times New Roman"/>
                <w:color w:val="000000"/>
                <w:sz w:val="20"/>
                <w:szCs w:val="20"/>
              </w:rPr>
              <w:t xml:space="preserve">composite </w:t>
            </w:r>
            <w:proofErr w:type="spellStart"/>
            <w:r>
              <w:rPr>
                <w:rFonts w:eastAsia="Times New Roman" w:cs="Times New Roman"/>
                <w:color w:val="000000"/>
                <w:sz w:val="20"/>
                <w:szCs w:val="20"/>
              </w:rPr>
              <w:t>household</w:t>
            </w:r>
            <w:r w:rsidRPr="00DE2FDD">
              <w:rPr>
                <w:rFonts w:eastAsia="Times New Roman" w:cs="Times New Roman"/>
                <w:color w:val="000000"/>
                <w:sz w:val="20"/>
                <w:szCs w:val="20"/>
                <w:vertAlign w:val="superscript"/>
              </w:rPr>
              <w:t>a</w:t>
            </w:r>
            <w:proofErr w:type="spellEnd"/>
            <w:r w:rsidRPr="00DE2FDD">
              <w:rPr>
                <w:rFonts w:eastAsia="Times New Roman" w:cs="Times New Roman"/>
                <w:color w:val="000000"/>
                <w:sz w:val="20"/>
                <w:szCs w:val="20"/>
              </w:rPr>
              <w:t>)</w:t>
            </w:r>
          </w:p>
        </w:tc>
        <w:tc>
          <w:tcPr>
            <w:tcW w:w="1020" w:type="dxa"/>
            <w:shd w:val="clear" w:color="auto" w:fill="auto"/>
            <w:noWrap/>
            <w:vAlign w:val="bottom"/>
            <w:hideMark/>
          </w:tcPr>
          <w:p w14:paraId="1523E7F1" w14:textId="77777777" w:rsidR="007A1438" w:rsidRPr="00DE2FDD" w:rsidRDefault="007A1438" w:rsidP="00E354D4">
            <w:pPr>
              <w:spacing w:after="0" w:line="240" w:lineRule="auto"/>
              <w:rPr>
                <w:rFonts w:eastAsia="Times New Roman" w:cs="Times New Roman"/>
                <w:color w:val="000000"/>
                <w:sz w:val="20"/>
                <w:szCs w:val="20"/>
              </w:rPr>
            </w:pPr>
          </w:p>
        </w:tc>
        <w:tc>
          <w:tcPr>
            <w:tcW w:w="1020" w:type="dxa"/>
            <w:shd w:val="clear" w:color="auto" w:fill="auto"/>
            <w:noWrap/>
            <w:vAlign w:val="bottom"/>
            <w:hideMark/>
          </w:tcPr>
          <w:p w14:paraId="1D85CC97" w14:textId="77777777" w:rsidR="007A1438" w:rsidRPr="00DE2FDD" w:rsidRDefault="007A1438" w:rsidP="00E354D4">
            <w:pPr>
              <w:spacing w:after="0" w:line="240" w:lineRule="auto"/>
              <w:rPr>
                <w:rFonts w:eastAsia="Times New Roman" w:cs="Times New Roman"/>
                <w:sz w:val="20"/>
                <w:szCs w:val="20"/>
              </w:rPr>
            </w:pPr>
          </w:p>
        </w:tc>
      </w:tr>
      <w:tr w:rsidR="007A1438" w:rsidRPr="00DE2FDD" w14:paraId="7C49EDCE" w14:textId="77777777" w:rsidTr="008D4365">
        <w:trPr>
          <w:trHeight w:val="292"/>
          <w:jc w:val="center"/>
        </w:trPr>
        <w:tc>
          <w:tcPr>
            <w:tcW w:w="3200" w:type="dxa"/>
            <w:shd w:val="clear" w:color="auto" w:fill="D9D9D9" w:themeFill="background1" w:themeFillShade="D9"/>
            <w:vAlign w:val="bottom"/>
            <w:hideMark/>
          </w:tcPr>
          <w:p w14:paraId="5EA8C334"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One-person hous</w:t>
            </w:r>
            <w:r>
              <w:rPr>
                <w:rFonts w:eastAsia="Times New Roman" w:cs="Times New Roman"/>
                <w:color w:val="000000"/>
                <w:sz w:val="20"/>
                <w:szCs w:val="20"/>
              </w:rPr>
              <w:t>e</w:t>
            </w:r>
            <w:r w:rsidRPr="00DE2FDD">
              <w:rPr>
                <w:rFonts w:eastAsia="Times New Roman" w:cs="Times New Roman"/>
                <w:color w:val="000000"/>
                <w:sz w:val="20"/>
                <w:szCs w:val="20"/>
              </w:rPr>
              <w:t>hold</w:t>
            </w:r>
          </w:p>
        </w:tc>
        <w:tc>
          <w:tcPr>
            <w:tcW w:w="1020" w:type="dxa"/>
            <w:shd w:val="clear" w:color="auto" w:fill="D9D9D9" w:themeFill="background1" w:themeFillShade="D9"/>
            <w:noWrap/>
            <w:vAlign w:val="bottom"/>
            <w:hideMark/>
          </w:tcPr>
          <w:p w14:paraId="0B559C8D"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0.48</w:t>
            </w:r>
            <w:r>
              <w:rPr>
                <w:rFonts w:eastAsia="Times New Roman" w:cs="Times New Roman"/>
                <w:color w:val="000000"/>
                <w:sz w:val="20"/>
                <w:szCs w:val="20"/>
              </w:rPr>
              <w:t>**</w:t>
            </w:r>
          </w:p>
        </w:tc>
        <w:tc>
          <w:tcPr>
            <w:tcW w:w="1020" w:type="dxa"/>
            <w:shd w:val="clear" w:color="auto" w:fill="D9D9D9" w:themeFill="background1" w:themeFillShade="D9"/>
            <w:noWrap/>
            <w:vAlign w:val="bottom"/>
            <w:hideMark/>
          </w:tcPr>
          <w:p w14:paraId="6E638DF5"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0.090</w:t>
            </w:r>
          </w:p>
        </w:tc>
      </w:tr>
      <w:tr w:rsidR="007A1438" w:rsidRPr="00DE2FDD" w14:paraId="0EEE8B68" w14:textId="77777777" w:rsidTr="00E354D4">
        <w:trPr>
          <w:trHeight w:val="292"/>
          <w:jc w:val="center"/>
        </w:trPr>
        <w:tc>
          <w:tcPr>
            <w:tcW w:w="3200" w:type="dxa"/>
            <w:shd w:val="clear" w:color="auto" w:fill="auto"/>
            <w:vAlign w:val="bottom"/>
            <w:hideMark/>
          </w:tcPr>
          <w:p w14:paraId="3B34F724"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Couple-only household</w:t>
            </w:r>
          </w:p>
        </w:tc>
        <w:tc>
          <w:tcPr>
            <w:tcW w:w="1020" w:type="dxa"/>
            <w:shd w:val="clear" w:color="auto" w:fill="auto"/>
            <w:noWrap/>
            <w:vAlign w:val="bottom"/>
            <w:hideMark/>
          </w:tcPr>
          <w:p w14:paraId="79F9EAEE"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-0.31</w:t>
            </w:r>
            <w:r>
              <w:rPr>
                <w:rFonts w:eastAsia="Times New Roman" w:cs="Times New Roman"/>
                <w:color w:val="000000"/>
                <w:sz w:val="20"/>
                <w:szCs w:val="20"/>
              </w:rPr>
              <w:t>**</w:t>
            </w:r>
          </w:p>
        </w:tc>
        <w:tc>
          <w:tcPr>
            <w:tcW w:w="1020" w:type="dxa"/>
            <w:shd w:val="clear" w:color="auto" w:fill="auto"/>
            <w:noWrap/>
            <w:vAlign w:val="bottom"/>
            <w:hideMark/>
          </w:tcPr>
          <w:p w14:paraId="03B697EA"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0.156</w:t>
            </w:r>
          </w:p>
        </w:tc>
      </w:tr>
      <w:tr w:rsidR="007A1438" w:rsidRPr="00DE2FDD" w14:paraId="3070CFEA" w14:textId="77777777" w:rsidTr="008D4365">
        <w:trPr>
          <w:trHeight w:val="583"/>
          <w:jc w:val="center"/>
        </w:trPr>
        <w:tc>
          <w:tcPr>
            <w:tcW w:w="3200" w:type="dxa"/>
            <w:shd w:val="clear" w:color="auto" w:fill="D9D9D9" w:themeFill="background1" w:themeFillShade="D9"/>
            <w:vAlign w:val="bottom"/>
            <w:hideMark/>
          </w:tcPr>
          <w:p w14:paraId="7066CC60" w14:textId="77777777" w:rsidR="007A1438" w:rsidRPr="00DE2FDD" w:rsidRDefault="007A1438" w:rsidP="00E354D4">
            <w:pPr>
              <w:spacing w:after="0" w:line="240" w:lineRule="auto"/>
              <w:rPr>
                <w:rFonts w:eastAsia="Times New Roman" w:cs="Times New Roman"/>
                <w:color w:val="000000"/>
                <w:sz w:val="20"/>
                <w:szCs w:val="20"/>
              </w:rPr>
            </w:pPr>
            <w:r w:rsidRPr="00DE2FDD">
              <w:rPr>
                <w:rFonts w:eastAsia="Times New Roman" w:cs="Times New Roman"/>
                <w:b/>
                <w:color w:val="000000"/>
                <w:sz w:val="20"/>
                <w:szCs w:val="20"/>
              </w:rPr>
              <w:t>Race or ethnicity</w:t>
            </w:r>
            <w:r w:rsidRPr="00DE2FDD">
              <w:rPr>
                <w:rFonts w:eastAsia="Times New Roman" w:cs="Times New Roman"/>
                <w:color w:val="000000"/>
                <w:sz w:val="20"/>
                <w:szCs w:val="20"/>
              </w:rPr>
              <w:t xml:space="preserve"> (reference group: non-Hispanic white)</w:t>
            </w:r>
          </w:p>
        </w:tc>
        <w:tc>
          <w:tcPr>
            <w:tcW w:w="1020" w:type="dxa"/>
            <w:shd w:val="clear" w:color="auto" w:fill="D9D9D9" w:themeFill="background1" w:themeFillShade="D9"/>
            <w:noWrap/>
            <w:vAlign w:val="bottom"/>
            <w:hideMark/>
          </w:tcPr>
          <w:p w14:paraId="32BB7689" w14:textId="77777777" w:rsidR="007A1438" w:rsidRPr="00DE2FDD" w:rsidRDefault="007A1438" w:rsidP="00E354D4">
            <w:pPr>
              <w:spacing w:after="0" w:line="240" w:lineRule="auto"/>
              <w:rPr>
                <w:rFonts w:eastAsia="Times New Roman" w:cs="Times New Roman"/>
                <w:color w:val="000000"/>
                <w:sz w:val="20"/>
                <w:szCs w:val="20"/>
              </w:rPr>
            </w:pPr>
          </w:p>
        </w:tc>
        <w:tc>
          <w:tcPr>
            <w:tcW w:w="1020" w:type="dxa"/>
            <w:shd w:val="clear" w:color="auto" w:fill="D9D9D9" w:themeFill="background1" w:themeFillShade="D9"/>
            <w:noWrap/>
            <w:vAlign w:val="bottom"/>
            <w:hideMark/>
          </w:tcPr>
          <w:p w14:paraId="5CBF42C1" w14:textId="77777777" w:rsidR="007A1438" w:rsidRPr="00DE2FDD" w:rsidRDefault="007A1438" w:rsidP="00E354D4">
            <w:pPr>
              <w:spacing w:after="0" w:line="240" w:lineRule="auto"/>
              <w:rPr>
                <w:rFonts w:eastAsia="Times New Roman" w:cs="Times New Roman"/>
                <w:sz w:val="20"/>
                <w:szCs w:val="20"/>
              </w:rPr>
            </w:pPr>
          </w:p>
        </w:tc>
      </w:tr>
      <w:tr w:rsidR="007A1438" w:rsidRPr="00DE2FDD" w14:paraId="65F5223D" w14:textId="77777777" w:rsidTr="00E354D4">
        <w:trPr>
          <w:trHeight w:val="292"/>
          <w:jc w:val="center"/>
        </w:trPr>
        <w:tc>
          <w:tcPr>
            <w:tcW w:w="3200" w:type="dxa"/>
            <w:shd w:val="clear" w:color="auto" w:fill="auto"/>
            <w:vAlign w:val="bottom"/>
            <w:hideMark/>
          </w:tcPr>
          <w:p w14:paraId="72E509C3"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Nonwhite</w:t>
            </w:r>
          </w:p>
        </w:tc>
        <w:tc>
          <w:tcPr>
            <w:tcW w:w="1020" w:type="dxa"/>
            <w:shd w:val="clear" w:color="auto" w:fill="auto"/>
            <w:noWrap/>
            <w:vAlign w:val="bottom"/>
            <w:hideMark/>
          </w:tcPr>
          <w:p w14:paraId="57B48229"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0.65</w:t>
            </w:r>
            <w:r>
              <w:rPr>
                <w:rFonts w:eastAsia="Times New Roman" w:cs="Times New Roman"/>
                <w:color w:val="000000"/>
                <w:sz w:val="20"/>
                <w:szCs w:val="20"/>
              </w:rPr>
              <w:t>**</w:t>
            </w:r>
          </w:p>
        </w:tc>
        <w:tc>
          <w:tcPr>
            <w:tcW w:w="1020" w:type="dxa"/>
            <w:shd w:val="clear" w:color="auto" w:fill="auto"/>
            <w:noWrap/>
            <w:vAlign w:val="bottom"/>
            <w:hideMark/>
          </w:tcPr>
          <w:p w14:paraId="42F256B4"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0.111</w:t>
            </w:r>
          </w:p>
        </w:tc>
      </w:tr>
      <w:tr w:rsidR="007A1438" w:rsidRPr="00DE2FDD" w14:paraId="24D515A1" w14:textId="77777777" w:rsidTr="008D4365">
        <w:trPr>
          <w:trHeight w:val="459"/>
          <w:jc w:val="center"/>
        </w:trPr>
        <w:tc>
          <w:tcPr>
            <w:tcW w:w="3200" w:type="dxa"/>
            <w:shd w:val="clear" w:color="auto" w:fill="D9D9D9" w:themeFill="background1" w:themeFillShade="D9"/>
            <w:vAlign w:val="bottom"/>
            <w:hideMark/>
          </w:tcPr>
          <w:p w14:paraId="082F58C1" w14:textId="77777777" w:rsidR="007A1438" w:rsidRPr="00DE2FDD" w:rsidRDefault="007A1438" w:rsidP="00E354D4">
            <w:pPr>
              <w:spacing w:after="0" w:line="240" w:lineRule="auto"/>
              <w:rPr>
                <w:rFonts w:eastAsia="Times New Roman" w:cs="Times New Roman"/>
                <w:color w:val="000000"/>
                <w:sz w:val="20"/>
                <w:szCs w:val="20"/>
              </w:rPr>
            </w:pPr>
            <w:r w:rsidRPr="00DE2FDD">
              <w:rPr>
                <w:rFonts w:eastAsia="Times New Roman" w:cs="Times New Roman"/>
                <w:b/>
                <w:color w:val="000000"/>
                <w:sz w:val="20"/>
                <w:szCs w:val="20"/>
              </w:rPr>
              <w:t>Education</w:t>
            </w:r>
            <w:r w:rsidRPr="00DE2FDD">
              <w:rPr>
                <w:rFonts w:eastAsia="Times New Roman" w:cs="Times New Roman"/>
                <w:color w:val="000000"/>
                <w:sz w:val="20"/>
                <w:szCs w:val="20"/>
              </w:rPr>
              <w:t xml:space="preserve"> (reference group: College graduates)</w:t>
            </w:r>
          </w:p>
        </w:tc>
        <w:tc>
          <w:tcPr>
            <w:tcW w:w="1020" w:type="dxa"/>
            <w:shd w:val="clear" w:color="auto" w:fill="D9D9D9" w:themeFill="background1" w:themeFillShade="D9"/>
            <w:noWrap/>
            <w:vAlign w:val="bottom"/>
            <w:hideMark/>
          </w:tcPr>
          <w:p w14:paraId="1B6C8862" w14:textId="77777777" w:rsidR="007A1438" w:rsidRPr="00DE2FDD" w:rsidRDefault="007A1438" w:rsidP="00E354D4">
            <w:pPr>
              <w:spacing w:after="0" w:line="240" w:lineRule="auto"/>
              <w:rPr>
                <w:rFonts w:eastAsia="Times New Roman" w:cs="Times New Roman"/>
                <w:color w:val="000000"/>
                <w:sz w:val="20"/>
                <w:szCs w:val="20"/>
              </w:rPr>
            </w:pPr>
          </w:p>
        </w:tc>
        <w:tc>
          <w:tcPr>
            <w:tcW w:w="1020" w:type="dxa"/>
            <w:shd w:val="clear" w:color="auto" w:fill="D9D9D9" w:themeFill="background1" w:themeFillShade="D9"/>
            <w:noWrap/>
            <w:vAlign w:val="bottom"/>
            <w:hideMark/>
          </w:tcPr>
          <w:p w14:paraId="2DB8C7C8" w14:textId="77777777" w:rsidR="007A1438" w:rsidRPr="00DE2FDD" w:rsidRDefault="007A1438" w:rsidP="00E354D4">
            <w:pPr>
              <w:spacing w:after="0" w:line="240" w:lineRule="auto"/>
              <w:rPr>
                <w:rFonts w:eastAsia="Times New Roman" w:cs="Times New Roman"/>
                <w:sz w:val="20"/>
                <w:szCs w:val="20"/>
              </w:rPr>
            </w:pPr>
          </w:p>
        </w:tc>
      </w:tr>
      <w:tr w:rsidR="007A1438" w:rsidRPr="00DE2FDD" w14:paraId="109726A4" w14:textId="77777777" w:rsidTr="00E354D4">
        <w:trPr>
          <w:trHeight w:val="292"/>
          <w:jc w:val="center"/>
        </w:trPr>
        <w:tc>
          <w:tcPr>
            <w:tcW w:w="3200" w:type="dxa"/>
            <w:shd w:val="clear" w:color="auto" w:fill="auto"/>
            <w:vAlign w:val="bottom"/>
            <w:hideMark/>
          </w:tcPr>
          <w:p w14:paraId="1DAB9064"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Less than high school</w:t>
            </w:r>
          </w:p>
        </w:tc>
        <w:tc>
          <w:tcPr>
            <w:tcW w:w="1020" w:type="dxa"/>
            <w:shd w:val="clear" w:color="auto" w:fill="auto"/>
            <w:noWrap/>
            <w:vAlign w:val="bottom"/>
            <w:hideMark/>
          </w:tcPr>
          <w:p w14:paraId="59CF0A11"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1.09</w:t>
            </w:r>
            <w:r>
              <w:rPr>
                <w:rFonts w:eastAsia="Times New Roman" w:cs="Times New Roman"/>
                <w:color w:val="000000"/>
                <w:sz w:val="20"/>
                <w:szCs w:val="20"/>
              </w:rPr>
              <w:t>**</w:t>
            </w:r>
          </w:p>
        </w:tc>
        <w:tc>
          <w:tcPr>
            <w:tcW w:w="1020" w:type="dxa"/>
            <w:shd w:val="clear" w:color="auto" w:fill="auto"/>
            <w:noWrap/>
            <w:vAlign w:val="bottom"/>
            <w:hideMark/>
          </w:tcPr>
          <w:p w14:paraId="76C221CA"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0.156</w:t>
            </w:r>
          </w:p>
        </w:tc>
      </w:tr>
      <w:tr w:rsidR="007A1438" w:rsidRPr="00DE2FDD" w14:paraId="139AD902" w14:textId="77777777" w:rsidTr="008D4365">
        <w:trPr>
          <w:trHeight w:val="292"/>
          <w:jc w:val="center"/>
        </w:trPr>
        <w:tc>
          <w:tcPr>
            <w:tcW w:w="3200" w:type="dxa"/>
            <w:shd w:val="clear" w:color="auto" w:fill="D9D9D9" w:themeFill="background1" w:themeFillShade="D9"/>
            <w:vAlign w:val="bottom"/>
            <w:hideMark/>
          </w:tcPr>
          <w:p w14:paraId="11B2168E"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High school</w:t>
            </w:r>
          </w:p>
        </w:tc>
        <w:tc>
          <w:tcPr>
            <w:tcW w:w="1020" w:type="dxa"/>
            <w:shd w:val="clear" w:color="auto" w:fill="D9D9D9" w:themeFill="background1" w:themeFillShade="D9"/>
            <w:noWrap/>
            <w:vAlign w:val="bottom"/>
            <w:hideMark/>
          </w:tcPr>
          <w:p w14:paraId="7818092B"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0.47</w:t>
            </w:r>
            <w:r>
              <w:rPr>
                <w:rFonts w:eastAsia="Times New Roman" w:cs="Times New Roman"/>
                <w:color w:val="000000"/>
                <w:sz w:val="20"/>
                <w:szCs w:val="20"/>
              </w:rPr>
              <w:t>**</w:t>
            </w:r>
          </w:p>
        </w:tc>
        <w:tc>
          <w:tcPr>
            <w:tcW w:w="1020" w:type="dxa"/>
            <w:shd w:val="clear" w:color="auto" w:fill="D9D9D9" w:themeFill="background1" w:themeFillShade="D9"/>
            <w:noWrap/>
            <w:vAlign w:val="bottom"/>
            <w:hideMark/>
          </w:tcPr>
          <w:p w14:paraId="4D24B0AE"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0.168</w:t>
            </w:r>
          </w:p>
        </w:tc>
      </w:tr>
      <w:tr w:rsidR="007A1438" w:rsidRPr="00DE2FDD" w14:paraId="6AE59388" w14:textId="77777777" w:rsidTr="00E354D4">
        <w:trPr>
          <w:trHeight w:val="292"/>
          <w:jc w:val="center"/>
        </w:trPr>
        <w:tc>
          <w:tcPr>
            <w:tcW w:w="3200" w:type="dxa"/>
            <w:shd w:val="clear" w:color="auto" w:fill="auto"/>
            <w:vAlign w:val="bottom"/>
            <w:hideMark/>
          </w:tcPr>
          <w:p w14:paraId="3683D461"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Some college</w:t>
            </w:r>
          </w:p>
        </w:tc>
        <w:tc>
          <w:tcPr>
            <w:tcW w:w="1020" w:type="dxa"/>
            <w:shd w:val="clear" w:color="auto" w:fill="auto"/>
            <w:noWrap/>
            <w:vAlign w:val="bottom"/>
            <w:hideMark/>
          </w:tcPr>
          <w:p w14:paraId="7A775EFB"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0.40</w:t>
            </w:r>
            <w:r>
              <w:rPr>
                <w:rFonts w:eastAsia="Times New Roman" w:cs="Times New Roman"/>
                <w:color w:val="000000"/>
                <w:sz w:val="20"/>
                <w:szCs w:val="20"/>
              </w:rPr>
              <w:t>**</w:t>
            </w:r>
          </w:p>
        </w:tc>
        <w:tc>
          <w:tcPr>
            <w:tcW w:w="1020" w:type="dxa"/>
            <w:shd w:val="clear" w:color="auto" w:fill="auto"/>
            <w:noWrap/>
            <w:vAlign w:val="bottom"/>
            <w:hideMark/>
          </w:tcPr>
          <w:p w14:paraId="5083C9E7"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0.161</w:t>
            </w:r>
          </w:p>
        </w:tc>
      </w:tr>
      <w:tr w:rsidR="007A1438" w:rsidRPr="00DE2FDD" w14:paraId="1FADCB0A" w14:textId="77777777" w:rsidTr="008D4365">
        <w:trPr>
          <w:trHeight w:val="558"/>
          <w:jc w:val="center"/>
        </w:trPr>
        <w:tc>
          <w:tcPr>
            <w:tcW w:w="3200" w:type="dxa"/>
            <w:shd w:val="clear" w:color="auto" w:fill="D9D9D9" w:themeFill="background1" w:themeFillShade="D9"/>
            <w:vAlign w:val="bottom"/>
            <w:hideMark/>
          </w:tcPr>
          <w:p w14:paraId="0459C8D6" w14:textId="77777777" w:rsidR="007A1438" w:rsidRPr="00DE2FDD" w:rsidRDefault="007A1438" w:rsidP="00E354D4">
            <w:pPr>
              <w:spacing w:after="0" w:line="240" w:lineRule="auto"/>
              <w:rPr>
                <w:rFonts w:eastAsia="Times New Roman" w:cs="Times New Roman"/>
                <w:color w:val="000000"/>
                <w:sz w:val="20"/>
                <w:szCs w:val="20"/>
              </w:rPr>
            </w:pPr>
            <w:r w:rsidRPr="00DE2FDD">
              <w:rPr>
                <w:rFonts w:eastAsia="Times New Roman" w:cs="Times New Roman"/>
                <w:b/>
                <w:color w:val="000000"/>
                <w:sz w:val="20"/>
                <w:szCs w:val="20"/>
              </w:rPr>
              <w:t>Home tenure</w:t>
            </w:r>
            <w:r w:rsidRPr="00DE2FDD">
              <w:rPr>
                <w:rFonts w:eastAsia="Times New Roman" w:cs="Times New Roman"/>
                <w:color w:val="000000"/>
                <w:sz w:val="20"/>
                <w:szCs w:val="20"/>
              </w:rPr>
              <w:t xml:space="preserve"> (reference group: Owner)</w:t>
            </w:r>
          </w:p>
        </w:tc>
        <w:tc>
          <w:tcPr>
            <w:tcW w:w="1020" w:type="dxa"/>
            <w:shd w:val="clear" w:color="auto" w:fill="D9D9D9" w:themeFill="background1" w:themeFillShade="D9"/>
            <w:noWrap/>
            <w:vAlign w:val="bottom"/>
            <w:hideMark/>
          </w:tcPr>
          <w:p w14:paraId="037A7A1C" w14:textId="77777777" w:rsidR="007A1438" w:rsidRPr="00DE2FDD" w:rsidRDefault="007A1438" w:rsidP="00E354D4">
            <w:pPr>
              <w:spacing w:after="0" w:line="240" w:lineRule="auto"/>
              <w:rPr>
                <w:rFonts w:eastAsia="Times New Roman" w:cs="Times New Roman"/>
                <w:color w:val="000000"/>
                <w:sz w:val="20"/>
                <w:szCs w:val="20"/>
              </w:rPr>
            </w:pPr>
          </w:p>
        </w:tc>
        <w:tc>
          <w:tcPr>
            <w:tcW w:w="1020" w:type="dxa"/>
            <w:shd w:val="clear" w:color="auto" w:fill="D9D9D9" w:themeFill="background1" w:themeFillShade="D9"/>
            <w:noWrap/>
            <w:vAlign w:val="bottom"/>
            <w:hideMark/>
          </w:tcPr>
          <w:p w14:paraId="0CAB38C6" w14:textId="77777777" w:rsidR="007A1438" w:rsidRPr="00DE2FDD" w:rsidRDefault="007A1438" w:rsidP="00E354D4">
            <w:pPr>
              <w:spacing w:after="0" w:line="240" w:lineRule="auto"/>
              <w:rPr>
                <w:rFonts w:eastAsia="Times New Roman" w:cs="Times New Roman"/>
                <w:sz w:val="20"/>
                <w:szCs w:val="20"/>
              </w:rPr>
            </w:pPr>
          </w:p>
        </w:tc>
      </w:tr>
      <w:tr w:rsidR="007A1438" w:rsidRPr="00DE2FDD" w14:paraId="0B8E4D49" w14:textId="77777777" w:rsidTr="00E354D4">
        <w:trPr>
          <w:trHeight w:val="292"/>
          <w:jc w:val="center"/>
        </w:trPr>
        <w:tc>
          <w:tcPr>
            <w:tcW w:w="3200" w:type="dxa"/>
            <w:shd w:val="clear" w:color="auto" w:fill="auto"/>
            <w:vAlign w:val="bottom"/>
            <w:hideMark/>
          </w:tcPr>
          <w:p w14:paraId="69530091"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Renter</w:t>
            </w:r>
          </w:p>
        </w:tc>
        <w:tc>
          <w:tcPr>
            <w:tcW w:w="1020" w:type="dxa"/>
            <w:shd w:val="clear" w:color="auto" w:fill="auto"/>
            <w:noWrap/>
            <w:vAlign w:val="bottom"/>
            <w:hideMark/>
          </w:tcPr>
          <w:p w14:paraId="3049B4E3"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0.67</w:t>
            </w:r>
            <w:r>
              <w:rPr>
                <w:rFonts w:eastAsia="Times New Roman" w:cs="Times New Roman"/>
                <w:color w:val="000000"/>
                <w:sz w:val="20"/>
                <w:szCs w:val="20"/>
              </w:rPr>
              <w:t>**</w:t>
            </w:r>
          </w:p>
        </w:tc>
        <w:tc>
          <w:tcPr>
            <w:tcW w:w="1020" w:type="dxa"/>
            <w:shd w:val="clear" w:color="auto" w:fill="auto"/>
            <w:noWrap/>
            <w:vAlign w:val="bottom"/>
            <w:hideMark/>
          </w:tcPr>
          <w:p w14:paraId="16AD25C2"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0.098</w:t>
            </w:r>
          </w:p>
        </w:tc>
      </w:tr>
      <w:tr w:rsidR="007A1438" w:rsidRPr="00DE2FDD" w14:paraId="3748EBBC" w14:textId="77777777" w:rsidTr="008D4365">
        <w:trPr>
          <w:trHeight w:val="583"/>
          <w:jc w:val="center"/>
        </w:trPr>
        <w:tc>
          <w:tcPr>
            <w:tcW w:w="3200" w:type="dxa"/>
            <w:shd w:val="clear" w:color="auto" w:fill="D9D9D9" w:themeFill="background1" w:themeFillShade="D9"/>
            <w:vAlign w:val="bottom"/>
            <w:hideMark/>
          </w:tcPr>
          <w:p w14:paraId="6D3799C5" w14:textId="77777777" w:rsidR="007A1438" w:rsidRPr="00DE2FDD" w:rsidRDefault="007A1438" w:rsidP="00E354D4">
            <w:pPr>
              <w:spacing w:after="0" w:line="240" w:lineRule="auto"/>
              <w:rPr>
                <w:rFonts w:eastAsia="Times New Roman" w:cs="Times New Roman"/>
                <w:color w:val="000000"/>
                <w:sz w:val="20"/>
                <w:szCs w:val="20"/>
              </w:rPr>
            </w:pPr>
            <w:r w:rsidRPr="00DE2FDD">
              <w:rPr>
                <w:rFonts w:eastAsia="Times New Roman" w:cs="Times New Roman"/>
                <w:b/>
                <w:color w:val="000000"/>
                <w:sz w:val="20"/>
                <w:szCs w:val="20"/>
              </w:rPr>
              <w:t>Division</w:t>
            </w:r>
            <w:r w:rsidRPr="00DE2FDD">
              <w:rPr>
                <w:rFonts w:eastAsia="Times New Roman" w:cs="Times New Roman"/>
                <w:color w:val="000000"/>
                <w:sz w:val="20"/>
                <w:szCs w:val="20"/>
              </w:rPr>
              <w:t xml:space="preserve"> (reference group: South Atlantic)</w:t>
            </w:r>
          </w:p>
        </w:tc>
        <w:tc>
          <w:tcPr>
            <w:tcW w:w="1020" w:type="dxa"/>
            <w:shd w:val="clear" w:color="auto" w:fill="D9D9D9" w:themeFill="background1" w:themeFillShade="D9"/>
            <w:noWrap/>
            <w:vAlign w:val="bottom"/>
            <w:hideMark/>
          </w:tcPr>
          <w:p w14:paraId="091319E0" w14:textId="77777777" w:rsidR="007A1438" w:rsidRPr="00DE2FDD" w:rsidRDefault="007A1438" w:rsidP="00E354D4">
            <w:pPr>
              <w:spacing w:after="0" w:line="240" w:lineRule="auto"/>
              <w:rPr>
                <w:rFonts w:eastAsia="Times New Roman" w:cs="Times New Roman"/>
                <w:color w:val="000000"/>
                <w:sz w:val="20"/>
                <w:szCs w:val="20"/>
              </w:rPr>
            </w:pPr>
          </w:p>
        </w:tc>
        <w:tc>
          <w:tcPr>
            <w:tcW w:w="1020" w:type="dxa"/>
            <w:shd w:val="clear" w:color="auto" w:fill="D9D9D9" w:themeFill="background1" w:themeFillShade="D9"/>
            <w:noWrap/>
            <w:vAlign w:val="bottom"/>
            <w:hideMark/>
          </w:tcPr>
          <w:p w14:paraId="3CD44ADE" w14:textId="77777777" w:rsidR="007A1438" w:rsidRPr="00DE2FDD" w:rsidRDefault="007A1438" w:rsidP="00E354D4">
            <w:pPr>
              <w:spacing w:after="0" w:line="240" w:lineRule="auto"/>
              <w:rPr>
                <w:rFonts w:eastAsia="Times New Roman" w:cs="Times New Roman"/>
                <w:sz w:val="20"/>
                <w:szCs w:val="20"/>
              </w:rPr>
            </w:pPr>
          </w:p>
        </w:tc>
      </w:tr>
      <w:tr w:rsidR="007A1438" w:rsidRPr="00DE2FDD" w14:paraId="7C36F689" w14:textId="77777777" w:rsidTr="00E354D4">
        <w:trPr>
          <w:trHeight w:val="292"/>
          <w:jc w:val="center"/>
        </w:trPr>
        <w:tc>
          <w:tcPr>
            <w:tcW w:w="3200" w:type="dxa"/>
            <w:shd w:val="clear" w:color="auto" w:fill="auto"/>
            <w:vAlign w:val="bottom"/>
            <w:hideMark/>
          </w:tcPr>
          <w:p w14:paraId="038850E9"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New England</w:t>
            </w:r>
          </w:p>
        </w:tc>
        <w:tc>
          <w:tcPr>
            <w:tcW w:w="1020" w:type="dxa"/>
            <w:shd w:val="clear" w:color="auto" w:fill="auto"/>
            <w:noWrap/>
            <w:vAlign w:val="bottom"/>
            <w:hideMark/>
          </w:tcPr>
          <w:p w14:paraId="1F94A44F"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-0.30</w:t>
            </w:r>
          </w:p>
        </w:tc>
        <w:tc>
          <w:tcPr>
            <w:tcW w:w="1020" w:type="dxa"/>
            <w:shd w:val="clear" w:color="auto" w:fill="auto"/>
            <w:noWrap/>
            <w:vAlign w:val="bottom"/>
            <w:hideMark/>
          </w:tcPr>
          <w:p w14:paraId="24701DE1"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0.252</w:t>
            </w:r>
          </w:p>
        </w:tc>
      </w:tr>
      <w:tr w:rsidR="007A1438" w:rsidRPr="00DE2FDD" w14:paraId="2B944EEE" w14:textId="77777777" w:rsidTr="008D4365">
        <w:trPr>
          <w:trHeight w:val="292"/>
          <w:jc w:val="center"/>
        </w:trPr>
        <w:tc>
          <w:tcPr>
            <w:tcW w:w="3200" w:type="dxa"/>
            <w:shd w:val="clear" w:color="auto" w:fill="D9D9D9" w:themeFill="background1" w:themeFillShade="D9"/>
            <w:vAlign w:val="bottom"/>
            <w:hideMark/>
          </w:tcPr>
          <w:p w14:paraId="639CCFA4"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Mid Atlantic</w:t>
            </w:r>
          </w:p>
        </w:tc>
        <w:tc>
          <w:tcPr>
            <w:tcW w:w="1020" w:type="dxa"/>
            <w:shd w:val="clear" w:color="auto" w:fill="D9D9D9" w:themeFill="background1" w:themeFillShade="D9"/>
            <w:noWrap/>
            <w:vAlign w:val="bottom"/>
            <w:hideMark/>
          </w:tcPr>
          <w:p w14:paraId="11D6B9BF"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0.08</w:t>
            </w:r>
          </w:p>
        </w:tc>
        <w:tc>
          <w:tcPr>
            <w:tcW w:w="1020" w:type="dxa"/>
            <w:shd w:val="clear" w:color="auto" w:fill="D9D9D9" w:themeFill="background1" w:themeFillShade="D9"/>
            <w:noWrap/>
            <w:vAlign w:val="bottom"/>
            <w:hideMark/>
          </w:tcPr>
          <w:p w14:paraId="75A08ED4"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0.164</w:t>
            </w:r>
          </w:p>
        </w:tc>
      </w:tr>
      <w:tr w:rsidR="007A1438" w:rsidRPr="00DE2FDD" w14:paraId="6C6E66D8" w14:textId="77777777" w:rsidTr="00E354D4">
        <w:trPr>
          <w:trHeight w:val="292"/>
          <w:jc w:val="center"/>
        </w:trPr>
        <w:tc>
          <w:tcPr>
            <w:tcW w:w="3200" w:type="dxa"/>
            <w:shd w:val="clear" w:color="auto" w:fill="auto"/>
            <w:vAlign w:val="bottom"/>
            <w:hideMark/>
          </w:tcPr>
          <w:p w14:paraId="73A4DA4C"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East North Central</w:t>
            </w:r>
          </w:p>
        </w:tc>
        <w:tc>
          <w:tcPr>
            <w:tcW w:w="1020" w:type="dxa"/>
            <w:shd w:val="clear" w:color="auto" w:fill="auto"/>
            <w:noWrap/>
            <w:vAlign w:val="bottom"/>
            <w:hideMark/>
          </w:tcPr>
          <w:p w14:paraId="16578DA6"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0.24</w:t>
            </w:r>
            <w:r>
              <w:rPr>
                <w:rFonts w:eastAsia="Times New Roman" w:cs="Times New Roman"/>
                <w:color w:val="000000"/>
                <w:sz w:val="20"/>
                <w:szCs w:val="20"/>
              </w:rPr>
              <w:t>*</w:t>
            </w:r>
          </w:p>
        </w:tc>
        <w:tc>
          <w:tcPr>
            <w:tcW w:w="1020" w:type="dxa"/>
            <w:shd w:val="clear" w:color="auto" w:fill="auto"/>
            <w:noWrap/>
            <w:vAlign w:val="bottom"/>
            <w:hideMark/>
          </w:tcPr>
          <w:p w14:paraId="37E1CC7B"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0.137</w:t>
            </w:r>
          </w:p>
        </w:tc>
      </w:tr>
      <w:tr w:rsidR="007A1438" w:rsidRPr="00DE2FDD" w14:paraId="3066C86D" w14:textId="77777777" w:rsidTr="008D4365">
        <w:trPr>
          <w:trHeight w:val="292"/>
          <w:jc w:val="center"/>
        </w:trPr>
        <w:tc>
          <w:tcPr>
            <w:tcW w:w="3200" w:type="dxa"/>
            <w:shd w:val="clear" w:color="auto" w:fill="D9D9D9" w:themeFill="background1" w:themeFillShade="D9"/>
            <w:vAlign w:val="bottom"/>
            <w:hideMark/>
          </w:tcPr>
          <w:p w14:paraId="626C5657"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West North Central</w:t>
            </w:r>
          </w:p>
        </w:tc>
        <w:tc>
          <w:tcPr>
            <w:tcW w:w="1020" w:type="dxa"/>
            <w:shd w:val="clear" w:color="auto" w:fill="D9D9D9" w:themeFill="background1" w:themeFillShade="D9"/>
            <w:noWrap/>
            <w:vAlign w:val="bottom"/>
            <w:hideMark/>
          </w:tcPr>
          <w:p w14:paraId="71393AC4"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0.14</w:t>
            </w:r>
          </w:p>
        </w:tc>
        <w:tc>
          <w:tcPr>
            <w:tcW w:w="1020" w:type="dxa"/>
            <w:shd w:val="clear" w:color="auto" w:fill="D9D9D9" w:themeFill="background1" w:themeFillShade="D9"/>
            <w:noWrap/>
            <w:vAlign w:val="bottom"/>
            <w:hideMark/>
          </w:tcPr>
          <w:p w14:paraId="3B907860"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0.141</w:t>
            </w:r>
          </w:p>
        </w:tc>
      </w:tr>
      <w:tr w:rsidR="007A1438" w:rsidRPr="00DE2FDD" w14:paraId="5F368074" w14:textId="77777777" w:rsidTr="00E354D4">
        <w:trPr>
          <w:trHeight w:val="292"/>
          <w:jc w:val="center"/>
        </w:trPr>
        <w:tc>
          <w:tcPr>
            <w:tcW w:w="3200" w:type="dxa"/>
            <w:shd w:val="clear" w:color="auto" w:fill="auto"/>
            <w:vAlign w:val="bottom"/>
            <w:hideMark/>
          </w:tcPr>
          <w:p w14:paraId="7223D75C"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East South Central</w:t>
            </w:r>
          </w:p>
        </w:tc>
        <w:tc>
          <w:tcPr>
            <w:tcW w:w="1020" w:type="dxa"/>
            <w:shd w:val="clear" w:color="auto" w:fill="auto"/>
            <w:noWrap/>
            <w:vAlign w:val="bottom"/>
            <w:hideMark/>
          </w:tcPr>
          <w:p w14:paraId="6409D57D"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0.26</w:t>
            </w:r>
          </w:p>
        </w:tc>
        <w:tc>
          <w:tcPr>
            <w:tcW w:w="1020" w:type="dxa"/>
            <w:shd w:val="clear" w:color="auto" w:fill="auto"/>
            <w:noWrap/>
            <w:vAlign w:val="bottom"/>
            <w:hideMark/>
          </w:tcPr>
          <w:p w14:paraId="684FF9FE"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0.227</w:t>
            </w:r>
          </w:p>
        </w:tc>
      </w:tr>
      <w:tr w:rsidR="007A1438" w:rsidRPr="00DE2FDD" w14:paraId="6BB2FFA6" w14:textId="77777777" w:rsidTr="008D4365">
        <w:trPr>
          <w:trHeight w:val="292"/>
          <w:jc w:val="center"/>
        </w:trPr>
        <w:tc>
          <w:tcPr>
            <w:tcW w:w="3200" w:type="dxa"/>
            <w:shd w:val="clear" w:color="auto" w:fill="D9D9D9" w:themeFill="background1" w:themeFillShade="D9"/>
            <w:vAlign w:val="bottom"/>
            <w:hideMark/>
          </w:tcPr>
          <w:p w14:paraId="48EAD3A8"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West South Central</w:t>
            </w:r>
          </w:p>
        </w:tc>
        <w:tc>
          <w:tcPr>
            <w:tcW w:w="1020" w:type="dxa"/>
            <w:shd w:val="clear" w:color="auto" w:fill="D9D9D9" w:themeFill="background1" w:themeFillShade="D9"/>
            <w:noWrap/>
            <w:vAlign w:val="bottom"/>
            <w:hideMark/>
          </w:tcPr>
          <w:p w14:paraId="73C6B4FC"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0.44</w:t>
            </w:r>
            <w:r>
              <w:rPr>
                <w:rFonts w:eastAsia="Times New Roman" w:cs="Times New Roman"/>
                <w:color w:val="000000"/>
                <w:sz w:val="20"/>
                <w:szCs w:val="20"/>
              </w:rPr>
              <w:t>**</w:t>
            </w:r>
          </w:p>
        </w:tc>
        <w:tc>
          <w:tcPr>
            <w:tcW w:w="1020" w:type="dxa"/>
            <w:shd w:val="clear" w:color="auto" w:fill="D9D9D9" w:themeFill="background1" w:themeFillShade="D9"/>
            <w:noWrap/>
            <w:vAlign w:val="bottom"/>
            <w:hideMark/>
          </w:tcPr>
          <w:p w14:paraId="291A2966"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0.181</w:t>
            </w:r>
          </w:p>
        </w:tc>
      </w:tr>
      <w:tr w:rsidR="007A1438" w:rsidRPr="00DE2FDD" w14:paraId="23AE5911" w14:textId="77777777" w:rsidTr="00E354D4">
        <w:trPr>
          <w:trHeight w:val="292"/>
          <w:jc w:val="center"/>
        </w:trPr>
        <w:tc>
          <w:tcPr>
            <w:tcW w:w="3200" w:type="dxa"/>
            <w:shd w:val="clear" w:color="auto" w:fill="auto"/>
            <w:vAlign w:val="bottom"/>
            <w:hideMark/>
          </w:tcPr>
          <w:p w14:paraId="4D067C17"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Mountain</w:t>
            </w:r>
          </w:p>
        </w:tc>
        <w:tc>
          <w:tcPr>
            <w:tcW w:w="1020" w:type="dxa"/>
            <w:shd w:val="clear" w:color="auto" w:fill="auto"/>
            <w:noWrap/>
            <w:vAlign w:val="bottom"/>
            <w:hideMark/>
          </w:tcPr>
          <w:p w14:paraId="0CD350B5"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-0.08</w:t>
            </w:r>
          </w:p>
        </w:tc>
        <w:tc>
          <w:tcPr>
            <w:tcW w:w="1020" w:type="dxa"/>
            <w:shd w:val="clear" w:color="auto" w:fill="auto"/>
            <w:noWrap/>
            <w:vAlign w:val="bottom"/>
            <w:hideMark/>
          </w:tcPr>
          <w:p w14:paraId="21CBD4C5"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0.198</w:t>
            </w:r>
          </w:p>
        </w:tc>
      </w:tr>
      <w:tr w:rsidR="007A1438" w:rsidRPr="00DE2FDD" w14:paraId="3A01158E" w14:textId="77777777" w:rsidTr="008D4365">
        <w:trPr>
          <w:trHeight w:val="292"/>
          <w:jc w:val="center"/>
        </w:trPr>
        <w:tc>
          <w:tcPr>
            <w:tcW w:w="3200" w:type="dxa"/>
            <w:shd w:val="clear" w:color="auto" w:fill="D9D9D9" w:themeFill="background1" w:themeFillShade="D9"/>
            <w:vAlign w:val="bottom"/>
            <w:hideMark/>
          </w:tcPr>
          <w:p w14:paraId="729BB04C"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Pacific</w:t>
            </w:r>
          </w:p>
        </w:tc>
        <w:tc>
          <w:tcPr>
            <w:tcW w:w="1020" w:type="dxa"/>
            <w:shd w:val="clear" w:color="auto" w:fill="D9D9D9" w:themeFill="background1" w:themeFillShade="D9"/>
            <w:noWrap/>
            <w:vAlign w:val="bottom"/>
            <w:hideMark/>
          </w:tcPr>
          <w:p w14:paraId="59C74C9E"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0.12</w:t>
            </w:r>
          </w:p>
        </w:tc>
        <w:tc>
          <w:tcPr>
            <w:tcW w:w="1020" w:type="dxa"/>
            <w:shd w:val="clear" w:color="auto" w:fill="D9D9D9" w:themeFill="background1" w:themeFillShade="D9"/>
            <w:noWrap/>
            <w:vAlign w:val="bottom"/>
            <w:hideMark/>
          </w:tcPr>
          <w:p w14:paraId="4DD330B9"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0.151</w:t>
            </w:r>
          </w:p>
        </w:tc>
      </w:tr>
    </w:tbl>
    <w:p w14:paraId="56A4B516" w14:textId="70A1361D" w:rsidR="007A1438" w:rsidRPr="00BE2F86" w:rsidRDefault="007A1438" w:rsidP="007A1438">
      <w:pPr>
        <w:spacing w:line="240" w:lineRule="auto"/>
        <w:rPr>
          <w:sz w:val="20"/>
        </w:rPr>
      </w:pPr>
      <w:r w:rsidRPr="00BE2F86">
        <w:rPr>
          <w:i/>
          <w:sz w:val="20"/>
        </w:rPr>
        <w:t>Note</w:t>
      </w:r>
      <w:r w:rsidRPr="00BE2F86">
        <w:rPr>
          <w:sz w:val="20"/>
        </w:rPr>
        <w:t xml:space="preserve">: N = </w:t>
      </w:r>
      <w:r>
        <w:rPr>
          <w:sz w:val="20"/>
        </w:rPr>
        <w:t>18</w:t>
      </w:r>
      <w:r w:rsidRPr="00BE2F86">
        <w:rPr>
          <w:sz w:val="20"/>
        </w:rPr>
        <w:t>,</w:t>
      </w:r>
      <w:r>
        <w:rPr>
          <w:sz w:val="20"/>
        </w:rPr>
        <w:t>927</w:t>
      </w:r>
      <w:r w:rsidRPr="00BE2F86">
        <w:rPr>
          <w:sz w:val="20"/>
        </w:rPr>
        <w:t xml:space="preserve">. The unit of observation is a </w:t>
      </w:r>
      <w:r>
        <w:rPr>
          <w:sz w:val="20"/>
        </w:rPr>
        <w:t>person</w:t>
      </w:r>
      <w:r w:rsidRPr="00BE2F86">
        <w:rPr>
          <w:sz w:val="20"/>
        </w:rPr>
        <w:t xml:space="preserve"> </w:t>
      </w:r>
      <w:r>
        <w:rPr>
          <w:sz w:val="20"/>
        </w:rPr>
        <w:t>over 51</w:t>
      </w:r>
      <w:r w:rsidRPr="00BE2F86">
        <w:rPr>
          <w:sz w:val="20"/>
        </w:rPr>
        <w:t xml:space="preserve"> years of age.</w:t>
      </w:r>
      <w:r>
        <w:rPr>
          <w:sz w:val="20"/>
        </w:rPr>
        <w:t xml:space="preserve"> ** - significant at the 5</w:t>
      </w:r>
      <w:r w:rsidR="00D3383C">
        <w:rPr>
          <w:sz w:val="20"/>
        </w:rPr>
        <w:t xml:space="preserve"> percent</w:t>
      </w:r>
      <w:r>
        <w:rPr>
          <w:sz w:val="20"/>
        </w:rPr>
        <w:t xml:space="preserve"> level, * - significant at the 10</w:t>
      </w:r>
      <w:r w:rsidR="00270363">
        <w:rPr>
          <w:sz w:val="20"/>
        </w:rPr>
        <w:t xml:space="preserve"> percent</w:t>
      </w:r>
      <w:r>
        <w:rPr>
          <w:sz w:val="20"/>
        </w:rPr>
        <w:t xml:space="preserve"> level. Unmarked estimates are not statistically significant. Standard errors were calculated using the </w:t>
      </w:r>
      <w:r w:rsidR="00C243C8">
        <w:rPr>
          <w:sz w:val="20"/>
        </w:rPr>
        <w:t>“</w:t>
      </w:r>
      <w:r>
        <w:rPr>
          <w:sz w:val="20"/>
        </w:rPr>
        <w:t>stratum</w:t>
      </w:r>
      <w:r w:rsidR="00C243C8">
        <w:rPr>
          <w:sz w:val="20"/>
        </w:rPr>
        <w:t>”</w:t>
      </w:r>
      <w:r>
        <w:rPr>
          <w:sz w:val="20"/>
        </w:rPr>
        <w:t xml:space="preserve"> and </w:t>
      </w:r>
      <w:r w:rsidR="00C243C8">
        <w:rPr>
          <w:sz w:val="20"/>
        </w:rPr>
        <w:t>“</w:t>
      </w:r>
      <w:r>
        <w:rPr>
          <w:sz w:val="20"/>
        </w:rPr>
        <w:t>cluster</w:t>
      </w:r>
      <w:r w:rsidR="00C243C8">
        <w:rPr>
          <w:sz w:val="20"/>
        </w:rPr>
        <w:t>”</w:t>
      </w:r>
      <w:r>
        <w:rPr>
          <w:sz w:val="20"/>
        </w:rPr>
        <w:t xml:space="preserve"> variables that account for the complex survey design and are available in the data file. a – Composite household: </w:t>
      </w:r>
      <w:r w:rsidRPr="00571873">
        <w:rPr>
          <w:sz w:val="20"/>
        </w:rPr>
        <w:t>households with three or more persons (two of which form</w:t>
      </w:r>
      <w:r>
        <w:rPr>
          <w:sz w:val="20"/>
        </w:rPr>
        <w:t xml:space="preserve"> </w:t>
      </w:r>
      <w:r w:rsidRPr="00571873">
        <w:rPr>
          <w:sz w:val="20"/>
        </w:rPr>
        <w:t>a couple) and households with two or more people unrelated via marriage</w:t>
      </w:r>
    </w:p>
    <w:p w14:paraId="07C3F84B" w14:textId="77777777" w:rsidR="007A1438" w:rsidRPr="00BE2F86" w:rsidRDefault="007A1438" w:rsidP="007A1438">
      <w:pPr>
        <w:spacing w:line="240" w:lineRule="auto"/>
        <w:rPr>
          <w:sz w:val="20"/>
        </w:rPr>
      </w:pPr>
      <w:r w:rsidRPr="00BE2F86">
        <w:rPr>
          <w:i/>
          <w:sz w:val="20"/>
        </w:rPr>
        <w:t>Source</w:t>
      </w:r>
      <w:r w:rsidRPr="00BE2F86">
        <w:rPr>
          <w:sz w:val="20"/>
        </w:rPr>
        <w:t>: Authors</w:t>
      </w:r>
      <w:r>
        <w:rPr>
          <w:sz w:val="20"/>
        </w:rPr>
        <w:t>’</w:t>
      </w:r>
      <w:r w:rsidRPr="00BE2F86">
        <w:rPr>
          <w:sz w:val="20"/>
        </w:rPr>
        <w:t xml:space="preserve"> estimates from the public-use data file of the </w:t>
      </w:r>
      <w:r>
        <w:rPr>
          <w:sz w:val="20"/>
        </w:rPr>
        <w:t>Health and Retirement Survey, 2016.</w:t>
      </w:r>
    </w:p>
    <w:p w14:paraId="04190CEC" w14:textId="77777777" w:rsidR="007A1438" w:rsidRDefault="007A1438" w:rsidP="007A1438"/>
    <w:p w14:paraId="50116BA3" w14:textId="5E4EF609" w:rsidR="007A1438" w:rsidRDefault="007A1438" w:rsidP="007A1438">
      <w:r>
        <w:lastRenderedPageBreak/>
        <w:t xml:space="preserve">The recipiency model estimated from the HRS data is shown in </w:t>
      </w:r>
      <w:r w:rsidR="00DA0AFC">
        <w:t xml:space="preserve">Table </w:t>
      </w:r>
      <w:r w:rsidR="00DA0AFC">
        <w:rPr>
          <w:noProof/>
        </w:rPr>
        <w:t>4</w:t>
      </w:r>
      <w:r w:rsidR="00DA0AFC">
        <w:noBreakHyphen/>
      </w:r>
      <w:r w:rsidR="00DA0AFC">
        <w:rPr>
          <w:noProof/>
        </w:rPr>
        <w:t>7</w:t>
      </w:r>
      <w:r>
        <w:t xml:space="preserve">. We used survey weights provided in the data file in our estimation. The independent variables used in the estimation are all dummy variables derived from the categorical variables shown above in </w:t>
      </w:r>
      <w:r w:rsidR="00DA0AFC">
        <w:t xml:space="preserve">Table </w:t>
      </w:r>
      <w:r w:rsidR="00DA0AFC">
        <w:rPr>
          <w:noProof/>
        </w:rPr>
        <w:t>4</w:t>
      </w:r>
      <w:r w:rsidR="00DA0AFC">
        <w:noBreakHyphen/>
      </w:r>
      <w:r w:rsidR="00DA0AFC">
        <w:rPr>
          <w:noProof/>
        </w:rPr>
        <w:t>6</w:t>
      </w:r>
      <w:r>
        <w:t xml:space="preserve">. Our estimates indicate men are less likely to receive care than women. Further, the probability of receiving care increases with age, compared to people in the 51 to 60 age group. </w:t>
      </w:r>
      <w:r w:rsidR="00391852">
        <w:t>Men</w:t>
      </w:r>
      <w:r>
        <w:t xml:space="preserve"> </w:t>
      </w:r>
      <w:r w:rsidR="00391852">
        <w:t>may be</w:t>
      </w:r>
      <w:r>
        <w:t xml:space="preserve"> less likely than women to receive care</w:t>
      </w:r>
      <w:r w:rsidR="00391852">
        <w:t>, because</w:t>
      </w:r>
      <w:r>
        <w:t xml:space="preserve"> </w:t>
      </w:r>
      <w:r w:rsidR="00391852">
        <w:t>w</w:t>
      </w:r>
      <w:r>
        <w:t xml:space="preserve">omen are overrepresented in the older age groups </w:t>
      </w:r>
      <w:r w:rsidR="00391852">
        <w:t>due to</w:t>
      </w:r>
      <w:r>
        <w:t xml:space="preserve"> their longer life expectancy. Compared to older adults in composite households with at least two adults, people </w:t>
      </w:r>
      <w:r w:rsidR="00391852">
        <w:t xml:space="preserve">who </w:t>
      </w:r>
      <w:r>
        <w:t>live by themselves are more likely to receive care, while couple-only families are less likely to receive care. This is intuitive because a couple may be able to meet their care needs independently and are likely to be younger. College graduates appear to be less likely than people of lower educational attainment to receive care; this may reflect a cohort effect as the younger groups are more likely to be college graduates than older groups. Lower wealth also seems to be associated with a higher probability of receiving care, as indicated by the positive sign of the coefficient associated with renters. It is worth noting that all the variables, except some pertaining to geographical location, display high statistical significance. However, as in the case of care for preschoolers, we should recall that we are not factoring in proximity to family or friends, preferences, and other unobserved factors that can influence the recipiency of nonmarket care from people outside the household.</w:t>
      </w:r>
    </w:p>
    <w:p w14:paraId="475B2501" w14:textId="04121A4E" w:rsidR="007A1438" w:rsidRDefault="007A1438" w:rsidP="007A1438">
      <w:r>
        <w:t xml:space="preserve">The next step in the imputation procedure involved assigning recipiency to persons over 50 years of age in the CE samples. We utilized the coefficients of the binary logit model shown in </w:t>
      </w:r>
      <w:r w:rsidR="00DA0AFC">
        <w:t xml:space="preserve">Table </w:t>
      </w:r>
      <w:r w:rsidR="00DA0AFC">
        <w:rPr>
          <w:noProof/>
        </w:rPr>
        <w:t>4</w:t>
      </w:r>
      <w:r w:rsidR="00DA0AFC">
        <w:noBreakHyphen/>
      </w:r>
      <w:r w:rsidR="00DA0AFC">
        <w:rPr>
          <w:noProof/>
        </w:rPr>
        <w:t>7</w:t>
      </w:r>
      <w:r>
        <w:t xml:space="preserve"> above to accomplish the goal. A stochastic component was added to the prediction by assigning recipiency based on a draw from a Bernoulli distribution, using the predicted score for each individual as a parameter for the draw. We assessed the resulting imputation’s quality by comparing the CE samples’ imputed care incidence with the HRS’ observed incidence (</w:t>
      </w:r>
      <w:r w:rsidR="00DA0AFC">
        <w:t xml:space="preserve">Table </w:t>
      </w:r>
      <w:r w:rsidR="00DA0AFC">
        <w:rPr>
          <w:noProof/>
        </w:rPr>
        <w:t>4</w:t>
      </w:r>
      <w:r w:rsidR="00DA0AFC">
        <w:noBreakHyphen/>
      </w:r>
      <w:r w:rsidR="00DA0AFC">
        <w:rPr>
          <w:noProof/>
        </w:rPr>
        <w:t>8</w:t>
      </w:r>
      <w:r>
        <w:t>).</w:t>
      </w:r>
    </w:p>
    <w:p w14:paraId="262E8C85" w14:textId="77777777" w:rsidR="00DC3714" w:rsidRDefault="00DC3714">
      <w:pPr>
        <w:spacing w:after="0" w:line="240" w:lineRule="auto"/>
        <w:rPr>
          <w:b/>
          <w:iCs/>
          <w:color w:val="000000" w:themeColor="text1"/>
          <w:sz w:val="20"/>
          <w:szCs w:val="18"/>
        </w:rPr>
      </w:pPr>
      <w:bookmarkStart w:id="106" w:name="_Ref127382728"/>
      <w:r>
        <w:br w:type="page"/>
      </w:r>
    </w:p>
    <w:p w14:paraId="0EA77A92" w14:textId="5FB6D9C7" w:rsidR="007A1438" w:rsidRDefault="007A1438" w:rsidP="007A1438">
      <w:pPr>
        <w:pStyle w:val="Caption"/>
        <w:keepNext/>
      </w:pPr>
      <w:bookmarkStart w:id="107" w:name="_Toc158095554"/>
      <w:r>
        <w:lastRenderedPageBreak/>
        <w:t xml:space="preserve">Table </w:t>
      </w:r>
      <w:fldSimple w:instr=" STYLEREF 1 \s ">
        <w:r w:rsidR="006C1E92">
          <w:rPr>
            <w:noProof/>
          </w:rPr>
          <w:t>4</w:t>
        </w:r>
      </w:fldSimple>
      <w:r w:rsidR="006C1E92">
        <w:noBreakHyphen/>
      </w:r>
      <w:fldSimple w:instr=" SEQ Table \* ARABIC \s 1 ">
        <w:r w:rsidR="006C1E92">
          <w:rPr>
            <w:noProof/>
          </w:rPr>
          <w:t>8</w:t>
        </w:r>
      </w:fldSimple>
      <w:bookmarkEnd w:id="106"/>
      <w:r>
        <w:t xml:space="preserve"> </w:t>
      </w:r>
      <w:r w:rsidRPr="00CB2824">
        <w:t xml:space="preserve">Observed </w:t>
      </w:r>
      <w:r w:rsidR="00391852">
        <w:t>a</w:t>
      </w:r>
      <w:r w:rsidR="00391852" w:rsidRPr="00CB2824">
        <w:t xml:space="preserve">nd </w:t>
      </w:r>
      <w:r w:rsidR="00C55DF7">
        <w:t>i</w:t>
      </w:r>
      <w:r w:rsidR="00391852" w:rsidRPr="00CB2824">
        <w:t xml:space="preserve">mputed </w:t>
      </w:r>
      <w:r w:rsidR="00C55DF7">
        <w:t>r</w:t>
      </w:r>
      <w:r w:rsidR="00391852" w:rsidRPr="00CB2824">
        <w:t xml:space="preserve">ecipiency </w:t>
      </w:r>
      <w:r w:rsidR="00391852">
        <w:t>o</w:t>
      </w:r>
      <w:r w:rsidR="00391852" w:rsidRPr="00CB2824">
        <w:t xml:space="preserve">f </w:t>
      </w:r>
      <w:r w:rsidR="00C55DF7">
        <w:t>c</w:t>
      </w:r>
      <w:r w:rsidR="00391852" w:rsidRPr="00CB2824">
        <w:t>are (</w:t>
      </w:r>
      <w:r w:rsidR="00C55DF7">
        <w:t>p</w:t>
      </w:r>
      <w:r w:rsidR="00391852" w:rsidRPr="00CB2824">
        <w:t xml:space="preserve">ercent) </w:t>
      </w:r>
      <w:r w:rsidR="00C55DF7">
        <w:t>a</w:t>
      </w:r>
      <w:r w:rsidR="00391852" w:rsidRPr="00CB2824">
        <w:t xml:space="preserve">mong </w:t>
      </w:r>
      <w:r w:rsidR="00C55DF7">
        <w:t>p</w:t>
      </w:r>
      <w:r w:rsidR="00391852">
        <w:t xml:space="preserve">ersons </w:t>
      </w:r>
      <w:r w:rsidR="00C55DF7">
        <w:t>o</w:t>
      </w:r>
      <w:r w:rsidR="00391852">
        <w:t>ver 50</w:t>
      </w:r>
      <w:r w:rsidR="00391852" w:rsidRPr="00CB2824">
        <w:t xml:space="preserve"> </w:t>
      </w:r>
      <w:r w:rsidR="00C55DF7">
        <w:t>y</w:t>
      </w:r>
      <w:r w:rsidR="00391852" w:rsidRPr="00CB2824">
        <w:t xml:space="preserve">ears </w:t>
      </w:r>
      <w:r w:rsidR="00391852">
        <w:t>o</w:t>
      </w:r>
      <w:r w:rsidR="00391852" w:rsidRPr="00CB2824">
        <w:t xml:space="preserve">f </w:t>
      </w:r>
      <w:r w:rsidR="00C55DF7">
        <w:t>a</w:t>
      </w:r>
      <w:r w:rsidR="00391852" w:rsidRPr="00CB2824">
        <w:t>ge</w:t>
      </w:r>
      <w:bookmarkEnd w:id="107"/>
    </w:p>
    <w:tbl>
      <w:tblPr>
        <w:tblW w:w="981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1438"/>
        <w:gridCol w:w="2060"/>
        <w:gridCol w:w="1020"/>
        <w:gridCol w:w="1020"/>
        <w:gridCol w:w="1320"/>
        <w:gridCol w:w="1425"/>
        <w:gridCol w:w="1530"/>
      </w:tblGrid>
      <w:tr w:rsidR="007A1438" w:rsidRPr="002716D7" w14:paraId="4E42F20F" w14:textId="77777777" w:rsidTr="00E354D4">
        <w:trPr>
          <w:trHeight w:val="292"/>
          <w:tblHeader/>
        </w:trPr>
        <w:tc>
          <w:tcPr>
            <w:tcW w:w="1438" w:type="dxa"/>
            <w:tcBorders>
              <w:bottom w:val="nil"/>
            </w:tcBorders>
            <w:shd w:val="clear" w:color="auto" w:fill="auto"/>
            <w:noWrap/>
            <w:vAlign w:val="bottom"/>
            <w:hideMark/>
          </w:tcPr>
          <w:p w14:paraId="4A15F965" w14:textId="77777777" w:rsidR="007A1438" w:rsidRPr="002716D7" w:rsidRDefault="007A1438" w:rsidP="00E354D4">
            <w:pPr>
              <w:spacing w:after="0" w:line="240" w:lineRule="auto"/>
              <w:rPr>
                <w:rFonts w:eastAsia="Times New Roman" w:cs="Times New Roman"/>
                <w:sz w:val="20"/>
                <w:szCs w:val="20"/>
              </w:rPr>
            </w:pPr>
          </w:p>
        </w:tc>
        <w:tc>
          <w:tcPr>
            <w:tcW w:w="2060" w:type="dxa"/>
            <w:tcBorders>
              <w:bottom w:val="nil"/>
            </w:tcBorders>
            <w:shd w:val="clear" w:color="auto" w:fill="auto"/>
            <w:noWrap/>
            <w:vAlign w:val="bottom"/>
            <w:hideMark/>
          </w:tcPr>
          <w:p w14:paraId="480D8709" w14:textId="77777777" w:rsidR="007A1438" w:rsidRPr="002716D7" w:rsidRDefault="007A1438" w:rsidP="00E354D4">
            <w:pPr>
              <w:spacing w:after="0" w:line="240" w:lineRule="auto"/>
              <w:rPr>
                <w:rFonts w:eastAsia="Times New Roman" w:cs="Times New Roman"/>
                <w:sz w:val="20"/>
                <w:szCs w:val="20"/>
              </w:rPr>
            </w:pPr>
          </w:p>
        </w:tc>
        <w:tc>
          <w:tcPr>
            <w:tcW w:w="1020" w:type="dxa"/>
            <w:tcBorders>
              <w:bottom w:val="nil"/>
            </w:tcBorders>
            <w:shd w:val="clear" w:color="auto" w:fill="auto"/>
            <w:noWrap/>
            <w:vAlign w:val="bottom"/>
            <w:hideMark/>
          </w:tcPr>
          <w:p w14:paraId="4A023AF6" w14:textId="77777777" w:rsidR="007A1438" w:rsidRPr="002716D7" w:rsidRDefault="007A1438" w:rsidP="00E354D4">
            <w:pPr>
              <w:spacing w:after="0" w:line="240" w:lineRule="auto"/>
              <w:rPr>
                <w:rFonts w:eastAsia="Times New Roman" w:cs="Times New Roman"/>
                <w:sz w:val="20"/>
                <w:szCs w:val="20"/>
              </w:rPr>
            </w:pPr>
          </w:p>
        </w:tc>
        <w:tc>
          <w:tcPr>
            <w:tcW w:w="1020" w:type="dxa"/>
            <w:tcBorders>
              <w:bottom w:val="nil"/>
            </w:tcBorders>
            <w:shd w:val="clear" w:color="auto" w:fill="auto"/>
            <w:noWrap/>
            <w:vAlign w:val="bottom"/>
            <w:hideMark/>
          </w:tcPr>
          <w:p w14:paraId="529CCF46" w14:textId="77777777" w:rsidR="007A1438" w:rsidRPr="002716D7" w:rsidRDefault="007A1438" w:rsidP="00E354D4">
            <w:pPr>
              <w:spacing w:after="0" w:line="240" w:lineRule="auto"/>
              <w:rPr>
                <w:rFonts w:eastAsia="Times New Roman" w:cs="Times New Roman"/>
                <w:sz w:val="20"/>
                <w:szCs w:val="20"/>
              </w:rPr>
            </w:pPr>
          </w:p>
        </w:tc>
        <w:tc>
          <w:tcPr>
            <w:tcW w:w="1320" w:type="dxa"/>
            <w:tcBorders>
              <w:bottom w:val="nil"/>
            </w:tcBorders>
            <w:shd w:val="clear" w:color="auto" w:fill="auto"/>
            <w:noWrap/>
            <w:vAlign w:val="bottom"/>
            <w:hideMark/>
          </w:tcPr>
          <w:p w14:paraId="64C89D73" w14:textId="77777777" w:rsidR="007A1438" w:rsidRPr="002716D7" w:rsidRDefault="007A1438" w:rsidP="00E354D4">
            <w:pPr>
              <w:spacing w:after="0" w:line="240" w:lineRule="auto"/>
              <w:rPr>
                <w:rFonts w:eastAsia="Times New Roman" w:cs="Times New Roman"/>
                <w:sz w:val="20"/>
                <w:szCs w:val="20"/>
              </w:rPr>
            </w:pPr>
          </w:p>
        </w:tc>
        <w:tc>
          <w:tcPr>
            <w:tcW w:w="2955" w:type="dxa"/>
            <w:gridSpan w:val="2"/>
            <w:tcBorders>
              <w:bottom w:val="nil"/>
            </w:tcBorders>
            <w:shd w:val="clear" w:color="auto" w:fill="auto"/>
            <w:noWrap/>
            <w:vAlign w:val="bottom"/>
            <w:hideMark/>
          </w:tcPr>
          <w:p w14:paraId="7F4D29A1" w14:textId="77777777" w:rsidR="007A1438" w:rsidRPr="002716D7" w:rsidRDefault="007A1438" w:rsidP="00E354D4">
            <w:pPr>
              <w:spacing w:after="0" w:line="240" w:lineRule="auto"/>
              <w:jc w:val="center"/>
              <w:rPr>
                <w:rFonts w:eastAsia="Times New Roman" w:cs="Times New Roman"/>
                <w:b/>
                <w:color w:val="000000"/>
                <w:sz w:val="20"/>
                <w:szCs w:val="20"/>
              </w:rPr>
            </w:pPr>
            <w:r w:rsidRPr="002716D7">
              <w:rPr>
                <w:rFonts w:eastAsia="Times New Roman" w:cs="Times New Roman"/>
                <w:b/>
                <w:color w:val="000000"/>
                <w:sz w:val="20"/>
                <w:szCs w:val="20"/>
              </w:rPr>
              <w:t>Deviation from the HRS (%)</w:t>
            </w:r>
          </w:p>
        </w:tc>
      </w:tr>
      <w:tr w:rsidR="007A1438" w:rsidRPr="002716D7" w14:paraId="78842EA1" w14:textId="77777777" w:rsidTr="00E354D4">
        <w:trPr>
          <w:trHeight w:val="292"/>
          <w:tblHeader/>
        </w:trPr>
        <w:tc>
          <w:tcPr>
            <w:tcW w:w="1438" w:type="dxa"/>
            <w:tcBorders>
              <w:top w:val="nil"/>
              <w:bottom w:val="single" w:sz="4" w:space="0" w:color="auto"/>
            </w:tcBorders>
            <w:shd w:val="clear" w:color="auto" w:fill="auto"/>
            <w:noWrap/>
            <w:vAlign w:val="bottom"/>
            <w:hideMark/>
          </w:tcPr>
          <w:p w14:paraId="794D0AEE" w14:textId="77777777" w:rsidR="007A1438" w:rsidRPr="002716D7" w:rsidRDefault="007A1438" w:rsidP="00E354D4">
            <w:pPr>
              <w:spacing w:after="0" w:line="240" w:lineRule="auto"/>
              <w:rPr>
                <w:rFonts w:eastAsia="Times New Roman" w:cs="Times New Roman"/>
                <w:b/>
                <w:color w:val="000000"/>
                <w:sz w:val="20"/>
                <w:szCs w:val="20"/>
              </w:rPr>
            </w:pPr>
            <w:r w:rsidRPr="00F10047">
              <w:rPr>
                <w:rFonts w:eastAsia="Times New Roman" w:cs="Times New Roman"/>
                <w:b/>
                <w:color w:val="000000"/>
                <w:sz w:val="20"/>
                <w:szCs w:val="20"/>
              </w:rPr>
              <w:t>Characteristic</w:t>
            </w:r>
          </w:p>
        </w:tc>
        <w:tc>
          <w:tcPr>
            <w:tcW w:w="2060" w:type="dxa"/>
            <w:tcBorders>
              <w:top w:val="nil"/>
              <w:bottom w:val="single" w:sz="4" w:space="0" w:color="auto"/>
            </w:tcBorders>
            <w:shd w:val="clear" w:color="auto" w:fill="auto"/>
            <w:noWrap/>
            <w:vAlign w:val="bottom"/>
            <w:hideMark/>
          </w:tcPr>
          <w:p w14:paraId="1BA9325E" w14:textId="77777777" w:rsidR="007A1438" w:rsidRPr="002716D7" w:rsidRDefault="007A1438" w:rsidP="00E354D4">
            <w:pPr>
              <w:spacing w:after="0" w:line="240" w:lineRule="auto"/>
              <w:rPr>
                <w:rFonts w:eastAsia="Times New Roman" w:cs="Times New Roman"/>
                <w:b/>
                <w:sz w:val="20"/>
                <w:szCs w:val="20"/>
              </w:rPr>
            </w:pPr>
            <w:r w:rsidRPr="00F10047">
              <w:rPr>
                <w:rFonts w:eastAsia="Times New Roman" w:cs="Times New Roman"/>
                <w:b/>
                <w:sz w:val="20"/>
                <w:szCs w:val="20"/>
              </w:rPr>
              <w:t>Subgroup</w:t>
            </w:r>
          </w:p>
        </w:tc>
        <w:tc>
          <w:tcPr>
            <w:tcW w:w="1020" w:type="dxa"/>
            <w:tcBorders>
              <w:top w:val="nil"/>
              <w:bottom w:val="single" w:sz="4" w:space="0" w:color="auto"/>
            </w:tcBorders>
            <w:shd w:val="clear" w:color="auto" w:fill="auto"/>
            <w:noWrap/>
            <w:vAlign w:val="bottom"/>
            <w:hideMark/>
          </w:tcPr>
          <w:p w14:paraId="44FDF4D3" w14:textId="77777777" w:rsidR="007A1438" w:rsidRPr="002716D7" w:rsidRDefault="007A1438" w:rsidP="00E354D4">
            <w:pPr>
              <w:spacing w:after="0" w:line="240" w:lineRule="auto"/>
              <w:rPr>
                <w:rFonts w:eastAsia="Times New Roman" w:cs="Times New Roman"/>
                <w:b/>
                <w:color w:val="000000"/>
                <w:sz w:val="20"/>
                <w:szCs w:val="20"/>
              </w:rPr>
            </w:pPr>
            <w:r w:rsidRPr="002716D7">
              <w:rPr>
                <w:rFonts w:eastAsia="Times New Roman" w:cs="Times New Roman"/>
                <w:b/>
                <w:color w:val="000000"/>
                <w:sz w:val="20"/>
                <w:szCs w:val="20"/>
              </w:rPr>
              <w:t>HRS</w:t>
            </w:r>
          </w:p>
        </w:tc>
        <w:tc>
          <w:tcPr>
            <w:tcW w:w="1020" w:type="dxa"/>
            <w:tcBorders>
              <w:top w:val="nil"/>
              <w:bottom w:val="single" w:sz="4" w:space="0" w:color="auto"/>
            </w:tcBorders>
            <w:shd w:val="clear" w:color="auto" w:fill="auto"/>
            <w:noWrap/>
            <w:vAlign w:val="bottom"/>
            <w:hideMark/>
          </w:tcPr>
          <w:p w14:paraId="5DA610BA" w14:textId="77777777" w:rsidR="007A1438" w:rsidRPr="002716D7" w:rsidRDefault="007A1438" w:rsidP="00E354D4">
            <w:pPr>
              <w:spacing w:after="0" w:line="240" w:lineRule="auto"/>
              <w:rPr>
                <w:rFonts w:eastAsia="Times New Roman" w:cs="Times New Roman"/>
                <w:b/>
                <w:color w:val="000000"/>
                <w:sz w:val="20"/>
                <w:szCs w:val="20"/>
              </w:rPr>
            </w:pPr>
            <w:r w:rsidRPr="002716D7">
              <w:rPr>
                <w:rFonts w:eastAsia="Times New Roman" w:cs="Times New Roman"/>
                <w:b/>
                <w:color w:val="000000"/>
                <w:sz w:val="20"/>
                <w:szCs w:val="20"/>
              </w:rPr>
              <w:t>CE - Diary</w:t>
            </w:r>
          </w:p>
        </w:tc>
        <w:tc>
          <w:tcPr>
            <w:tcW w:w="1320" w:type="dxa"/>
            <w:tcBorders>
              <w:top w:val="nil"/>
              <w:bottom w:val="single" w:sz="4" w:space="0" w:color="auto"/>
            </w:tcBorders>
            <w:shd w:val="clear" w:color="auto" w:fill="auto"/>
            <w:noWrap/>
            <w:vAlign w:val="bottom"/>
            <w:hideMark/>
          </w:tcPr>
          <w:p w14:paraId="46DC93C0" w14:textId="77777777" w:rsidR="007A1438" w:rsidRPr="002716D7" w:rsidRDefault="007A1438" w:rsidP="00E354D4">
            <w:pPr>
              <w:spacing w:after="0" w:line="240" w:lineRule="auto"/>
              <w:rPr>
                <w:rFonts w:eastAsia="Times New Roman" w:cs="Times New Roman"/>
                <w:b/>
                <w:color w:val="000000"/>
                <w:sz w:val="20"/>
                <w:szCs w:val="20"/>
              </w:rPr>
            </w:pPr>
            <w:r w:rsidRPr="002716D7">
              <w:rPr>
                <w:rFonts w:eastAsia="Times New Roman" w:cs="Times New Roman"/>
                <w:b/>
                <w:color w:val="000000"/>
                <w:sz w:val="20"/>
                <w:szCs w:val="20"/>
              </w:rPr>
              <w:t>CE - Interview</w:t>
            </w:r>
          </w:p>
        </w:tc>
        <w:tc>
          <w:tcPr>
            <w:tcW w:w="1425" w:type="dxa"/>
            <w:tcBorders>
              <w:top w:val="nil"/>
              <w:bottom w:val="single" w:sz="4" w:space="0" w:color="auto"/>
            </w:tcBorders>
            <w:shd w:val="clear" w:color="auto" w:fill="auto"/>
            <w:noWrap/>
            <w:vAlign w:val="bottom"/>
            <w:hideMark/>
          </w:tcPr>
          <w:p w14:paraId="171D00F9" w14:textId="77777777" w:rsidR="007A1438" w:rsidRPr="002716D7" w:rsidRDefault="007A1438" w:rsidP="00E354D4">
            <w:pPr>
              <w:spacing w:after="0" w:line="240" w:lineRule="auto"/>
              <w:rPr>
                <w:rFonts w:eastAsia="Times New Roman" w:cs="Times New Roman"/>
                <w:b/>
                <w:color w:val="000000"/>
                <w:sz w:val="20"/>
                <w:szCs w:val="20"/>
              </w:rPr>
            </w:pPr>
            <w:r w:rsidRPr="002716D7">
              <w:rPr>
                <w:rFonts w:eastAsia="Times New Roman" w:cs="Times New Roman"/>
                <w:b/>
                <w:color w:val="000000"/>
                <w:sz w:val="20"/>
                <w:szCs w:val="20"/>
              </w:rPr>
              <w:t>CE - Diary</w:t>
            </w:r>
          </w:p>
        </w:tc>
        <w:tc>
          <w:tcPr>
            <w:tcW w:w="1530" w:type="dxa"/>
            <w:tcBorders>
              <w:top w:val="nil"/>
              <w:bottom w:val="single" w:sz="4" w:space="0" w:color="auto"/>
            </w:tcBorders>
            <w:shd w:val="clear" w:color="auto" w:fill="auto"/>
            <w:noWrap/>
            <w:vAlign w:val="bottom"/>
            <w:hideMark/>
          </w:tcPr>
          <w:p w14:paraId="4EBB0A3A" w14:textId="77777777" w:rsidR="007A1438" w:rsidRPr="002716D7" w:rsidRDefault="007A1438" w:rsidP="00E354D4">
            <w:pPr>
              <w:spacing w:after="0" w:line="240" w:lineRule="auto"/>
              <w:rPr>
                <w:rFonts w:eastAsia="Times New Roman" w:cs="Times New Roman"/>
                <w:b/>
                <w:color w:val="000000"/>
                <w:sz w:val="20"/>
                <w:szCs w:val="20"/>
              </w:rPr>
            </w:pPr>
            <w:r w:rsidRPr="002716D7">
              <w:rPr>
                <w:rFonts w:eastAsia="Times New Roman" w:cs="Times New Roman"/>
                <w:b/>
                <w:color w:val="000000"/>
                <w:sz w:val="20"/>
                <w:szCs w:val="20"/>
              </w:rPr>
              <w:t>CE - Interview</w:t>
            </w:r>
          </w:p>
        </w:tc>
      </w:tr>
      <w:tr w:rsidR="007A1438" w:rsidRPr="002716D7" w14:paraId="4857EA3F" w14:textId="77777777" w:rsidTr="00E354D4">
        <w:trPr>
          <w:trHeight w:val="292"/>
        </w:trPr>
        <w:tc>
          <w:tcPr>
            <w:tcW w:w="1438" w:type="dxa"/>
            <w:vMerge w:val="restart"/>
            <w:tcBorders>
              <w:top w:val="single" w:sz="4" w:space="0" w:color="auto"/>
            </w:tcBorders>
            <w:shd w:val="clear" w:color="auto" w:fill="auto"/>
            <w:noWrap/>
            <w:vAlign w:val="center"/>
            <w:hideMark/>
          </w:tcPr>
          <w:p w14:paraId="01FDD559"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Gender</w:t>
            </w:r>
          </w:p>
        </w:tc>
        <w:tc>
          <w:tcPr>
            <w:tcW w:w="2060" w:type="dxa"/>
            <w:tcBorders>
              <w:top w:val="single" w:sz="4" w:space="0" w:color="auto"/>
            </w:tcBorders>
            <w:shd w:val="clear" w:color="auto" w:fill="auto"/>
            <w:noWrap/>
            <w:vAlign w:val="bottom"/>
            <w:hideMark/>
          </w:tcPr>
          <w:p w14:paraId="01EE5861"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Men</w:t>
            </w:r>
          </w:p>
        </w:tc>
        <w:tc>
          <w:tcPr>
            <w:tcW w:w="1020" w:type="dxa"/>
            <w:tcBorders>
              <w:top w:val="single" w:sz="4" w:space="0" w:color="auto"/>
            </w:tcBorders>
            <w:shd w:val="clear" w:color="auto" w:fill="auto"/>
            <w:noWrap/>
            <w:vAlign w:val="bottom"/>
            <w:hideMark/>
          </w:tcPr>
          <w:p w14:paraId="2FC138B0"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1.6</w:t>
            </w:r>
          </w:p>
        </w:tc>
        <w:tc>
          <w:tcPr>
            <w:tcW w:w="1020" w:type="dxa"/>
            <w:tcBorders>
              <w:top w:val="single" w:sz="4" w:space="0" w:color="auto"/>
            </w:tcBorders>
            <w:shd w:val="clear" w:color="auto" w:fill="auto"/>
            <w:noWrap/>
            <w:vAlign w:val="bottom"/>
            <w:hideMark/>
          </w:tcPr>
          <w:p w14:paraId="22A8924C"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1.4</w:t>
            </w:r>
          </w:p>
        </w:tc>
        <w:tc>
          <w:tcPr>
            <w:tcW w:w="1320" w:type="dxa"/>
            <w:tcBorders>
              <w:top w:val="single" w:sz="4" w:space="0" w:color="auto"/>
            </w:tcBorders>
            <w:shd w:val="clear" w:color="auto" w:fill="auto"/>
            <w:noWrap/>
            <w:vAlign w:val="bottom"/>
            <w:hideMark/>
          </w:tcPr>
          <w:p w14:paraId="3801420E"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1.6</w:t>
            </w:r>
          </w:p>
        </w:tc>
        <w:tc>
          <w:tcPr>
            <w:tcW w:w="1425" w:type="dxa"/>
            <w:tcBorders>
              <w:top w:val="single" w:sz="4" w:space="0" w:color="auto"/>
            </w:tcBorders>
            <w:shd w:val="clear" w:color="auto" w:fill="auto"/>
            <w:noWrap/>
            <w:vAlign w:val="bottom"/>
            <w:hideMark/>
          </w:tcPr>
          <w:p w14:paraId="234FE1C3"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-9%</w:t>
            </w:r>
          </w:p>
        </w:tc>
        <w:tc>
          <w:tcPr>
            <w:tcW w:w="1530" w:type="dxa"/>
            <w:tcBorders>
              <w:top w:val="single" w:sz="4" w:space="0" w:color="auto"/>
            </w:tcBorders>
            <w:shd w:val="clear" w:color="auto" w:fill="auto"/>
            <w:noWrap/>
            <w:vAlign w:val="bottom"/>
            <w:hideMark/>
          </w:tcPr>
          <w:p w14:paraId="4A94C50A"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5%</w:t>
            </w:r>
          </w:p>
        </w:tc>
      </w:tr>
      <w:tr w:rsidR="007A1438" w:rsidRPr="002716D7" w14:paraId="0DF2328F" w14:textId="77777777" w:rsidTr="00E354D4">
        <w:trPr>
          <w:trHeight w:val="292"/>
        </w:trPr>
        <w:tc>
          <w:tcPr>
            <w:tcW w:w="1438" w:type="dxa"/>
            <w:vMerge/>
            <w:vAlign w:val="center"/>
            <w:hideMark/>
          </w:tcPr>
          <w:p w14:paraId="6FC25604"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0D6ABD36"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Women</w:t>
            </w:r>
          </w:p>
        </w:tc>
        <w:tc>
          <w:tcPr>
            <w:tcW w:w="1020" w:type="dxa"/>
            <w:shd w:val="clear" w:color="auto" w:fill="auto"/>
            <w:noWrap/>
            <w:vAlign w:val="bottom"/>
            <w:hideMark/>
          </w:tcPr>
          <w:p w14:paraId="52E96781"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4.6</w:t>
            </w:r>
          </w:p>
        </w:tc>
        <w:tc>
          <w:tcPr>
            <w:tcW w:w="1020" w:type="dxa"/>
            <w:shd w:val="clear" w:color="auto" w:fill="auto"/>
            <w:noWrap/>
            <w:vAlign w:val="bottom"/>
            <w:hideMark/>
          </w:tcPr>
          <w:p w14:paraId="5F34A41E"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4.2</w:t>
            </w:r>
          </w:p>
        </w:tc>
        <w:tc>
          <w:tcPr>
            <w:tcW w:w="1320" w:type="dxa"/>
            <w:shd w:val="clear" w:color="auto" w:fill="auto"/>
            <w:noWrap/>
            <w:vAlign w:val="bottom"/>
            <w:hideMark/>
          </w:tcPr>
          <w:p w14:paraId="0188EE17"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3.9</w:t>
            </w:r>
          </w:p>
        </w:tc>
        <w:tc>
          <w:tcPr>
            <w:tcW w:w="1425" w:type="dxa"/>
            <w:shd w:val="clear" w:color="auto" w:fill="auto"/>
            <w:noWrap/>
            <w:vAlign w:val="bottom"/>
            <w:hideMark/>
          </w:tcPr>
          <w:p w14:paraId="7D229E00"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-10%</w:t>
            </w:r>
          </w:p>
        </w:tc>
        <w:tc>
          <w:tcPr>
            <w:tcW w:w="1530" w:type="dxa"/>
            <w:shd w:val="clear" w:color="auto" w:fill="auto"/>
            <w:noWrap/>
            <w:vAlign w:val="bottom"/>
            <w:hideMark/>
          </w:tcPr>
          <w:p w14:paraId="3414684D"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-15%</w:t>
            </w:r>
          </w:p>
        </w:tc>
      </w:tr>
      <w:tr w:rsidR="007A1438" w:rsidRPr="002716D7" w14:paraId="04489C0C" w14:textId="77777777" w:rsidTr="00E354D4">
        <w:trPr>
          <w:trHeight w:val="292"/>
        </w:trPr>
        <w:tc>
          <w:tcPr>
            <w:tcW w:w="1438" w:type="dxa"/>
            <w:vMerge w:val="restart"/>
            <w:shd w:val="clear" w:color="auto" w:fill="D9D9D9" w:themeFill="background1" w:themeFillShade="D9"/>
            <w:noWrap/>
            <w:vAlign w:val="center"/>
            <w:hideMark/>
          </w:tcPr>
          <w:p w14:paraId="1F8A5099"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Age</w:t>
            </w:r>
          </w:p>
        </w:tc>
        <w:tc>
          <w:tcPr>
            <w:tcW w:w="2060" w:type="dxa"/>
            <w:shd w:val="clear" w:color="auto" w:fill="D9D9D9" w:themeFill="background1" w:themeFillShade="D9"/>
            <w:noWrap/>
            <w:vAlign w:val="bottom"/>
            <w:hideMark/>
          </w:tcPr>
          <w:p w14:paraId="1842BD59"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51 to 60</w:t>
            </w:r>
            <w:r>
              <w:rPr>
                <w:rFonts w:eastAsia="Times New Roman" w:cs="Times New Roman"/>
                <w:color w:val="000000"/>
                <w:sz w:val="20"/>
                <w:szCs w:val="20"/>
              </w:rPr>
              <w:t xml:space="preserve"> </w:t>
            </w:r>
            <w:r w:rsidRPr="002716D7">
              <w:rPr>
                <w:rFonts w:eastAsia="Times New Roman" w:cs="Times New Roman"/>
                <w:color w:val="000000"/>
                <w:sz w:val="20"/>
                <w:szCs w:val="20"/>
              </w:rPr>
              <w:t>y</w:t>
            </w:r>
            <w:r>
              <w:rPr>
                <w:rFonts w:eastAsia="Times New Roman" w:cs="Times New Roman"/>
                <w:color w:val="000000"/>
                <w:sz w:val="20"/>
                <w:szCs w:val="20"/>
              </w:rPr>
              <w:t>ea</w:t>
            </w:r>
            <w:r w:rsidRPr="002716D7">
              <w:rPr>
                <w:rFonts w:eastAsia="Times New Roman" w:cs="Times New Roman"/>
                <w:color w:val="000000"/>
                <w:sz w:val="20"/>
                <w:szCs w:val="20"/>
              </w:rPr>
              <w:t>rs</w:t>
            </w:r>
          </w:p>
        </w:tc>
        <w:tc>
          <w:tcPr>
            <w:tcW w:w="1020" w:type="dxa"/>
            <w:shd w:val="clear" w:color="auto" w:fill="D9D9D9" w:themeFill="background1" w:themeFillShade="D9"/>
            <w:noWrap/>
            <w:vAlign w:val="bottom"/>
            <w:hideMark/>
          </w:tcPr>
          <w:p w14:paraId="5366C8E9"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1.3</w:t>
            </w:r>
          </w:p>
        </w:tc>
        <w:tc>
          <w:tcPr>
            <w:tcW w:w="1020" w:type="dxa"/>
            <w:shd w:val="clear" w:color="auto" w:fill="D9D9D9" w:themeFill="background1" w:themeFillShade="D9"/>
            <w:noWrap/>
            <w:vAlign w:val="bottom"/>
            <w:hideMark/>
          </w:tcPr>
          <w:p w14:paraId="29367AB9"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1.4</w:t>
            </w:r>
          </w:p>
        </w:tc>
        <w:tc>
          <w:tcPr>
            <w:tcW w:w="1320" w:type="dxa"/>
            <w:shd w:val="clear" w:color="auto" w:fill="D9D9D9" w:themeFill="background1" w:themeFillShade="D9"/>
            <w:noWrap/>
            <w:vAlign w:val="bottom"/>
            <w:hideMark/>
          </w:tcPr>
          <w:p w14:paraId="2A0ECA26"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1.3</w:t>
            </w:r>
          </w:p>
        </w:tc>
        <w:tc>
          <w:tcPr>
            <w:tcW w:w="1425" w:type="dxa"/>
            <w:shd w:val="clear" w:color="auto" w:fill="D9D9D9" w:themeFill="background1" w:themeFillShade="D9"/>
            <w:noWrap/>
            <w:vAlign w:val="bottom"/>
            <w:hideMark/>
          </w:tcPr>
          <w:p w14:paraId="146DDD76"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5%</w:t>
            </w:r>
          </w:p>
        </w:tc>
        <w:tc>
          <w:tcPr>
            <w:tcW w:w="1530" w:type="dxa"/>
            <w:shd w:val="clear" w:color="auto" w:fill="D9D9D9" w:themeFill="background1" w:themeFillShade="D9"/>
            <w:noWrap/>
            <w:vAlign w:val="bottom"/>
            <w:hideMark/>
          </w:tcPr>
          <w:p w14:paraId="55D5C08C"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w:t>
            </w:r>
          </w:p>
        </w:tc>
      </w:tr>
      <w:tr w:rsidR="007A1438" w:rsidRPr="002716D7" w14:paraId="5EF96376" w14:textId="77777777" w:rsidTr="00E354D4">
        <w:trPr>
          <w:trHeight w:val="292"/>
        </w:trPr>
        <w:tc>
          <w:tcPr>
            <w:tcW w:w="1438" w:type="dxa"/>
            <w:vMerge/>
            <w:shd w:val="clear" w:color="auto" w:fill="D9D9D9" w:themeFill="background1" w:themeFillShade="D9"/>
            <w:vAlign w:val="center"/>
            <w:hideMark/>
          </w:tcPr>
          <w:p w14:paraId="70971C06"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D9D9D9" w:themeFill="background1" w:themeFillShade="D9"/>
            <w:noWrap/>
            <w:vAlign w:val="bottom"/>
            <w:hideMark/>
          </w:tcPr>
          <w:p w14:paraId="701AFDB3"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61 to 70</w:t>
            </w:r>
            <w:r>
              <w:rPr>
                <w:rFonts w:eastAsia="Times New Roman" w:cs="Times New Roman"/>
                <w:color w:val="000000"/>
                <w:sz w:val="20"/>
                <w:szCs w:val="20"/>
              </w:rPr>
              <w:t xml:space="preserve"> </w:t>
            </w:r>
            <w:r w:rsidRPr="002716D7">
              <w:rPr>
                <w:rFonts w:eastAsia="Times New Roman" w:cs="Times New Roman"/>
                <w:color w:val="000000"/>
                <w:sz w:val="20"/>
                <w:szCs w:val="20"/>
              </w:rPr>
              <w:t>y</w:t>
            </w:r>
            <w:r>
              <w:rPr>
                <w:rFonts w:eastAsia="Times New Roman" w:cs="Times New Roman"/>
                <w:color w:val="000000"/>
                <w:sz w:val="20"/>
                <w:szCs w:val="20"/>
              </w:rPr>
              <w:t>ea</w:t>
            </w:r>
            <w:r w:rsidRPr="002716D7">
              <w:rPr>
                <w:rFonts w:eastAsia="Times New Roman" w:cs="Times New Roman"/>
                <w:color w:val="000000"/>
                <w:sz w:val="20"/>
                <w:szCs w:val="20"/>
              </w:rPr>
              <w:t>rs</w:t>
            </w:r>
          </w:p>
        </w:tc>
        <w:tc>
          <w:tcPr>
            <w:tcW w:w="1020" w:type="dxa"/>
            <w:shd w:val="clear" w:color="auto" w:fill="D9D9D9" w:themeFill="background1" w:themeFillShade="D9"/>
            <w:noWrap/>
            <w:vAlign w:val="bottom"/>
            <w:hideMark/>
          </w:tcPr>
          <w:p w14:paraId="5683AF0B"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1.7</w:t>
            </w:r>
          </w:p>
        </w:tc>
        <w:tc>
          <w:tcPr>
            <w:tcW w:w="1020" w:type="dxa"/>
            <w:shd w:val="clear" w:color="auto" w:fill="D9D9D9" w:themeFill="background1" w:themeFillShade="D9"/>
            <w:noWrap/>
            <w:vAlign w:val="bottom"/>
            <w:hideMark/>
          </w:tcPr>
          <w:p w14:paraId="14DF0BF2"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1.5</w:t>
            </w:r>
          </w:p>
        </w:tc>
        <w:tc>
          <w:tcPr>
            <w:tcW w:w="1320" w:type="dxa"/>
            <w:shd w:val="clear" w:color="auto" w:fill="D9D9D9" w:themeFill="background1" w:themeFillShade="D9"/>
            <w:noWrap/>
            <w:vAlign w:val="bottom"/>
            <w:hideMark/>
          </w:tcPr>
          <w:p w14:paraId="4BD9F950"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1.5</w:t>
            </w:r>
          </w:p>
        </w:tc>
        <w:tc>
          <w:tcPr>
            <w:tcW w:w="1425" w:type="dxa"/>
            <w:shd w:val="clear" w:color="auto" w:fill="D9D9D9" w:themeFill="background1" w:themeFillShade="D9"/>
            <w:noWrap/>
            <w:vAlign w:val="bottom"/>
            <w:hideMark/>
          </w:tcPr>
          <w:p w14:paraId="043E46F6"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-8%</w:t>
            </w:r>
          </w:p>
        </w:tc>
        <w:tc>
          <w:tcPr>
            <w:tcW w:w="1530" w:type="dxa"/>
            <w:shd w:val="clear" w:color="auto" w:fill="D9D9D9" w:themeFill="background1" w:themeFillShade="D9"/>
            <w:noWrap/>
            <w:vAlign w:val="bottom"/>
            <w:hideMark/>
          </w:tcPr>
          <w:p w14:paraId="6434F720"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-10%</w:t>
            </w:r>
          </w:p>
        </w:tc>
      </w:tr>
      <w:tr w:rsidR="007A1438" w:rsidRPr="002716D7" w14:paraId="2FB492F6" w14:textId="77777777" w:rsidTr="00E354D4">
        <w:trPr>
          <w:trHeight w:val="292"/>
        </w:trPr>
        <w:tc>
          <w:tcPr>
            <w:tcW w:w="1438" w:type="dxa"/>
            <w:vMerge/>
            <w:shd w:val="clear" w:color="auto" w:fill="D9D9D9" w:themeFill="background1" w:themeFillShade="D9"/>
            <w:vAlign w:val="center"/>
            <w:hideMark/>
          </w:tcPr>
          <w:p w14:paraId="206981BB"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D9D9D9" w:themeFill="background1" w:themeFillShade="D9"/>
            <w:noWrap/>
            <w:vAlign w:val="bottom"/>
            <w:hideMark/>
          </w:tcPr>
          <w:p w14:paraId="0AA2B0F0"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71 to 80</w:t>
            </w:r>
            <w:r>
              <w:rPr>
                <w:rFonts w:eastAsia="Times New Roman" w:cs="Times New Roman"/>
                <w:color w:val="000000"/>
                <w:sz w:val="20"/>
                <w:szCs w:val="20"/>
              </w:rPr>
              <w:t xml:space="preserve"> </w:t>
            </w:r>
            <w:r w:rsidRPr="002716D7">
              <w:rPr>
                <w:rFonts w:eastAsia="Times New Roman" w:cs="Times New Roman"/>
                <w:color w:val="000000"/>
                <w:sz w:val="20"/>
                <w:szCs w:val="20"/>
              </w:rPr>
              <w:t>y</w:t>
            </w:r>
            <w:r>
              <w:rPr>
                <w:rFonts w:eastAsia="Times New Roman" w:cs="Times New Roman"/>
                <w:color w:val="000000"/>
                <w:sz w:val="20"/>
                <w:szCs w:val="20"/>
              </w:rPr>
              <w:t>ea</w:t>
            </w:r>
            <w:r w:rsidRPr="002716D7">
              <w:rPr>
                <w:rFonts w:eastAsia="Times New Roman" w:cs="Times New Roman"/>
                <w:color w:val="000000"/>
                <w:sz w:val="20"/>
                <w:szCs w:val="20"/>
              </w:rPr>
              <w:t>rs</w:t>
            </w:r>
          </w:p>
        </w:tc>
        <w:tc>
          <w:tcPr>
            <w:tcW w:w="1020" w:type="dxa"/>
            <w:shd w:val="clear" w:color="auto" w:fill="D9D9D9" w:themeFill="background1" w:themeFillShade="D9"/>
            <w:noWrap/>
            <w:vAlign w:val="bottom"/>
            <w:hideMark/>
          </w:tcPr>
          <w:p w14:paraId="1E6A9E0A"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3.7</w:t>
            </w:r>
          </w:p>
        </w:tc>
        <w:tc>
          <w:tcPr>
            <w:tcW w:w="1020" w:type="dxa"/>
            <w:shd w:val="clear" w:color="auto" w:fill="D9D9D9" w:themeFill="background1" w:themeFillShade="D9"/>
            <w:noWrap/>
            <w:vAlign w:val="bottom"/>
            <w:hideMark/>
          </w:tcPr>
          <w:p w14:paraId="7B3D979B"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3.3</w:t>
            </w:r>
          </w:p>
        </w:tc>
        <w:tc>
          <w:tcPr>
            <w:tcW w:w="1320" w:type="dxa"/>
            <w:shd w:val="clear" w:color="auto" w:fill="D9D9D9" w:themeFill="background1" w:themeFillShade="D9"/>
            <w:noWrap/>
            <w:vAlign w:val="bottom"/>
            <w:hideMark/>
          </w:tcPr>
          <w:p w14:paraId="04EE1B6F"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3.7</w:t>
            </w:r>
          </w:p>
        </w:tc>
        <w:tc>
          <w:tcPr>
            <w:tcW w:w="1425" w:type="dxa"/>
            <w:shd w:val="clear" w:color="auto" w:fill="D9D9D9" w:themeFill="background1" w:themeFillShade="D9"/>
            <w:noWrap/>
            <w:vAlign w:val="bottom"/>
            <w:hideMark/>
          </w:tcPr>
          <w:p w14:paraId="3D9F2A32"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-13%</w:t>
            </w:r>
          </w:p>
        </w:tc>
        <w:tc>
          <w:tcPr>
            <w:tcW w:w="1530" w:type="dxa"/>
            <w:shd w:val="clear" w:color="auto" w:fill="D9D9D9" w:themeFill="background1" w:themeFillShade="D9"/>
            <w:noWrap/>
            <w:vAlign w:val="bottom"/>
            <w:hideMark/>
          </w:tcPr>
          <w:p w14:paraId="1E2294D6"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0%</w:t>
            </w:r>
          </w:p>
        </w:tc>
      </w:tr>
      <w:tr w:rsidR="007A1438" w:rsidRPr="002716D7" w14:paraId="1E010283" w14:textId="77777777" w:rsidTr="00E354D4">
        <w:trPr>
          <w:trHeight w:val="292"/>
        </w:trPr>
        <w:tc>
          <w:tcPr>
            <w:tcW w:w="1438" w:type="dxa"/>
            <w:vMerge/>
            <w:shd w:val="clear" w:color="auto" w:fill="D9D9D9" w:themeFill="background1" w:themeFillShade="D9"/>
            <w:vAlign w:val="center"/>
            <w:hideMark/>
          </w:tcPr>
          <w:p w14:paraId="3D76AA34"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D9D9D9" w:themeFill="background1" w:themeFillShade="D9"/>
            <w:noWrap/>
            <w:vAlign w:val="bottom"/>
            <w:hideMark/>
          </w:tcPr>
          <w:p w14:paraId="0C6C67A2"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81 y</w:t>
            </w:r>
            <w:r>
              <w:rPr>
                <w:rFonts w:eastAsia="Times New Roman" w:cs="Times New Roman"/>
                <w:color w:val="000000"/>
                <w:sz w:val="20"/>
                <w:szCs w:val="20"/>
              </w:rPr>
              <w:t>ea</w:t>
            </w:r>
            <w:r w:rsidRPr="002716D7">
              <w:rPr>
                <w:rFonts w:eastAsia="Times New Roman" w:cs="Times New Roman"/>
                <w:color w:val="000000"/>
                <w:sz w:val="20"/>
                <w:szCs w:val="20"/>
              </w:rPr>
              <w:t>rs or more</w:t>
            </w:r>
          </w:p>
        </w:tc>
        <w:tc>
          <w:tcPr>
            <w:tcW w:w="1020" w:type="dxa"/>
            <w:shd w:val="clear" w:color="auto" w:fill="D9D9D9" w:themeFill="background1" w:themeFillShade="D9"/>
            <w:noWrap/>
            <w:vAlign w:val="bottom"/>
            <w:hideMark/>
          </w:tcPr>
          <w:p w14:paraId="35D0640E"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15.1</w:t>
            </w:r>
          </w:p>
        </w:tc>
        <w:tc>
          <w:tcPr>
            <w:tcW w:w="1020" w:type="dxa"/>
            <w:shd w:val="clear" w:color="auto" w:fill="D9D9D9" w:themeFill="background1" w:themeFillShade="D9"/>
            <w:noWrap/>
            <w:vAlign w:val="bottom"/>
            <w:hideMark/>
          </w:tcPr>
          <w:p w14:paraId="169B3B64"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12.8</w:t>
            </w:r>
          </w:p>
        </w:tc>
        <w:tc>
          <w:tcPr>
            <w:tcW w:w="1320" w:type="dxa"/>
            <w:shd w:val="clear" w:color="auto" w:fill="D9D9D9" w:themeFill="background1" w:themeFillShade="D9"/>
            <w:noWrap/>
            <w:vAlign w:val="bottom"/>
            <w:hideMark/>
          </w:tcPr>
          <w:p w14:paraId="5C4217AF"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12.0</w:t>
            </w:r>
          </w:p>
        </w:tc>
        <w:tc>
          <w:tcPr>
            <w:tcW w:w="1425" w:type="dxa"/>
            <w:shd w:val="clear" w:color="auto" w:fill="D9D9D9" w:themeFill="background1" w:themeFillShade="D9"/>
            <w:noWrap/>
            <w:vAlign w:val="bottom"/>
            <w:hideMark/>
          </w:tcPr>
          <w:p w14:paraId="6E9382CB"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-15%</w:t>
            </w:r>
          </w:p>
        </w:tc>
        <w:tc>
          <w:tcPr>
            <w:tcW w:w="1530" w:type="dxa"/>
            <w:shd w:val="clear" w:color="auto" w:fill="D9D9D9" w:themeFill="background1" w:themeFillShade="D9"/>
            <w:noWrap/>
            <w:vAlign w:val="bottom"/>
            <w:hideMark/>
          </w:tcPr>
          <w:p w14:paraId="2C0D8701" w14:textId="77777777" w:rsidR="007A1438" w:rsidRPr="002716D7" w:rsidRDefault="007A1438" w:rsidP="00E354D4">
            <w:pPr>
              <w:spacing w:after="0" w:line="240" w:lineRule="auto"/>
              <w:jc w:val="right"/>
              <w:rPr>
                <w:rFonts w:eastAsia="Times New Roman" w:cs="Times New Roman"/>
                <w:color w:val="FF0000"/>
                <w:sz w:val="20"/>
                <w:szCs w:val="20"/>
              </w:rPr>
            </w:pPr>
            <w:r w:rsidRPr="002716D7">
              <w:rPr>
                <w:rFonts w:eastAsia="Times New Roman" w:cs="Times New Roman"/>
                <w:color w:val="FF0000"/>
                <w:sz w:val="20"/>
                <w:szCs w:val="20"/>
              </w:rPr>
              <w:t>-21%</w:t>
            </w:r>
          </w:p>
        </w:tc>
      </w:tr>
      <w:tr w:rsidR="007A1438" w:rsidRPr="002716D7" w14:paraId="55256F86" w14:textId="77777777" w:rsidTr="00E354D4">
        <w:trPr>
          <w:trHeight w:val="292"/>
        </w:trPr>
        <w:tc>
          <w:tcPr>
            <w:tcW w:w="1438" w:type="dxa"/>
            <w:vMerge w:val="restart"/>
            <w:shd w:val="clear" w:color="auto" w:fill="auto"/>
            <w:vAlign w:val="center"/>
            <w:hideMark/>
          </w:tcPr>
          <w:p w14:paraId="27CA2A91"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Household type</w:t>
            </w:r>
          </w:p>
        </w:tc>
        <w:tc>
          <w:tcPr>
            <w:tcW w:w="2060" w:type="dxa"/>
            <w:shd w:val="clear" w:color="auto" w:fill="auto"/>
            <w:noWrap/>
            <w:vAlign w:val="bottom"/>
            <w:hideMark/>
          </w:tcPr>
          <w:p w14:paraId="11CFC163"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Couple-only</w:t>
            </w:r>
          </w:p>
        </w:tc>
        <w:tc>
          <w:tcPr>
            <w:tcW w:w="1020" w:type="dxa"/>
            <w:shd w:val="clear" w:color="auto" w:fill="auto"/>
            <w:noWrap/>
            <w:vAlign w:val="bottom"/>
            <w:hideMark/>
          </w:tcPr>
          <w:p w14:paraId="6A3ABC18"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1.4</w:t>
            </w:r>
          </w:p>
        </w:tc>
        <w:tc>
          <w:tcPr>
            <w:tcW w:w="1020" w:type="dxa"/>
            <w:shd w:val="clear" w:color="auto" w:fill="auto"/>
            <w:noWrap/>
            <w:vAlign w:val="bottom"/>
            <w:hideMark/>
          </w:tcPr>
          <w:p w14:paraId="6A4EC958"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1.4</w:t>
            </w:r>
          </w:p>
        </w:tc>
        <w:tc>
          <w:tcPr>
            <w:tcW w:w="1320" w:type="dxa"/>
            <w:shd w:val="clear" w:color="auto" w:fill="auto"/>
            <w:noWrap/>
            <w:vAlign w:val="bottom"/>
            <w:hideMark/>
          </w:tcPr>
          <w:p w14:paraId="6B8F32FF"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1.5</w:t>
            </w:r>
          </w:p>
        </w:tc>
        <w:tc>
          <w:tcPr>
            <w:tcW w:w="1425" w:type="dxa"/>
            <w:shd w:val="clear" w:color="auto" w:fill="auto"/>
            <w:noWrap/>
            <w:vAlign w:val="bottom"/>
            <w:hideMark/>
          </w:tcPr>
          <w:p w14:paraId="6FA44E67"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0%</w:t>
            </w:r>
          </w:p>
        </w:tc>
        <w:tc>
          <w:tcPr>
            <w:tcW w:w="1530" w:type="dxa"/>
            <w:shd w:val="clear" w:color="auto" w:fill="auto"/>
            <w:noWrap/>
            <w:vAlign w:val="bottom"/>
            <w:hideMark/>
          </w:tcPr>
          <w:p w14:paraId="0D60C9AB"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10%</w:t>
            </w:r>
          </w:p>
        </w:tc>
      </w:tr>
      <w:tr w:rsidR="007A1438" w:rsidRPr="002716D7" w14:paraId="708442C8" w14:textId="77777777" w:rsidTr="00E354D4">
        <w:trPr>
          <w:trHeight w:val="292"/>
        </w:trPr>
        <w:tc>
          <w:tcPr>
            <w:tcW w:w="1438" w:type="dxa"/>
            <w:vMerge/>
            <w:vAlign w:val="center"/>
            <w:hideMark/>
          </w:tcPr>
          <w:p w14:paraId="18344FAF"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29E1A48C"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One-person</w:t>
            </w:r>
          </w:p>
        </w:tc>
        <w:tc>
          <w:tcPr>
            <w:tcW w:w="1020" w:type="dxa"/>
            <w:shd w:val="clear" w:color="auto" w:fill="auto"/>
            <w:noWrap/>
            <w:vAlign w:val="bottom"/>
            <w:hideMark/>
          </w:tcPr>
          <w:p w14:paraId="50725CA2"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6.5</w:t>
            </w:r>
          </w:p>
        </w:tc>
        <w:tc>
          <w:tcPr>
            <w:tcW w:w="1020" w:type="dxa"/>
            <w:shd w:val="clear" w:color="auto" w:fill="auto"/>
            <w:noWrap/>
            <w:vAlign w:val="bottom"/>
            <w:hideMark/>
          </w:tcPr>
          <w:p w14:paraId="4E58A185"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5.9</w:t>
            </w:r>
          </w:p>
        </w:tc>
        <w:tc>
          <w:tcPr>
            <w:tcW w:w="1320" w:type="dxa"/>
            <w:shd w:val="clear" w:color="auto" w:fill="auto"/>
            <w:noWrap/>
            <w:vAlign w:val="bottom"/>
            <w:hideMark/>
          </w:tcPr>
          <w:p w14:paraId="39395005"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6.0</w:t>
            </w:r>
          </w:p>
        </w:tc>
        <w:tc>
          <w:tcPr>
            <w:tcW w:w="1425" w:type="dxa"/>
            <w:shd w:val="clear" w:color="auto" w:fill="auto"/>
            <w:noWrap/>
            <w:vAlign w:val="bottom"/>
            <w:hideMark/>
          </w:tcPr>
          <w:p w14:paraId="66BFAE73"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-9%</w:t>
            </w:r>
          </w:p>
        </w:tc>
        <w:tc>
          <w:tcPr>
            <w:tcW w:w="1530" w:type="dxa"/>
            <w:shd w:val="clear" w:color="auto" w:fill="auto"/>
            <w:noWrap/>
            <w:vAlign w:val="bottom"/>
            <w:hideMark/>
          </w:tcPr>
          <w:p w14:paraId="62945B6D"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-9%</w:t>
            </w:r>
          </w:p>
        </w:tc>
      </w:tr>
      <w:tr w:rsidR="007A1438" w:rsidRPr="002716D7" w14:paraId="0FE37903" w14:textId="77777777" w:rsidTr="00E354D4">
        <w:trPr>
          <w:trHeight w:val="292"/>
        </w:trPr>
        <w:tc>
          <w:tcPr>
            <w:tcW w:w="1438" w:type="dxa"/>
            <w:vMerge/>
            <w:vAlign w:val="center"/>
            <w:hideMark/>
          </w:tcPr>
          <w:p w14:paraId="1D02D8DC"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11464079"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Other</w:t>
            </w:r>
          </w:p>
        </w:tc>
        <w:tc>
          <w:tcPr>
            <w:tcW w:w="1020" w:type="dxa"/>
            <w:shd w:val="clear" w:color="auto" w:fill="auto"/>
            <w:noWrap/>
            <w:vAlign w:val="bottom"/>
            <w:hideMark/>
          </w:tcPr>
          <w:p w14:paraId="4F241F8C"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3.2</w:t>
            </w:r>
          </w:p>
        </w:tc>
        <w:tc>
          <w:tcPr>
            <w:tcW w:w="1020" w:type="dxa"/>
            <w:shd w:val="clear" w:color="auto" w:fill="auto"/>
            <w:noWrap/>
            <w:vAlign w:val="bottom"/>
            <w:hideMark/>
          </w:tcPr>
          <w:p w14:paraId="37DB238A"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2.8</w:t>
            </w:r>
          </w:p>
        </w:tc>
        <w:tc>
          <w:tcPr>
            <w:tcW w:w="1320" w:type="dxa"/>
            <w:shd w:val="clear" w:color="auto" w:fill="auto"/>
            <w:noWrap/>
            <w:vAlign w:val="bottom"/>
            <w:hideMark/>
          </w:tcPr>
          <w:p w14:paraId="6CEF2B43"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2.5</w:t>
            </w:r>
          </w:p>
        </w:tc>
        <w:tc>
          <w:tcPr>
            <w:tcW w:w="1425" w:type="dxa"/>
            <w:shd w:val="clear" w:color="auto" w:fill="auto"/>
            <w:noWrap/>
            <w:vAlign w:val="bottom"/>
            <w:hideMark/>
          </w:tcPr>
          <w:p w14:paraId="2E5BAA25"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-12%</w:t>
            </w:r>
          </w:p>
        </w:tc>
        <w:tc>
          <w:tcPr>
            <w:tcW w:w="1530" w:type="dxa"/>
            <w:shd w:val="clear" w:color="auto" w:fill="auto"/>
            <w:noWrap/>
            <w:vAlign w:val="bottom"/>
            <w:hideMark/>
          </w:tcPr>
          <w:p w14:paraId="0D9B0A36" w14:textId="77777777" w:rsidR="007A1438" w:rsidRPr="002716D7" w:rsidRDefault="007A1438" w:rsidP="00E354D4">
            <w:pPr>
              <w:spacing w:after="0" w:line="240" w:lineRule="auto"/>
              <w:jc w:val="right"/>
              <w:rPr>
                <w:rFonts w:eastAsia="Times New Roman" w:cs="Times New Roman"/>
                <w:color w:val="FF0000"/>
                <w:sz w:val="20"/>
                <w:szCs w:val="20"/>
              </w:rPr>
            </w:pPr>
            <w:r w:rsidRPr="002716D7">
              <w:rPr>
                <w:rFonts w:eastAsia="Times New Roman" w:cs="Times New Roman"/>
                <w:color w:val="FF0000"/>
                <w:sz w:val="20"/>
                <w:szCs w:val="20"/>
              </w:rPr>
              <w:t>-22%</w:t>
            </w:r>
          </w:p>
        </w:tc>
      </w:tr>
      <w:tr w:rsidR="007A1438" w:rsidRPr="002716D7" w14:paraId="47295A5F" w14:textId="77777777" w:rsidTr="00E354D4">
        <w:trPr>
          <w:trHeight w:val="292"/>
        </w:trPr>
        <w:tc>
          <w:tcPr>
            <w:tcW w:w="1438" w:type="dxa"/>
            <w:vMerge w:val="restart"/>
            <w:shd w:val="clear" w:color="auto" w:fill="D9D9D9" w:themeFill="background1" w:themeFillShade="D9"/>
            <w:vAlign w:val="center"/>
            <w:hideMark/>
          </w:tcPr>
          <w:p w14:paraId="24A60ED4"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Race</w:t>
            </w:r>
          </w:p>
        </w:tc>
        <w:tc>
          <w:tcPr>
            <w:tcW w:w="2060" w:type="dxa"/>
            <w:shd w:val="clear" w:color="auto" w:fill="D9D9D9" w:themeFill="background1" w:themeFillShade="D9"/>
            <w:noWrap/>
            <w:vAlign w:val="bottom"/>
            <w:hideMark/>
          </w:tcPr>
          <w:p w14:paraId="1193B156"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Nonwhite</w:t>
            </w:r>
          </w:p>
        </w:tc>
        <w:tc>
          <w:tcPr>
            <w:tcW w:w="1020" w:type="dxa"/>
            <w:shd w:val="clear" w:color="auto" w:fill="D9D9D9" w:themeFill="background1" w:themeFillShade="D9"/>
            <w:noWrap/>
            <w:vAlign w:val="bottom"/>
            <w:hideMark/>
          </w:tcPr>
          <w:p w14:paraId="6A06ED4E"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5.0</w:t>
            </w:r>
          </w:p>
        </w:tc>
        <w:tc>
          <w:tcPr>
            <w:tcW w:w="1020" w:type="dxa"/>
            <w:shd w:val="clear" w:color="auto" w:fill="D9D9D9" w:themeFill="background1" w:themeFillShade="D9"/>
            <w:noWrap/>
            <w:vAlign w:val="bottom"/>
            <w:hideMark/>
          </w:tcPr>
          <w:p w14:paraId="26CACAF7"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4.1</w:t>
            </w:r>
          </w:p>
        </w:tc>
        <w:tc>
          <w:tcPr>
            <w:tcW w:w="1320" w:type="dxa"/>
            <w:shd w:val="clear" w:color="auto" w:fill="D9D9D9" w:themeFill="background1" w:themeFillShade="D9"/>
            <w:noWrap/>
            <w:vAlign w:val="bottom"/>
            <w:hideMark/>
          </w:tcPr>
          <w:p w14:paraId="4CD92259"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4.5</w:t>
            </w:r>
          </w:p>
        </w:tc>
        <w:tc>
          <w:tcPr>
            <w:tcW w:w="1425" w:type="dxa"/>
            <w:shd w:val="clear" w:color="auto" w:fill="D9D9D9" w:themeFill="background1" w:themeFillShade="D9"/>
            <w:noWrap/>
            <w:vAlign w:val="bottom"/>
            <w:hideMark/>
          </w:tcPr>
          <w:p w14:paraId="41078826" w14:textId="77777777" w:rsidR="007A1438" w:rsidRPr="002716D7" w:rsidRDefault="007A1438" w:rsidP="00E354D4">
            <w:pPr>
              <w:spacing w:after="0" w:line="240" w:lineRule="auto"/>
              <w:jc w:val="right"/>
              <w:rPr>
                <w:rFonts w:eastAsia="Times New Roman" w:cs="Times New Roman"/>
                <w:color w:val="FF0000"/>
                <w:sz w:val="20"/>
                <w:szCs w:val="20"/>
              </w:rPr>
            </w:pPr>
            <w:r w:rsidRPr="002716D7">
              <w:rPr>
                <w:rFonts w:eastAsia="Times New Roman" w:cs="Times New Roman"/>
                <w:color w:val="FF0000"/>
                <w:sz w:val="20"/>
                <w:szCs w:val="20"/>
              </w:rPr>
              <w:t>-19%</w:t>
            </w:r>
          </w:p>
        </w:tc>
        <w:tc>
          <w:tcPr>
            <w:tcW w:w="1530" w:type="dxa"/>
            <w:shd w:val="clear" w:color="auto" w:fill="D9D9D9" w:themeFill="background1" w:themeFillShade="D9"/>
            <w:noWrap/>
            <w:vAlign w:val="bottom"/>
            <w:hideMark/>
          </w:tcPr>
          <w:p w14:paraId="58FEEF26"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-11%</w:t>
            </w:r>
          </w:p>
        </w:tc>
      </w:tr>
      <w:tr w:rsidR="007A1438" w:rsidRPr="002716D7" w14:paraId="0C9857CC" w14:textId="77777777" w:rsidTr="00E354D4">
        <w:trPr>
          <w:trHeight w:val="292"/>
        </w:trPr>
        <w:tc>
          <w:tcPr>
            <w:tcW w:w="1438" w:type="dxa"/>
            <w:vMerge/>
            <w:shd w:val="clear" w:color="auto" w:fill="D9D9D9" w:themeFill="background1" w:themeFillShade="D9"/>
            <w:vAlign w:val="center"/>
            <w:hideMark/>
          </w:tcPr>
          <w:p w14:paraId="187CD8FD"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D9D9D9" w:themeFill="background1" w:themeFillShade="D9"/>
            <w:noWrap/>
            <w:vAlign w:val="bottom"/>
            <w:hideMark/>
          </w:tcPr>
          <w:p w14:paraId="089D19A9"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White</w:t>
            </w:r>
          </w:p>
        </w:tc>
        <w:tc>
          <w:tcPr>
            <w:tcW w:w="1020" w:type="dxa"/>
            <w:shd w:val="clear" w:color="auto" w:fill="D9D9D9" w:themeFill="background1" w:themeFillShade="D9"/>
            <w:noWrap/>
            <w:vAlign w:val="bottom"/>
            <w:hideMark/>
          </w:tcPr>
          <w:p w14:paraId="0DEE2145"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2.6</w:t>
            </w:r>
          </w:p>
        </w:tc>
        <w:tc>
          <w:tcPr>
            <w:tcW w:w="1020" w:type="dxa"/>
            <w:shd w:val="clear" w:color="auto" w:fill="D9D9D9" w:themeFill="background1" w:themeFillShade="D9"/>
            <w:noWrap/>
            <w:vAlign w:val="bottom"/>
            <w:hideMark/>
          </w:tcPr>
          <w:p w14:paraId="037F0260"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2.4</w:t>
            </w:r>
          </w:p>
        </w:tc>
        <w:tc>
          <w:tcPr>
            <w:tcW w:w="1320" w:type="dxa"/>
            <w:shd w:val="clear" w:color="auto" w:fill="D9D9D9" w:themeFill="background1" w:themeFillShade="D9"/>
            <w:noWrap/>
            <w:vAlign w:val="bottom"/>
            <w:hideMark/>
          </w:tcPr>
          <w:p w14:paraId="3A8ADA18"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2.2</w:t>
            </w:r>
          </w:p>
        </w:tc>
        <w:tc>
          <w:tcPr>
            <w:tcW w:w="1425" w:type="dxa"/>
            <w:shd w:val="clear" w:color="auto" w:fill="D9D9D9" w:themeFill="background1" w:themeFillShade="D9"/>
            <w:noWrap/>
            <w:vAlign w:val="bottom"/>
            <w:hideMark/>
          </w:tcPr>
          <w:p w14:paraId="7BDD8D8D"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-8%</w:t>
            </w:r>
          </w:p>
        </w:tc>
        <w:tc>
          <w:tcPr>
            <w:tcW w:w="1530" w:type="dxa"/>
            <w:shd w:val="clear" w:color="auto" w:fill="D9D9D9" w:themeFill="background1" w:themeFillShade="D9"/>
            <w:noWrap/>
            <w:vAlign w:val="bottom"/>
            <w:hideMark/>
          </w:tcPr>
          <w:p w14:paraId="7D8C5B52"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-13%</w:t>
            </w:r>
          </w:p>
        </w:tc>
      </w:tr>
      <w:tr w:rsidR="007A1438" w:rsidRPr="002716D7" w14:paraId="5C805C53" w14:textId="77777777" w:rsidTr="00E354D4">
        <w:trPr>
          <w:trHeight w:val="292"/>
        </w:trPr>
        <w:tc>
          <w:tcPr>
            <w:tcW w:w="1438" w:type="dxa"/>
            <w:vMerge w:val="restart"/>
            <w:shd w:val="clear" w:color="auto" w:fill="auto"/>
            <w:vAlign w:val="center"/>
            <w:hideMark/>
          </w:tcPr>
          <w:p w14:paraId="4B6CDC17"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Education</w:t>
            </w:r>
          </w:p>
        </w:tc>
        <w:tc>
          <w:tcPr>
            <w:tcW w:w="2060" w:type="dxa"/>
            <w:shd w:val="clear" w:color="auto" w:fill="auto"/>
            <w:noWrap/>
            <w:vAlign w:val="bottom"/>
            <w:hideMark/>
          </w:tcPr>
          <w:p w14:paraId="2A4433ED"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Less than</w:t>
            </w:r>
            <w:r>
              <w:rPr>
                <w:rFonts w:eastAsia="Times New Roman" w:cs="Times New Roman"/>
                <w:color w:val="000000"/>
                <w:sz w:val="20"/>
                <w:szCs w:val="20"/>
              </w:rPr>
              <w:t xml:space="preserve"> high school</w:t>
            </w:r>
          </w:p>
        </w:tc>
        <w:tc>
          <w:tcPr>
            <w:tcW w:w="1020" w:type="dxa"/>
            <w:shd w:val="clear" w:color="auto" w:fill="auto"/>
            <w:noWrap/>
            <w:vAlign w:val="bottom"/>
            <w:hideMark/>
          </w:tcPr>
          <w:p w14:paraId="1588CF36"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8.6</w:t>
            </w:r>
          </w:p>
        </w:tc>
        <w:tc>
          <w:tcPr>
            <w:tcW w:w="1020" w:type="dxa"/>
            <w:shd w:val="clear" w:color="auto" w:fill="auto"/>
            <w:noWrap/>
            <w:vAlign w:val="bottom"/>
            <w:hideMark/>
          </w:tcPr>
          <w:p w14:paraId="3C82025D"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7.0</w:t>
            </w:r>
          </w:p>
        </w:tc>
        <w:tc>
          <w:tcPr>
            <w:tcW w:w="1320" w:type="dxa"/>
            <w:shd w:val="clear" w:color="auto" w:fill="auto"/>
            <w:noWrap/>
            <w:vAlign w:val="bottom"/>
            <w:hideMark/>
          </w:tcPr>
          <w:p w14:paraId="62A18904"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7.2</w:t>
            </w:r>
          </w:p>
        </w:tc>
        <w:tc>
          <w:tcPr>
            <w:tcW w:w="1425" w:type="dxa"/>
            <w:shd w:val="clear" w:color="auto" w:fill="auto"/>
            <w:noWrap/>
            <w:vAlign w:val="bottom"/>
            <w:hideMark/>
          </w:tcPr>
          <w:p w14:paraId="6A12597C" w14:textId="77777777" w:rsidR="007A1438" w:rsidRPr="002716D7" w:rsidRDefault="007A1438" w:rsidP="00E354D4">
            <w:pPr>
              <w:spacing w:after="0" w:line="240" w:lineRule="auto"/>
              <w:jc w:val="right"/>
              <w:rPr>
                <w:rFonts w:eastAsia="Times New Roman" w:cs="Times New Roman"/>
                <w:color w:val="FF0000"/>
                <w:sz w:val="20"/>
                <w:szCs w:val="20"/>
              </w:rPr>
            </w:pPr>
            <w:r w:rsidRPr="002716D7">
              <w:rPr>
                <w:rFonts w:eastAsia="Times New Roman" w:cs="Times New Roman"/>
                <w:color w:val="FF0000"/>
                <w:sz w:val="20"/>
                <w:szCs w:val="20"/>
              </w:rPr>
              <w:t>-18%</w:t>
            </w:r>
          </w:p>
        </w:tc>
        <w:tc>
          <w:tcPr>
            <w:tcW w:w="1530" w:type="dxa"/>
            <w:shd w:val="clear" w:color="auto" w:fill="auto"/>
            <w:noWrap/>
            <w:vAlign w:val="bottom"/>
            <w:hideMark/>
          </w:tcPr>
          <w:p w14:paraId="5CFFCDA0" w14:textId="77777777" w:rsidR="007A1438" w:rsidRPr="002716D7" w:rsidRDefault="007A1438" w:rsidP="00E354D4">
            <w:pPr>
              <w:spacing w:after="0" w:line="240" w:lineRule="auto"/>
              <w:jc w:val="right"/>
              <w:rPr>
                <w:rFonts w:eastAsia="Times New Roman" w:cs="Times New Roman"/>
                <w:color w:val="FF0000"/>
                <w:sz w:val="20"/>
                <w:szCs w:val="20"/>
              </w:rPr>
            </w:pPr>
            <w:r w:rsidRPr="002716D7">
              <w:rPr>
                <w:rFonts w:eastAsia="Times New Roman" w:cs="Times New Roman"/>
                <w:color w:val="FF0000"/>
                <w:sz w:val="20"/>
                <w:szCs w:val="20"/>
              </w:rPr>
              <w:t>-16%</w:t>
            </w:r>
          </w:p>
        </w:tc>
      </w:tr>
      <w:tr w:rsidR="007A1438" w:rsidRPr="002716D7" w14:paraId="08EE9853" w14:textId="77777777" w:rsidTr="00E354D4">
        <w:trPr>
          <w:trHeight w:val="292"/>
        </w:trPr>
        <w:tc>
          <w:tcPr>
            <w:tcW w:w="1438" w:type="dxa"/>
            <w:vMerge/>
            <w:vAlign w:val="center"/>
            <w:hideMark/>
          </w:tcPr>
          <w:p w14:paraId="4362B6E4"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3D0F2165"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H</w:t>
            </w:r>
            <w:r>
              <w:rPr>
                <w:rFonts w:eastAsia="Times New Roman" w:cs="Times New Roman"/>
                <w:color w:val="000000"/>
                <w:sz w:val="20"/>
                <w:szCs w:val="20"/>
              </w:rPr>
              <w:t>igh school</w:t>
            </w:r>
          </w:p>
        </w:tc>
        <w:tc>
          <w:tcPr>
            <w:tcW w:w="1020" w:type="dxa"/>
            <w:shd w:val="clear" w:color="auto" w:fill="auto"/>
            <w:noWrap/>
            <w:vAlign w:val="bottom"/>
            <w:hideMark/>
          </w:tcPr>
          <w:p w14:paraId="0880EDFF"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3.4</w:t>
            </w:r>
          </w:p>
        </w:tc>
        <w:tc>
          <w:tcPr>
            <w:tcW w:w="1020" w:type="dxa"/>
            <w:shd w:val="clear" w:color="auto" w:fill="auto"/>
            <w:noWrap/>
            <w:vAlign w:val="bottom"/>
            <w:hideMark/>
          </w:tcPr>
          <w:p w14:paraId="5536FBFE"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3.5</w:t>
            </w:r>
          </w:p>
        </w:tc>
        <w:tc>
          <w:tcPr>
            <w:tcW w:w="1320" w:type="dxa"/>
            <w:shd w:val="clear" w:color="auto" w:fill="auto"/>
            <w:noWrap/>
            <w:vAlign w:val="bottom"/>
            <w:hideMark/>
          </w:tcPr>
          <w:p w14:paraId="396E2D7E"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3.2</w:t>
            </w:r>
          </w:p>
        </w:tc>
        <w:tc>
          <w:tcPr>
            <w:tcW w:w="1425" w:type="dxa"/>
            <w:shd w:val="clear" w:color="auto" w:fill="auto"/>
            <w:noWrap/>
            <w:vAlign w:val="bottom"/>
            <w:hideMark/>
          </w:tcPr>
          <w:p w14:paraId="52D41C08"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4%</w:t>
            </w:r>
          </w:p>
        </w:tc>
        <w:tc>
          <w:tcPr>
            <w:tcW w:w="1530" w:type="dxa"/>
            <w:shd w:val="clear" w:color="auto" w:fill="auto"/>
            <w:noWrap/>
            <w:vAlign w:val="bottom"/>
            <w:hideMark/>
          </w:tcPr>
          <w:p w14:paraId="2E442FE8"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-6%</w:t>
            </w:r>
          </w:p>
        </w:tc>
      </w:tr>
      <w:tr w:rsidR="007A1438" w:rsidRPr="002716D7" w14:paraId="348A9BBB" w14:textId="77777777" w:rsidTr="00E354D4">
        <w:trPr>
          <w:trHeight w:val="292"/>
        </w:trPr>
        <w:tc>
          <w:tcPr>
            <w:tcW w:w="1438" w:type="dxa"/>
            <w:vMerge/>
            <w:vAlign w:val="center"/>
            <w:hideMark/>
          </w:tcPr>
          <w:p w14:paraId="44564EBE"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3E179768"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Some college</w:t>
            </w:r>
          </w:p>
        </w:tc>
        <w:tc>
          <w:tcPr>
            <w:tcW w:w="1020" w:type="dxa"/>
            <w:shd w:val="clear" w:color="auto" w:fill="auto"/>
            <w:noWrap/>
            <w:vAlign w:val="bottom"/>
            <w:hideMark/>
          </w:tcPr>
          <w:p w14:paraId="2A183617"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2.5</w:t>
            </w:r>
          </w:p>
        </w:tc>
        <w:tc>
          <w:tcPr>
            <w:tcW w:w="1020" w:type="dxa"/>
            <w:shd w:val="clear" w:color="auto" w:fill="auto"/>
            <w:noWrap/>
            <w:vAlign w:val="bottom"/>
            <w:hideMark/>
          </w:tcPr>
          <w:p w14:paraId="7DDFEADE"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2.2</w:t>
            </w:r>
          </w:p>
        </w:tc>
        <w:tc>
          <w:tcPr>
            <w:tcW w:w="1320" w:type="dxa"/>
            <w:shd w:val="clear" w:color="auto" w:fill="auto"/>
            <w:noWrap/>
            <w:vAlign w:val="bottom"/>
            <w:hideMark/>
          </w:tcPr>
          <w:p w14:paraId="124230AD"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2.4</w:t>
            </w:r>
          </w:p>
        </w:tc>
        <w:tc>
          <w:tcPr>
            <w:tcW w:w="1425" w:type="dxa"/>
            <w:shd w:val="clear" w:color="auto" w:fill="auto"/>
            <w:noWrap/>
            <w:vAlign w:val="bottom"/>
            <w:hideMark/>
          </w:tcPr>
          <w:p w14:paraId="1052113A"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-13%</w:t>
            </w:r>
          </w:p>
        </w:tc>
        <w:tc>
          <w:tcPr>
            <w:tcW w:w="1530" w:type="dxa"/>
            <w:shd w:val="clear" w:color="auto" w:fill="auto"/>
            <w:noWrap/>
            <w:vAlign w:val="bottom"/>
            <w:hideMark/>
          </w:tcPr>
          <w:p w14:paraId="376B9046"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w:t>
            </w:r>
          </w:p>
        </w:tc>
      </w:tr>
      <w:tr w:rsidR="007A1438" w:rsidRPr="002716D7" w14:paraId="507DD1D3" w14:textId="77777777" w:rsidTr="00E354D4">
        <w:trPr>
          <w:trHeight w:val="292"/>
        </w:trPr>
        <w:tc>
          <w:tcPr>
            <w:tcW w:w="1438" w:type="dxa"/>
            <w:vMerge/>
            <w:vAlign w:val="center"/>
            <w:hideMark/>
          </w:tcPr>
          <w:p w14:paraId="448527A8"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434F1FE3"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College</w:t>
            </w:r>
          </w:p>
        </w:tc>
        <w:tc>
          <w:tcPr>
            <w:tcW w:w="1020" w:type="dxa"/>
            <w:shd w:val="clear" w:color="auto" w:fill="auto"/>
            <w:noWrap/>
            <w:vAlign w:val="bottom"/>
            <w:hideMark/>
          </w:tcPr>
          <w:p w14:paraId="4D8728B9"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1.3</w:t>
            </w:r>
          </w:p>
        </w:tc>
        <w:tc>
          <w:tcPr>
            <w:tcW w:w="1020" w:type="dxa"/>
            <w:shd w:val="clear" w:color="auto" w:fill="auto"/>
            <w:noWrap/>
            <w:vAlign w:val="bottom"/>
            <w:hideMark/>
          </w:tcPr>
          <w:p w14:paraId="55321234"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1.5</w:t>
            </w:r>
          </w:p>
        </w:tc>
        <w:tc>
          <w:tcPr>
            <w:tcW w:w="1320" w:type="dxa"/>
            <w:shd w:val="clear" w:color="auto" w:fill="auto"/>
            <w:noWrap/>
            <w:vAlign w:val="bottom"/>
            <w:hideMark/>
          </w:tcPr>
          <w:p w14:paraId="7CF13C4A"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1.5</w:t>
            </w:r>
          </w:p>
        </w:tc>
        <w:tc>
          <w:tcPr>
            <w:tcW w:w="1425" w:type="dxa"/>
            <w:shd w:val="clear" w:color="auto" w:fill="auto"/>
            <w:noWrap/>
            <w:vAlign w:val="bottom"/>
            <w:hideMark/>
          </w:tcPr>
          <w:p w14:paraId="4DA2D632" w14:textId="77777777" w:rsidR="007A1438" w:rsidRPr="002716D7" w:rsidRDefault="007A1438" w:rsidP="00E354D4">
            <w:pPr>
              <w:spacing w:after="0" w:line="240" w:lineRule="auto"/>
              <w:jc w:val="right"/>
              <w:rPr>
                <w:rFonts w:eastAsia="Times New Roman" w:cs="Times New Roman"/>
                <w:color w:val="FF0000"/>
                <w:sz w:val="20"/>
                <w:szCs w:val="20"/>
              </w:rPr>
            </w:pPr>
            <w:r w:rsidRPr="002716D7">
              <w:rPr>
                <w:rFonts w:eastAsia="Times New Roman" w:cs="Times New Roman"/>
                <w:color w:val="FF0000"/>
                <w:sz w:val="20"/>
                <w:szCs w:val="20"/>
              </w:rPr>
              <w:t>20%</w:t>
            </w:r>
          </w:p>
        </w:tc>
        <w:tc>
          <w:tcPr>
            <w:tcW w:w="1530" w:type="dxa"/>
            <w:shd w:val="clear" w:color="auto" w:fill="auto"/>
            <w:noWrap/>
            <w:vAlign w:val="bottom"/>
            <w:hideMark/>
          </w:tcPr>
          <w:p w14:paraId="7B002AFB" w14:textId="77777777" w:rsidR="007A1438" w:rsidRPr="002716D7" w:rsidRDefault="007A1438" w:rsidP="00E354D4">
            <w:pPr>
              <w:spacing w:after="0" w:line="240" w:lineRule="auto"/>
              <w:jc w:val="right"/>
              <w:rPr>
                <w:rFonts w:eastAsia="Times New Roman" w:cs="Times New Roman"/>
                <w:color w:val="FF0000"/>
                <w:sz w:val="20"/>
                <w:szCs w:val="20"/>
              </w:rPr>
            </w:pPr>
            <w:r w:rsidRPr="002716D7">
              <w:rPr>
                <w:rFonts w:eastAsia="Times New Roman" w:cs="Times New Roman"/>
                <w:color w:val="FF0000"/>
                <w:sz w:val="20"/>
                <w:szCs w:val="20"/>
              </w:rPr>
              <w:t>20%</w:t>
            </w:r>
          </w:p>
        </w:tc>
      </w:tr>
      <w:tr w:rsidR="007A1438" w:rsidRPr="002716D7" w14:paraId="448BAA20" w14:textId="77777777" w:rsidTr="00E354D4">
        <w:trPr>
          <w:trHeight w:val="292"/>
        </w:trPr>
        <w:tc>
          <w:tcPr>
            <w:tcW w:w="1438" w:type="dxa"/>
            <w:vMerge w:val="restart"/>
            <w:shd w:val="clear" w:color="auto" w:fill="D9D9D9" w:themeFill="background1" w:themeFillShade="D9"/>
            <w:vAlign w:val="center"/>
            <w:hideMark/>
          </w:tcPr>
          <w:p w14:paraId="05E76233"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Tenure</w:t>
            </w:r>
          </w:p>
        </w:tc>
        <w:tc>
          <w:tcPr>
            <w:tcW w:w="2060" w:type="dxa"/>
            <w:shd w:val="clear" w:color="auto" w:fill="D9D9D9" w:themeFill="background1" w:themeFillShade="D9"/>
            <w:noWrap/>
            <w:vAlign w:val="bottom"/>
            <w:hideMark/>
          </w:tcPr>
          <w:p w14:paraId="18AEEA23"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Renter</w:t>
            </w:r>
          </w:p>
        </w:tc>
        <w:tc>
          <w:tcPr>
            <w:tcW w:w="1020" w:type="dxa"/>
            <w:shd w:val="clear" w:color="auto" w:fill="D9D9D9" w:themeFill="background1" w:themeFillShade="D9"/>
            <w:noWrap/>
            <w:vAlign w:val="bottom"/>
            <w:hideMark/>
          </w:tcPr>
          <w:p w14:paraId="09590F9E"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5.8</w:t>
            </w:r>
          </w:p>
        </w:tc>
        <w:tc>
          <w:tcPr>
            <w:tcW w:w="1020" w:type="dxa"/>
            <w:shd w:val="clear" w:color="auto" w:fill="D9D9D9" w:themeFill="background1" w:themeFillShade="D9"/>
            <w:noWrap/>
            <w:vAlign w:val="bottom"/>
            <w:hideMark/>
          </w:tcPr>
          <w:p w14:paraId="38B8DE24"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5.5</w:t>
            </w:r>
          </w:p>
        </w:tc>
        <w:tc>
          <w:tcPr>
            <w:tcW w:w="1320" w:type="dxa"/>
            <w:shd w:val="clear" w:color="auto" w:fill="D9D9D9" w:themeFill="background1" w:themeFillShade="D9"/>
            <w:noWrap/>
            <w:vAlign w:val="bottom"/>
            <w:hideMark/>
          </w:tcPr>
          <w:p w14:paraId="272ED855"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5.6</w:t>
            </w:r>
          </w:p>
        </w:tc>
        <w:tc>
          <w:tcPr>
            <w:tcW w:w="1425" w:type="dxa"/>
            <w:shd w:val="clear" w:color="auto" w:fill="D9D9D9" w:themeFill="background1" w:themeFillShade="D9"/>
            <w:noWrap/>
            <w:vAlign w:val="bottom"/>
            <w:hideMark/>
          </w:tcPr>
          <w:p w14:paraId="4B2DF2C5"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-6%</w:t>
            </w:r>
          </w:p>
        </w:tc>
        <w:tc>
          <w:tcPr>
            <w:tcW w:w="1530" w:type="dxa"/>
            <w:shd w:val="clear" w:color="auto" w:fill="D9D9D9" w:themeFill="background1" w:themeFillShade="D9"/>
            <w:noWrap/>
            <w:vAlign w:val="bottom"/>
            <w:hideMark/>
          </w:tcPr>
          <w:p w14:paraId="3CC74AC1"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w:t>
            </w:r>
          </w:p>
        </w:tc>
      </w:tr>
      <w:tr w:rsidR="007A1438" w:rsidRPr="002716D7" w14:paraId="11EF4D18" w14:textId="77777777" w:rsidTr="00E354D4">
        <w:trPr>
          <w:trHeight w:val="292"/>
        </w:trPr>
        <w:tc>
          <w:tcPr>
            <w:tcW w:w="1438" w:type="dxa"/>
            <w:vMerge/>
            <w:shd w:val="clear" w:color="auto" w:fill="D9D9D9" w:themeFill="background1" w:themeFillShade="D9"/>
            <w:vAlign w:val="center"/>
            <w:hideMark/>
          </w:tcPr>
          <w:p w14:paraId="3D0A6990"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D9D9D9" w:themeFill="background1" w:themeFillShade="D9"/>
            <w:noWrap/>
            <w:vAlign w:val="bottom"/>
            <w:hideMark/>
          </w:tcPr>
          <w:p w14:paraId="53808E48"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Owner</w:t>
            </w:r>
          </w:p>
        </w:tc>
        <w:tc>
          <w:tcPr>
            <w:tcW w:w="1020" w:type="dxa"/>
            <w:shd w:val="clear" w:color="auto" w:fill="D9D9D9" w:themeFill="background1" w:themeFillShade="D9"/>
            <w:noWrap/>
            <w:vAlign w:val="bottom"/>
            <w:hideMark/>
          </w:tcPr>
          <w:p w14:paraId="05DF3940"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2.1</w:t>
            </w:r>
          </w:p>
        </w:tc>
        <w:tc>
          <w:tcPr>
            <w:tcW w:w="1020" w:type="dxa"/>
            <w:shd w:val="clear" w:color="auto" w:fill="D9D9D9" w:themeFill="background1" w:themeFillShade="D9"/>
            <w:noWrap/>
            <w:vAlign w:val="bottom"/>
            <w:hideMark/>
          </w:tcPr>
          <w:p w14:paraId="5FA3FE9A"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2.1</w:t>
            </w:r>
          </w:p>
        </w:tc>
        <w:tc>
          <w:tcPr>
            <w:tcW w:w="1320" w:type="dxa"/>
            <w:shd w:val="clear" w:color="auto" w:fill="D9D9D9" w:themeFill="background1" w:themeFillShade="D9"/>
            <w:noWrap/>
            <w:vAlign w:val="bottom"/>
            <w:hideMark/>
          </w:tcPr>
          <w:p w14:paraId="316B362F"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2.1</w:t>
            </w:r>
          </w:p>
        </w:tc>
        <w:tc>
          <w:tcPr>
            <w:tcW w:w="1425" w:type="dxa"/>
            <w:shd w:val="clear" w:color="auto" w:fill="D9D9D9" w:themeFill="background1" w:themeFillShade="D9"/>
            <w:noWrap/>
            <w:vAlign w:val="bottom"/>
            <w:hideMark/>
          </w:tcPr>
          <w:p w14:paraId="790A738D"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w:t>
            </w:r>
          </w:p>
        </w:tc>
        <w:tc>
          <w:tcPr>
            <w:tcW w:w="1530" w:type="dxa"/>
            <w:shd w:val="clear" w:color="auto" w:fill="D9D9D9" w:themeFill="background1" w:themeFillShade="D9"/>
            <w:noWrap/>
            <w:vAlign w:val="bottom"/>
            <w:hideMark/>
          </w:tcPr>
          <w:p w14:paraId="20FFD732"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w:t>
            </w:r>
          </w:p>
        </w:tc>
      </w:tr>
      <w:tr w:rsidR="007A1438" w:rsidRPr="002716D7" w14:paraId="3165BA5A" w14:textId="77777777" w:rsidTr="00E354D4">
        <w:trPr>
          <w:trHeight w:val="292"/>
        </w:trPr>
        <w:tc>
          <w:tcPr>
            <w:tcW w:w="1438" w:type="dxa"/>
            <w:vMerge w:val="restart"/>
            <w:shd w:val="clear" w:color="auto" w:fill="auto"/>
            <w:noWrap/>
            <w:vAlign w:val="center"/>
            <w:hideMark/>
          </w:tcPr>
          <w:p w14:paraId="246D407A"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Division</w:t>
            </w:r>
          </w:p>
        </w:tc>
        <w:tc>
          <w:tcPr>
            <w:tcW w:w="2060" w:type="dxa"/>
            <w:shd w:val="clear" w:color="auto" w:fill="auto"/>
            <w:noWrap/>
            <w:vAlign w:val="bottom"/>
            <w:hideMark/>
          </w:tcPr>
          <w:p w14:paraId="0E4F48FD"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New England</w:t>
            </w:r>
          </w:p>
        </w:tc>
        <w:tc>
          <w:tcPr>
            <w:tcW w:w="1020" w:type="dxa"/>
            <w:shd w:val="clear" w:color="auto" w:fill="auto"/>
            <w:noWrap/>
            <w:vAlign w:val="bottom"/>
            <w:hideMark/>
          </w:tcPr>
          <w:p w14:paraId="12AFBC06"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2.1</w:t>
            </w:r>
          </w:p>
        </w:tc>
        <w:tc>
          <w:tcPr>
            <w:tcW w:w="1020" w:type="dxa"/>
            <w:shd w:val="clear" w:color="auto" w:fill="auto"/>
            <w:noWrap/>
            <w:vAlign w:val="bottom"/>
            <w:hideMark/>
          </w:tcPr>
          <w:p w14:paraId="7ACCE8CD"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2.2</w:t>
            </w:r>
          </w:p>
        </w:tc>
        <w:tc>
          <w:tcPr>
            <w:tcW w:w="1320" w:type="dxa"/>
            <w:shd w:val="clear" w:color="auto" w:fill="auto"/>
            <w:noWrap/>
            <w:vAlign w:val="bottom"/>
            <w:hideMark/>
          </w:tcPr>
          <w:p w14:paraId="220BEA46"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1.9</w:t>
            </w:r>
          </w:p>
        </w:tc>
        <w:tc>
          <w:tcPr>
            <w:tcW w:w="1425" w:type="dxa"/>
            <w:shd w:val="clear" w:color="auto" w:fill="auto"/>
            <w:noWrap/>
            <w:vAlign w:val="bottom"/>
            <w:hideMark/>
          </w:tcPr>
          <w:p w14:paraId="3E274530"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8%</w:t>
            </w:r>
          </w:p>
        </w:tc>
        <w:tc>
          <w:tcPr>
            <w:tcW w:w="1530" w:type="dxa"/>
            <w:shd w:val="clear" w:color="auto" w:fill="auto"/>
            <w:noWrap/>
            <w:vAlign w:val="bottom"/>
            <w:hideMark/>
          </w:tcPr>
          <w:p w14:paraId="03962067"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-7%</w:t>
            </w:r>
          </w:p>
        </w:tc>
      </w:tr>
      <w:tr w:rsidR="007A1438" w:rsidRPr="002716D7" w14:paraId="7EBA397D" w14:textId="77777777" w:rsidTr="00E354D4">
        <w:trPr>
          <w:trHeight w:val="292"/>
        </w:trPr>
        <w:tc>
          <w:tcPr>
            <w:tcW w:w="1438" w:type="dxa"/>
            <w:vMerge/>
            <w:vAlign w:val="center"/>
            <w:hideMark/>
          </w:tcPr>
          <w:p w14:paraId="26AAEB9C"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061D7C25" w14:textId="5E508438"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Mid</w:t>
            </w:r>
            <w:r w:rsidR="004C29FD">
              <w:rPr>
                <w:rFonts w:eastAsia="Times New Roman" w:cs="Times New Roman"/>
                <w:color w:val="000000"/>
                <w:sz w:val="20"/>
                <w:szCs w:val="20"/>
              </w:rPr>
              <w:t>-</w:t>
            </w:r>
            <w:r w:rsidRPr="002716D7">
              <w:rPr>
                <w:rFonts w:eastAsia="Times New Roman" w:cs="Times New Roman"/>
                <w:color w:val="000000"/>
                <w:sz w:val="20"/>
                <w:szCs w:val="20"/>
              </w:rPr>
              <w:t>Atlantic</w:t>
            </w:r>
          </w:p>
        </w:tc>
        <w:tc>
          <w:tcPr>
            <w:tcW w:w="1020" w:type="dxa"/>
            <w:shd w:val="clear" w:color="auto" w:fill="auto"/>
            <w:noWrap/>
            <w:vAlign w:val="bottom"/>
            <w:hideMark/>
          </w:tcPr>
          <w:p w14:paraId="34303AF5"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3.3</w:t>
            </w:r>
          </w:p>
        </w:tc>
        <w:tc>
          <w:tcPr>
            <w:tcW w:w="1020" w:type="dxa"/>
            <w:shd w:val="clear" w:color="auto" w:fill="auto"/>
            <w:noWrap/>
            <w:vAlign w:val="bottom"/>
            <w:hideMark/>
          </w:tcPr>
          <w:p w14:paraId="3952A697"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2.7</w:t>
            </w:r>
          </w:p>
        </w:tc>
        <w:tc>
          <w:tcPr>
            <w:tcW w:w="1320" w:type="dxa"/>
            <w:shd w:val="clear" w:color="auto" w:fill="auto"/>
            <w:noWrap/>
            <w:vAlign w:val="bottom"/>
            <w:hideMark/>
          </w:tcPr>
          <w:p w14:paraId="32CDC3AD"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3.0</w:t>
            </w:r>
          </w:p>
        </w:tc>
        <w:tc>
          <w:tcPr>
            <w:tcW w:w="1425" w:type="dxa"/>
            <w:shd w:val="clear" w:color="auto" w:fill="auto"/>
            <w:noWrap/>
            <w:vAlign w:val="bottom"/>
            <w:hideMark/>
          </w:tcPr>
          <w:p w14:paraId="1AD88F01" w14:textId="77777777" w:rsidR="007A1438" w:rsidRPr="002716D7" w:rsidRDefault="007A1438" w:rsidP="00E354D4">
            <w:pPr>
              <w:spacing w:after="0" w:line="240" w:lineRule="auto"/>
              <w:jc w:val="right"/>
              <w:rPr>
                <w:rFonts w:eastAsia="Times New Roman" w:cs="Times New Roman"/>
                <w:color w:val="FF0000"/>
                <w:sz w:val="20"/>
                <w:szCs w:val="20"/>
              </w:rPr>
            </w:pPr>
            <w:r w:rsidRPr="002716D7">
              <w:rPr>
                <w:rFonts w:eastAsia="Times New Roman" w:cs="Times New Roman"/>
                <w:color w:val="FF0000"/>
                <w:sz w:val="20"/>
                <w:szCs w:val="20"/>
              </w:rPr>
              <w:t>-18%</w:t>
            </w:r>
          </w:p>
        </w:tc>
        <w:tc>
          <w:tcPr>
            <w:tcW w:w="1530" w:type="dxa"/>
            <w:shd w:val="clear" w:color="auto" w:fill="auto"/>
            <w:noWrap/>
            <w:vAlign w:val="bottom"/>
            <w:hideMark/>
          </w:tcPr>
          <w:p w14:paraId="00F2D3F6"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-9%</w:t>
            </w:r>
          </w:p>
        </w:tc>
      </w:tr>
      <w:tr w:rsidR="007A1438" w:rsidRPr="002716D7" w14:paraId="74D85A79" w14:textId="77777777" w:rsidTr="00E354D4">
        <w:trPr>
          <w:trHeight w:val="292"/>
        </w:trPr>
        <w:tc>
          <w:tcPr>
            <w:tcW w:w="1438" w:type="dxa"/>
            <w:vMerge/>
            <w:vAlign w:val="center"/>
            <w:hideMark/>
          </w:tcPr>
          <w:p w14:paraId="493C684C"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2D7A029A"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East North Central</w:t>
            </w:r>
          </w:p>
        </w:tc>
        <w:tc>
          <w:tcPr>
            <w:tcW w:w="1020" w:type="dxa"/>
            <w:shd w:val="clear" w:color="auto" w:fill="auto"/>
            <w:noWrap/>
            <w:vAlign w:val="bottom"/>
            <w:hideMark/>
          </w:tcPr>
          <w:p w14:paraId="3CC2A35D"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3.1</w:t>
            </w:r>
          </w:p>
        </w:tc>
        <w:tc>
          <w:tcPr>
            <w:tcW w:w="1020" w:type="dxa"/>
            <w:shd w:val="clear" w:color="auto" w:fill="auto"/>
            <w:noWrap/>
            <w:vAlign w:val="bottom"/>
            <w:hideMark/>
          </w:tcPr>
          <w:p w14:paraId="12020353"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3.1</w:t>
            </w:r>
          </w:p>
        </w:tc>
        <w:tc>
          <w:tcPr>
            <w:tcW w:w="1320" w:type="dxa"/>
            <w:shd w:val="clear" w:color="auto" w:fill="auto"/>
            <w:noWrap/>
            <w:vAlign w:val="bottom"/>
            <w:hideMark/>
          </w:tcPr>
          <w:p w14:paraId="72464723"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2.7</w:t>
            </w:r>
          </w:p>
        </w:tc>
        <w:tc>
          <w:tcPr>
            <w:tcW w:w="1425" w:type="dxa"/>
            <w:shd w:val="clear" w:color="auto" w:fill="auto"/>
            <w:noWrap/>
            <w:vAlign w:val="bottom"/>
            <w:hideMark/>
          </w:tcPr>
          <w:p w14:paraId="0D240E91"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w:t>
            </w:r>
          </w:p>
        </w:tc>
        <w:tc>
          <w:tcPr>
            <w:tcW w:w="1530" w:type="dxa"/>
            <w:shd w:val="clear" w:color="auto" w:fill="auto"/>
            <w:noWrap/>
            <w:vAlign w:val="bottom"/>
            <w:hideMark/>
          </w:tcPr>
          <w:p w14:paraId="3B4F861A"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-13%</w:t>
            </w:r>
          </w:p>
        </w:tc>
      </w:tr>
      <w:tr w:rsidR="007A1438" w:rsidRPr="002716D7" w14:paraId="7709D86F" w14:textId="77777777" w:rsidTr="00E354D4">
        <w:trPr>
          <w:trHeight w:val="292"/>
        </w:trPr>
        <w:tc>
          <w:tcPr>
            <w:tcW w:w="1438" w:type="dxa"/>
            <w:vMerge/>
            <w:vAlign w:val="center"/>
            <w:hideMark/>
          </w:tcPr>
          <w:p w14:paraId="2B13DBA7"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33DE6DB6"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West North Central</w:t>
            </w:r>
          </w:p>
        </w:tc>
        <w:tc>
          <w:tcPr>
            <w:tcW w:w="1020" w:type="dxa"/>
            <w:shd w:val="clear" w:color="auto" w:fill="auto"/>
            <w:noWrap/>
            <w:vAlign w:val="bottom"/>
            <w:hideMark/>
          </w:tcPr>
          <w:p w14:paraId="7723A300"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3.0</w:t>
            </w:r>
          </w:p>
        </w:tc>
        <w:tc>
          <w:tcPr>
            <w:tcW w:w="1020" w:type="dxa"/>
            <w:shd w:val="clear" w:color="auto" w:fill="auto"/>
            <w:noWrap/>
            <w:vAlign w:val="bottom"/>
            <w:hideMark/>
          </w:tcPr>
          <w:p w14:paraId="2D312692"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2.8</w:t>
            </w:r>
          </w:p>
        </w:tc>
        <w:tc>
          <w:tcPr>
            <w:tcW w:w="1320" w:type="dxa"/>
            <w:shd w:val="clear" w:color="auto" w:fill="auto"/>
            <w:noWrap/>
            <w:vAlign w:val="bottom"/>
            <w:hideMark/>
          </w:tcPr>
          <w:p w14:paraId="51A17459"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2.3</w:t>
            </w:r>
          </w:p>
        </w:tc>
        <w:tc>
          <w:tcPr>
            <w:tcW w:w="1425" w:type="dxa"/>
            <w:shd w:val="clear" w:color="auto" w:fill="auto"/>
            <w:noWrap/>
            <w:vAlign w:val="bottom"/>
            <w:hideMark/>
          </w:tcPr>
          <w:p w14:paraId="39F954D9"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-6%</w:t>
            </w:r>
          </w:p>
        </w:tc>
        <w:tc>
          <w:tcPr>
            <w:tcW w:w="1530" w:type="dxa"/>
            <w:shd w:val="clear" w:color="auto" w:fill="auto"/>
            <w:noWrap/>
            <w:vAlign w:val="bottom"/>
            <w:hideMark/>
          </w:tcPr>
          <w:p w14:paraId="2D38CC7E" w14:textId="77777777" w:rsidR="007A1438" w:rsidRPr="002716D7" w:rsidRDefault="007A1438" w:rsidP="00E354D4">
            <w:pPr>
              <w:spacing w:after="0" w:line="240" w:lineRule="auto"/>
              <w:jc w:val="right"/>
              <w:rPr>
                <w:rFonts w:eastAsia="Times New Roman" w:cs="Times New Roman"/>
                <w:color w:val="FF0000"/>
                <w:sz w:val="20"/>
                <w:szCs w:val="20"/>
              </w:rPr>
            </w:pPr>
            <w:r w:rsidRPr="002716D7">
              <w:rPr>
                <w:rFonts w:eastAsia="Times New Roman" w:cs="Times New Roman"/>
                <w:color w:val="FF0000"/>
                <w:sz w:val="20"/>
                <w:szCs w:val="20"/>
              </w:rPr>
              <w:t>-25%</w:t>
            </w:r>
          </w:p>
        </w:tc>
      </w:tr>
      <w:tr w:rsidR="007A1438" w:rsidRPr="002716D7" w14:paraId="755C49DF" w14:textId="77777777" w:rsidTr="00E354D4">
        <w:trPr>
          <w:trHeight w:val="292"/>
        </w:trPr>
        <w:tc>
          <w:tcPr>
            <w:tcW w:w="1438" w:type="dxa"/>
            <w:vMerge/>
            <w:vAlign w:val="center"/>
            <w:hideMark/>
          </w:tcPr>
          <w:p w14:paraId="4FC11249"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3CE74D04"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South Atlantic</w:t>
            </w:r>
          </w:p>
        </w:tc>
        <w:tc>
          <w:tcPr>
            <w:tcW w:w="1020" w:type="dxa"/>
            <w:shd w:val="clear" w:color="auto" w:fill="auto"/>
            <w:noWrap/>
            <w:vAlign w:val="bottom"/>
            <w:hideMark/>
          </w:tcPr>
          <w:p w14:paraId="10826BC5"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2.7</w:t>
            </w:r>
          </w:p>
        </w:tc>
        <w:tc>
          <w:tcPr>
            <w:tcW w:w="1020" w:type="dxa"/>
            <w:shd w:val="clear" w:color="auto" w:fill="auto"/>
            <w:noWrap/>
            <w:vAlign w:val="bottom"/>
            <w:hideMark/>
          </w:tcPr>
          <w:p w14:paraId="766D2BD2"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2.3</w:t>
            </w:r>
          </w:p>
        </w:tc>
        <w:tc>
          <w:tcPr>
            <w:tcW w:w="1320" w:type="dxa"/>
            <w:shd w:val="clear" w:color="auto" w:fill="auto"/>
            <w:noWrap/>
            <w:vAlign w:val="bottom"/>
            <w:hideMark/>
          </w:tcPr>
          <w:p w14:paraId="55370D86"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2.7</w:t>
            </w:r>
          </w:p>
        </w:tc>
        <w:tc>
          <w:tcPr>
            <w:tcW w:w="1425" w:type="dxa"/>
            <w:shd w:val="clear" w:color="auto" w:fill="auto"/>
            <w:noWrap/>
            <w:vAlign w:val="bottom"/>
            <w:hideMark/>
          </w:tcPr>
          <w:p w14:paraId="3C0EBFCC" w14:textId="77777777" w:rsidR="007A1438" w:rsidRPr="002716D7" w:rsidRDefault="007A1438" w:rsidP="00E354D4">
            <w:pPr>
              <w:spacing w:after="0" w:line="240" w:lineRule="auto"/>
              <w:jc w:val="right"/>
              <w:rPr>
                <w:rFonts w:eastAsia="Times New Roman" w:cs="Times New Roman"/>
                <w:color w:val="FF0000"/>
                <w:sz w:val="20"/>
                <w:szCs w:val="20"/>
              </w:rPr>
            </w:pPr>
            <w:r w:rsidRPr="002716D7">
              <w:rPr>
                <w:rFonts w:eastAsia="Times New Roman" w:cs="Times New Roman"/>
                <w:color w:val="FF0000"/>
                <w:sz w:val="20"/>
                <w:szCs w:val="20"/>
              </w:rPr>
              <w:t>-17%</w:t>
            </w:r>
          </w:p>
        </w:tc>
        <w:tc>
          <w:tcPr>
            <w:tcW w:w="1530" w:type="dxa"/>
            <w:shd w:val="clear" w:color="auto" w:fill="auto"/>
            <w:noWrap/>
            <w:vAlign w:val="bottom"/>
            <w:hideMark/>
          </w:tcPr>
          <w:p w14:paraId="1CE0C117"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w:t>
            </w:r>
          </w:p>
        </w:tc>
      </w:tr>
      <w:tr w:rsidR="007A1438" w:rsidRPr="002716D7" w14:paraId="5D9CC8B0" w14:textId="77777777" w:rsidTr="00E354D4">
        <w:trPr>
          <w:trHeight w:val="292"/>
        </w:trPr>
        <w:tc>
          <w:tcPr>
            <w:tcW w:w="1438" w:type="dxa"/>
            <w:vMerge/>
            <w:vAlign w:val="center"/>
            <w:hideMark/>
          </w:tcPr>
          <w:p w14:paraId="708AEAE4"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1C6228D6"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East South Central</w:t>
            </w:r>
          </w:p>
        </w:tc>
        <w:tc>
          <w:tcPr>
            <w:tcW w:w="1020" w:type="dxa"/>
            <w:shd w:val="clear" w:color="auto" w:fill="auto"/>
            <w:noWrap/>
            <w:vAlign w:val="bottom"/>
            <w:hideMark/>
          </w:tcPr>
          <w:p w14:paraId="7CC564E4"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3.2</w:t>
            </w:r>
          </w:p>
        </w:tc>
        <w:tc>
          <w:tcPr>
            <w:tcW w:w="1020" w:type="dxa"/>
            <w:shd w:val="clear" w:color="auto" w:fill="auto"/>
            <w:noWrap/>
            <w:vAlign w:val="bottom"/>
            <w:hideMark/>
          </w:tcPr>
          <w:p w14:paraId="3BBC8626"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2.9</w:t>
            </w:r>
          </w:p>
        </w:tc>
        <w:tc>
          <w:tcPr>
            <w:tcW w:w="1320" w:type="dxa"/>
            <w:shd w:val="clear" w:color="auto" w:fill="auto"/>
            <w:noWrap/>
            <w:vAlign w:val="bottom"/>
            <w:hideMark/>
          </w:tcPr>
          <w:p w14:paraId="4A733B71"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3.3</w:t>
            </w:r>
          </w:p>
        </w:tc>
        <w:tc>
          <w:tcPr>
            <w:tcW w:w="1425" w:type="dxa"/>
            <w:shd w:val="clear" w:color="auto" w:fill="auto"/>
            <w:noWrap/>
            <w:vAlign w:val="bottom"/>
            <w:hideMark/>
          </w:tcPr>
          <w:p w14:paraId="41BC3D82"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-9%</w:t>
            </w:r>
          </w:p>
        </w:tc>
        <w:tc>
          <w:tcPr>
            <w:tcW w:w="1530" w:type="dxa"/>
            <w:shd w:val="clear" w:color="auto" w:fill="auto"/>
            <w:noWrap/>
            <w:vAlign w:val="bottom"/>
            <w:hideMark/>
          </w:tcPr>
          <w:p w14:paraId="6D908DCC"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w:t>
            </w:r>
          </w:p>
        </w:tc>
      </w:tr>
      <w:tr w:rsidR="007A1438" w:rsidRPr="002716D7" w14:paraId="234EB6D1" w14:textId="77777777" w:rsidTr="00E354D4">
        <w:trPr>
          <w:trHeight w:val="292"/>
        </w:trPr>
        <w:tc>
          <w:tcPr>
            <w:tcW w:w="1438" w:type="dxa"/>
            <w:vMerge/>
            <w:vAlign w:val="center"/>
            <w:hideMark/>
          </w:tcPr>
          <w:p w14:paraId="62CBF242"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4519C483"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West South Central</w:t>
            </w:r>
          </w:p>
        </w:tc>
        <w:tc>
          <w:tcPr>
            <w:tcW w:w="1020" w:type="dxa"/>
            <w:shd w:val="clear" w:color="auto" w:fill="auto"/>
            <w:noWrap/>
            <w:vAlign w:val="bottom"/>
            <w:hideMark/>
          </w:tcPr>
          <w:p w14:paraId="0894BD12"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5.3</w:t>
            </w:r>
          </w:p>
        </w:tc>
        <w:tc>
          <w:tcPr>
            <w:tcW w:w="1020" w:type="dxa"/>
            <w:shd w:val="clear" w:color="auto" w:fill="auto"/>
            <w:noWrap/>
            <w:vAlign w:val="bottom"/>
            <w:hideMark/>
          </w:tcPr>
          <w:p w14:paraId="4D260918"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4.8</w:t>
            </w:r>
          </w:p>
        </w:tc>
        <w:tc>
          <w:tcPr>
            <w:tcW w:w="1320" w:type="dxa"/>
            <w:shd w:val="clear" w:color="auto" w:fill="auto"/>
            <w:noWrap/>
            <w:vAlign w:val="bottom"/>
            <w:hideMark/>
          </w:tcPr>
          <w:p w14:paraId="4737C857"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4.4</w:t>
            </w:r>
          </w:p>
        </w:tc>
        <w:tc>
          <w:tcPr>
            <w:tcW w:w="1425" w:type="dxa"/>
            <w:shd w:val="clear" w:color="auto" w:fill="auto"/>
            <w:noWrap/>
            <w:vAlign w:val="bottom"/>
            <w:hideMark/>
          </w:tcPr>
          <w:p w14:paraId="420D9DA7"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-9%</w:t>
            </w:r>
          </w:p>
        </w:tc>
        <w:tc>
          <w:tcPr>
            <w:tcW w:w="1530" w:type="dxa"/>
            <w:shd w:val="clear" w:color="auto" w:fill="auto"/>
            <w:noWrap/>
            <w:vAlign w:val="bottom"/>
            <w:hideMark/>
          </w:tcPr>
          <w:p w14:paraId="1F65E6A9"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-17%</w:t>
            </w:r>
          </w:p>
        </w:tc>
      </w:tr>
      <w:tr w:rsidR="007A1438" w:rsidRPr="002716D7" w14:paraId="4EFC2F16" w14:textId="77777777" w:rsidTr="00E354D4">
        <w:trPr>
          <w:trHeight w:val="292"/>
        </w:trPr>
        <w:tc>
          <w:tcPr>
            <w:tcW w:w="1438" w:type="dxa"/>
            <w:vMerge/>
            <w:vAlign w:val="center"/>
            <w:hideMark/>
          </w:tcPr>
          <w:p w14:paraId="1DC8261A"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226A7370"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Mountain</w:t>
            </w:r>
          </w:p>
        </w:tc>
        <w:tc>
          <w:tcPr>
            <w:tcW w:w="1020" w:type="dxa"/>
            <w:shd w:val="clear" w:color="auto" w:fill="auto"/>
            <w:noWrap/>
            <w:vAlign w:val="bottom"/>
            <w:hideMark/>
          </w:tcPr>
          <w:p w14:paraId="68DB47CE"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2.2</w:t>
            </w:r>
          </w:p>
        </w:tc>
        <w:tc>
          <w:tcPr>
            <w:tcW w:w="1020" w:type="dxa"/>
            <w:shd w:val="clear" w:color="auto" w:fill="auto"/>
            <w:noWrap/>
            <w:vAlign w:val="bottom"/>
            <w:hideMark/>
          </w:tcPr>
          <w:p w14:paraId="3F5EABE9"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2.1</w:t>
            </w:r>
          </w:p>
        </w:tc>
        <w:tc>
          <w:tcPr>
            <w:tcW w:w="1320" w:type="dxa"/>
            <w:shd w:val="clear" w:color="auto" w:fill="auto"/>
            <w:noWrap/>
            <w:vAlign w:val="bottom"/>
            <w:hideMark/>
          </w:tcPr>
          <w:p w14:paraId="2DF5F013"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1.7</w:t>
            </w:r>
          </w:p>
        </w:tc>
        <w:tc>
          <w:tcPr>
            <w:tcW w:w="1425" w:type="dxa"/>
            <w:shd w:val="clear" w:color="auto" w:fill="auto"/>
            <w:noWrap/>
            <w:vAlign w:val="bottom"/>
            <w:hideMark/>
          </w:tcPr>
          <w:p w14:paraId="4F07C7FE"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-5%</w:t>
            </w:r>
          </w:p>
        </w:tc>
        <w:tc>
          <w:tcPr>
            <w:tcW w:w="1530" w:type="dxa"/>
            <w:shd w:val="clear" w:color="auto" w:fill="auto"/>
            <w:noWrap/>
            <w:vAlign w:val="bottom"/>
            <w:hideMark/>
          </w:tcPr>
          <w:p w14:paraId="789032DD" w14:textId="77777777" w:rsidR="007A1438" w:rsidRPr="002716D7" w:rsidRDefault="007A1438" w:rsidP="00E354D4">
            <w:pPr>
              <w:spacing w:after="0" w:line="240" w:lineRule="auto"/>
              <w:jc w:val="right"/>
              <w:rPr>
                <w:rFonts w:eastAsia="Times New Roman" w:cs="Times New Roman"/>
                <w:color w:val="FF0000"/>
                <w:sz w:val="20"/>
                <w:szCs w:val="20"/>
              </w:rPr>
            </w:pPr>
            <w:r w:rsidRPr="002716D7">
              <w:rPr>
                <w:rFonts w:eastAsia="Times New Roman" w:cs="Times New Roman"/>
                <w:color w:val="FF0000"/>
                <w:sz w:val="20"/>
                <w:szCs w:val="20"/>
              </w:rPr>
              <w:t>-26%</w:t>
            </w:r>
          </w:p>
        </w:tc>
      </w:tr>
      <w:tr w:rsidR="007A1438" w:rsidRPr="002716D7" w14:paraId="0B4E8594" w14:textId="77777777" w:rsidTr="00E354D4">
        <w:trPr>
          <w:trHeight w:val="292"/>
        </w:trPr>
        <w:tc>
          <w:tcPr>
            <w:tcW w:w="1438" w:type="dxa"/>
            <w:vMerge/>
            <w:vAlign w:val="center"/>
            <w:hideMark/>
          </w:tcPr>
          <w:p w14:paraId="3BA740ED"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1A728716"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Pacific</w:t>
            </w:r>
          </w:p>
        </w:tc>
        <w:tc>
          <w:tcPr>
            <w:tcW w:w="1020" w:type="dxa"/>
            <w:shd w:val="clear" w:color="auto" w:fill="auto"/>
            <w:noWrap/>
            <w:vAlign w:val="bottom"/>
            <w:hideMark/>
          </w:tcPr>
          <w:p w14:paraId="36B5194E"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3.5</w:t>
            </w:r>
          </w:p>
        </w:tc>
        <w:tc>
          <w:tcPr>
            <w:tcW w:w="1020" w:type="dxa"/>
            <w:shd w:val="clear" w:color="auto" w:fill="auto"/>
            <w:noWrap/>
            <w:vAlign w:val="bottom"/>
            <w:hideMark/>
          </w:tcPr>
          <w:p w14:paraId="5C9895A8"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2.9</w:t>
            </w:r>
          </w:p>
        </w:tc>
        <w:tc>
          <w:tcPr>
            <w:tcW w:w="1320" w:type="dxa"/>
            <w:shd w:val="clear" w:color="auto" w:fill="auto"/>
            <w:noWrap/>
            <w:vAlign w:val="bottom"/>
            <w:hideMark/>
          </w:tcPr>
          <w:p w14:paraId="64B24371"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2.9</w:t>
            </w:r>
          </w:p>
        </w:tc>
        <w:tc>
          <w:tcPr>
            <w:tcW w:w="1425" w:type="dxa"/>
            <w:shd w:val="clear" w:color="auto" w:fill="auto"/>
            <w:noWrap/>
            <w:vAlign w:val="bottom"/>
            <w:hideMark/>
          </w:tcPr>
          <w:p w14:paraId="25D23818" w14:textId="77777777" w:rsidR="007A1438" w:rsidRPr="002716D7" w:rsidRDefault="007A1438" w:rsidP="00E354D4">
            <w:pPr>
              <w:spacing w:after="0" w:line="240" w:lineRule="auto"/>
              <w:jc w:val="right"/>
              <w:rPr>
                <w:rFonts w:eastAsia="Times New Roman" w:cs="Times New Roman"/>
                <w:color w:val="FF0000"/>
                <w:sz w:val="20"/>
                <w:szCs w:val="20"/>
              </w:rPr>
            </w:pPr>
            <w:r w:rsidRPr="002716D7">
              <w:rPr>
                <w:rFonts w:eastAsia="Times New Roman" w:cs="Times New Roman"/>
                <w:color w:val="FF0000"/>
                <w:sz w:val="20"/>
                <w:szCs w:val="20"/>
              </w:rPr>
              <w:t>-17%</w:t>
            </w:r>
          </w:p>
        </w:tc>
        <w:tc>
          <w:tcPr>
            <w:tcW w:w="1530" w:type="dxa"/>
            <w:shd w:val="clear" w:color="auto" w:fill="auto"/>
            <w:noWrap/>
            <w:vAlign w:val="bottom"/>
            <w:hideMark/>
          </w:tcPr>
          <w:p w14:paraId="0CBEB5BB" w14:textId="77777777" w:rsidR="007A1438" w:rsidRPr="002716D7" w:rsidRDefault="007A1438" w:rsidP="00E354D4">
            <w:pPr>
              <w:spacing w:after="0" w:line="240" w:lineRule="auto"/>
              <w:jc w:val="right"/>
              <w:rPr>
                <w:rFonts w:eastAsia="Times New Roman" w:cs="Times New Roman"/>
                <w:color w:val="FF0000"/>
                <w:sz w:val="20"/>
                <w:szCs w:val="20"/>
              </w:rPr>
            </w:pPr>
            <w:r w:rsidRPr="002716D7">
              <w:rPr>
                <w:rFonts w:eastAsia="Times New Roman" w:cs="Times New Roman"/>
                <w:color w:val="FF0000"/>
                <w:sz w:val="20"/>
                <w:szCs w:val="20"/>
              </w:rPr>
              <w:t>-18%</w:t>
            </w:r>
          </w:p>
        </w:tc>
      </w:tr>
      <w:tr w:rsidR="007A1438" w:rsidRPr="002716D7" w14:paraId="3546D827" w14:textId="77777777" w:rsidTr="00E354D4">
        <w:trPr>
          <w:trHeight w:val="292"/>
        </w:trPr>
        <w:tc>
          <w:tcPr>
            <w:tcW w:w="1438" w:type="dxa"/>
            <w:shd w:val="clear" w:color="auto" w:fill="auto"/>
            <w:noWrap/>
            <w:vAlign w:val="bottom"/>
            <w:hideMark/>
          </w:tcPr>
          <w:p w14:paraId="5E672C8C" w14:textId="77777777" w:rsidR="007A1438" w:rsidRPr="002716D7" w:rsidRDefault="007A1438" w:rsidP="00E354D4">
            <w:pPr>
              <w:spacing w:after="0" w:line="240" w:lineRule="auto"/>
              <w:rPr>
                <w:rFonts w:eastAsia="Times New Roman" w:cs="Times New Roman"/>
                <w:b/>
                <w:color w:val="000000"/>
                <w:sz w:val="20"/>
                <w:szCs w:val="20"/>
              </w:rPr>
            </w:pPr>
            <w:r w:rsidRPr="002716D7">
              <w:rPr>
                <w:rFonts w:eastAsia="Times New Roman" w:cs="Times New Roman"/>
                <w:b/>
                <w:color w:val="000000"/>
                <w:sz w:val="20"/>
                <w:szCs w:val="20"/>
              </w:rPr>
              <w:t>All</w:t>
            </w:r>
          </w:p>
        </w:tc>
        <w:tc>
          <w:tcPr>
            <w:tcW w:w="2060" w:type="dxa"/>
            <w:shd w:val="clear" w:color="auto" w:fill="auto"/>
            <w:noWrap/>
            <w:vAlign w:val="bottom"/>
            <w:hideMark/>
          </w:tcPr>
          <w:p w14:paraId="3724D006" w14:textId="77777777" w:rsidR="007A1438" w:rsidRPr="002716D7" w:rsidRDefault="007A1438" w:rsidP="00E354D4">
            <w:pPr>
              <w:spacing w:after="0" w:line="240" w:lineRule="auto"/>
              <w:rPr>
                <w:rFonts w:eastAsia="Times New Roman" w:cs="Times New Roman"/>
                <w:b/>
                <w:color w:val="000000"/>
                <w:sz w:val="20"/>
                <w:szCs w:val="20"/>
              </w:rPr>
            </w:pPr>
          </w:p>
        </w:tc>
        <w:tc>
          <w:tcPr>
            <w:tcW w:w="1020" w:type="dxa"/>
            <w:shd w:val="clear" w:color="auto" w:fill="auto"/>
            <w:noWrap/>
            <w:vAlign w:val="bottom"/>
            <w:hideMark/>
          </w:tcPr>
          <w:p w14:paraId="1A4D55DE" w14:textId="77777777" w:rsidR="007A1438" w:rsidRPr="002716D7" w:rsidRDefault="007A1438" w:rsidP="00E354D4">
            <w:pPr>
              <w:spacing w:after="0" w:line="240" w:lineRule="auto"/>
              <w:jc w:val="right"/>
              <w:rPr>
                <w:rFonts w:eastAsia="Times New Roman" w:cs="Times New Roman"/>
                <w:b/>
                <w:color w:val="000000"/>
                <w:sz w:val="20"/>
                <w:szCs w:val="20"/>
              </w:rPr>
            </w:pPr>
            <w:r w:rsidRPr="002716D7">
              <w:rPr>
                <w:rFonts w:eastAsia="Times New Roman" w:cs="Times New Roman"/>
                <w:b/>
                <w:color w:val="000000"/>
                <w:sz w:val="20"/>
                <w:szCs w:val="20"/>
              </w:rPr>
              <w:t>3.2</w:t>
            </w:r>
          </w:p>
        </w:tc>
        <w:tc>
          <w:tcPr>
            <w:tcW w:w="1020" w:type="dxa"/>
            <w:shd w:val="clear" w:color="auto" w:fill="auto"/>
            <w:noWrap/>
            <w:vAlign w:val="bottom"/>
            <w:hideMark/>
          </w:tcPr>
          <w:p w14:paraId="23E3D767" w14:textId="77777777" w:rsidR="007A1438" w:rsidRPr="002716D7" w:rsidRDefault="007A1438" w:rsidP="00E354D4">
            <w:pPr>
              <w:spacing w:after="0" w:line="240" w:lineRule="auto"/>
              <w:jc w:val="right"/>
              <w:rPr>
                <w:rFonts w:eastAsia="Times New Roman" w:cs="Times New Roman"/>
                <w:b/>
                <w:color w:val="000000"/>
                <w:sz w:val="20"/>
                <w:szCs w:val="20"/>
              </w:rPr>
            </w:pPr>
            <w:r w:rsidRPr="002716D7">
              <w:rPr>
                <w:rFonts w:eastAsia="Times New Roman" w:cs="Times New Roman"/>
                <w:b/>
                <w:color w:val="000000"/>
                <w:sz w:val="20"/>
                <w:szCs w:val="20"/>
              </w:rPr>
              <w:t>2.9</w:t>
            </w:r>
          </w:p>
        </w:tc>
        <w:tc>
          <w:tcPr>
            <w:tcW w:w="1320" w:type="dxa"/>
            <w:shd w:val="clear" w:color="auto" w:fill="auto"/>
            <w:noWrap/>
            <w:vAlign w:val="bottom"/>
            <w:hideMark/>
          </w:tcPr>
          <w:p w14:paraId="76CB5545" w14:textId="77777777" w:rsidR="007A1438" w:rsidRPr="002716D7" w:rsidRDefault="007A1438" w:rsidP="00E354D4">
            <w:pPr>
              <w:spacing w:after="0" w:line="240" w:lineRule="auto"/>
              <w:jc w:val="right"/>
              <w:rPr>
                <w:rFonts w:eastAsia="Times New Roman" w:cs="Times New Roman"/>
                <w:b/>
                <w:color w:val="000000"/>
                <w:sz w:val="20"/>
                <w:szCs w:val="20"/>
              </w:rPr>
            </w:pPr>
            <w:r w:rsidRPr="002716D7">
              <w:rPr>
                <w:rFonts w:eastAsia="Times New Roman" w:cs="Times New Roman"/>
                <w:b/>
                <w:color w:val="000000"/>
                <w:sz w:val="20"/>
                <w:szCs w:val="20"/>
              </w:rPr>
              <w:t>2.9</w:t>
            </w:r>
          </w:p>
        </w:tc>
        <w:tc>
          <w:tcPr>
            <w:tcW w:w="1425" w:type="dxa"/>
            <w:shd w:val="clear" w:color="auto" w:fill="auto"/>
            <w:noWrap/>
            <w:vAlign w:val="bottom"/>
            <w:hideMark/>
          </w:tcPr>
          <w:p w14:paraId="71932383" w14:textId="77777777" w:rsidR="007A1438" w:rsidRPr="002716D7" w:rsidRDefault="007A1438" w:rsidP="00E354D4">
            <w:pPr>
              <w:spacing w:after="0" w:line="240" w:lineRule="auto"/>
              <w:jc w:val="right"/>
              <w:rPr>
                <w:rFonts w:eastAsia="Times New Roman" w:cs="Times New Roman"/>
                <w:b/>
                <w:color w:val="000000"/>
                <w:sz w:val="20"/>
                <w:szCs w:val="20"/>
              </w:rPr>
            </w:pPr>
            <w:r w:rsidRPr="002716D7">
              <w:rPr>
                <w:rFonts w:eastAsia="Times New Roman" w:cs="Times New Roman"/>
                <w:b/>
                <w:color w:val="000000"/>
                <w:sz w:val="20"/>
                <w:szCs w:val="20"/>
              </w:rPr>
              <w:t>-10%</w:t>
            </w:r>
          </w:p>
        </w:tc>
        <w:tc>
          <w:tcPr>
            <w:tcW w:w="1530" w:type="dxa"/>
            <w:shd w:val="clear" w:color="auto" w:fill="auto"/>
            <w:noWrap/>
            <w:vAlign w:val="bottom"/>
            <w:hideMark/>
          </w:tcPr>
          <w:p w14:paraId="34C644B6" w14:textId="77777777" w:rsidR="007A1438" w:rsidRPr="002716D7" w:rsidRDefault="007A1438" w:rsidP="00E354D4">
            <w:pPr>
              <w:spacing w:after="0" w:line="240" w:lineRule="auto"/>
              <w:jc w:val="right"/>
              <w:rPr>
                <w:rFonts w:eastAsia="Times New Roman" w:cs="Times New Roman"/>
                <w:b/>
                <w:color w:val="000000"/>
                <w:sz w:val="20"/>
                <w:szCs w:val="20"/>
              </w:rPr>
            </w:pPr>
            <w:r w:rsidRPr="002716D7">
              <w:rPr>
                <w:rFonts w:eastAsia="Times New Roman" w:cs="Times New Roman"/>
                <w:b/>
                <w:color w:val="000000"/>
                <w:sz w:val="20"/>
                <w:szCs w:val="20"/>
              </w:rPr>
              <w:t>-10%</w:t>
            </w:r>
          </w:p>
        </w:tc>
      </w:tr>
    </w:tbl>
    <w:p w14:paraId="79DF286E" w14:textId="77777777" w:rsidR="007A1438" w:rsidRDefault="007A1438" w:rsidP="007A1438">
      <w:r w:rsidRPr="00F44B43">
        <w:rPr>
          <w:i/>
          <w:sz w:val="20"/>
          <w:szCs w:val="20"/>
        </w:rPr>
        <w:t>Note</w:t>
      </w:r>
      <w:r w:rsidRPr="00F44B43">
        <w:rPr>
          <w:sz w:val="20"/>
          <w:szCs w:val="20"/>
        </w:rPr>
        <w:t xml:space="preserve">: </w:t>
      </w:r>
      <w:r>
        <w:rPr>
          <w:sz w:val="20"/>
          <w:szCs w:val="20"/>
        </w:rPr>
        <w:t>HRS</w:t>
      </w:r>
      <w:r w:rsidRPr="00F44B43">
        <w:rPr>
          <w:sz w:val="20"/>
          <w:szCs w:val="20"/>
        </w:rPr>
        <w:t xml:space="preserve"> refers to the </w:t>
      </w:r>
      <w:r>
        <w:rPr>
          <w:sz w:val="20"/>
          <w:szCs w:val="20"/>
        </w:rPr>
        <w:t>Health and Retirement</w:t>
      </w:r>
      <w:r w:rsidRPr="00F44B43">
        <w:rPr>
          <w:sz w:val="20"/>
          <w:szCs w:val="20"/>
        </w:rPr>
        <w:t xml:space="preserve"> Survey, 201</w:t>
      </w:r>
      <w:r>
        <w:rPr>
          <w:sz w:val="20"/>
          <w:szCs w:val="20"/>
        </w:rPr>
        <w:t>6</w:t>
      </w:r>
      <w:r w:rsidRPr="00F44B43">
        <w:rPr>
          <w:sz w:val="20"/>
          <w:szCs w:val="20"/>
        </w:rPr>
        <w:t>.</w:t>
      </w:r>
    </w:p>
    <w:p w14:paraId="011F031E" w14:textId="483CC16F" w:rsidR="007A1438" w:rsidRDefault="007A1438" w:rsidP="007A1438">
      <w:r>
        <w:t xml:space="preserve">Overall, we estimated that the recipiency rate in the HRS was 3.2 percent. The imputed recipiency rate in the Diary and Interview samples was slightly lower at 2.9 percent. The table also shows the observed and imputed recipiency rates for 26 population subgroups. Once again, using the rule-of-thumb of 15 percent deviation, we find that six and seven subgroups exceeded the threshold in the Diary and Interview samples, respectively. In both samples, three </w:t>
      </w:r>
      <w:r w:rsidR="00C243C8">
        <w:t>“</w:t>
      </w:r>
      <w:r>
        <w:t>problem</w:t>
      </w:r>
      <w:r w:rsidR="00C243C8">
        <w:t>”</w:t>
      </w:r>
      <w:r>
        <w:t xml:space="preserve"> cases were associated with the Census division of the household’s location. Two educational attainment groups also show divergence in both samples: our procedure seems to assign higher</w:t>
      </w:r>
      <w:r w:rsidR="00391852">
        <w:t>-</w:t>
      </w:r>
      <w:r>
        <w:t>than</w:t>
      </w:r>
      <w:r w:rsidR="00391852">
        <w:t>-</w:t>
      </w:r>
      <w:r>
        <w:t xml:space="preserve">observed incidence to college graduates and the converse for people </w:t>
      </w:r>
      <w:r w:rsidR="00391852">
        <w:t xml:space="preserve">who </w:t>
      </w:r>
      <w:r>
        <w:t>have not completed high school. In the Diary sample, the remaining problem case was an understatement of recipiency among non</w:t>
      </w:r>
      <w:r w:rsidR="00391852">
        <w:t>-</w:t>
      </w:r>
      <w:r w:rsidR="00405DAD">
        <w:t>W</w:t>
      </w:r>
      <w:r>
        <w:t xml:space="preserve">hites. In contrast, the imputation in the Interview sample was </w:t>
      </w:r>
      <w:r>
        <w:lastRenderedPageBreak/>
        <w:t xml:space="preserve">much closer to the observed value. However, the imputation for </w:t>
      </w:r>
      <w:r w:rsidR="00C243C8">
        <w:t>“</w:t>
      </w:r>
      <w:r>
        <w:t>Other</w:t>
      </w:r>
      <w:r w:rsidR="00C243C8">
        <w:t>”</w:t>
      </w:r>
      <w:r>
        <w:t xml:space="preserve"> types of households and the oldest age group in the Interview sample fell short of their observed counterparts in the HRS.</w:t>
      </w:r>
    </w:p>
    <w:p w14:paraId="1DC752D1" w14:textId="5DD59903" w:rsidR="007A1438" w:rsidRDefault="007A1438" w:rsidP="007A1438">
      <w:r>
        <w:t>While the 15</w:t>
      </w:r>
      <w:r w:rsidR="00F134DD">
        <w:t xml:space="preserve"> percent</w:t>
      </w:r>
      <w:r>
        <w:t xml:space="preserve"> divergence threshold we are using is instructive, it is important to note for the present application that it may exaggerate divergences because of the relatively low base values. Consider, for example, the most considerable deviation of 26 percent for the Mountain division in the Interview sample. The observed incidence in that division is only 2.2 percent. In comparison, our imputation assigns an incidence of 1.7 percent—a discrepancy of 0.5 percentage points that may not be considered as far off the mark. In sum, we judge that imputations are reasonably accurate in reproducing the subgroup differences in the recipiency of nonmarket care by older adults from people outside their household.</w:t>
      </w:r>
    </w:p>
    <w:p w14:paraId="02C0E942" w14:textId="39078635" w:rsidR="007A1438" w:rsidRDefault="007A1438" w:rsidP="007A1438">
      <w:r>
        <w:t xml:space="preserve">Once the recipients were identified in the manner described above, we proceeded to impute the hours of care received by individuals in the CE samples. Just as for preschoolers, we found that a Poisson model produced the best predictions. The independent variables used in the regression were dummies reflecting the same characteristics used in the incidence model, although the reference group was changed for some. Survey weights were used in the estimation. The results are shown in </w:t>
      </w:r>
      <w:r w:rsidR="004C29FD">
        <w:fldChar w:fldCharType="begin"/>
      </w:r>
      <w:r w:rsidR="004C29FD">
        <w:instrText xml:space="preserve"> REF _Ref135751662 \h </w:instrText>
      </w:r>
      <w:r w:rsidR="004C29FD">
        <w:fldChar w:fldCharType="separate"/>
      </w:r>
      <w:r w:rsidR="004C29FD">
        <w:t xml:space="preserve">Table </w:t>
      </w:r>
      <w:r w:rsidR="004C29FD">
        <w:rPr>
          <w:noProof/>
        </w:rPr>
        <w:t>4</w:t>
      </w:r>
      <w:r w:rsidR="004C29FD">
        <w:noBreakHyphen/>
      </w:r>
      <w:r w:rsidR="004C29FD">
        <w:rPr>
          <w:noProof/>
        </w:rPr>
        <w:t>9</w:t>
      </w:r>
      <w:r w:rsidR="004C29FD">
        <w:fldChar w:fldCharType="end"/>
      </w:r>
      <w:r>
        <w:t>.</w:t>
      </w:r>
    </w:p>
    <w:p w14:paraId="795BDE6F" w14:textId="77777777" w:rsidR="003D59FE" w:rsidRDefault="003D59FE">
      <w:pPr>
        <w:spacing w:after="0" w:line="240" w:lineRule="auto"/>
        <w:rPr>
          <w:b/>
          <w:iCs/>
          <w:color w:val="000000" w:themeColor="text1"/>
          <w:sz w:val="20"/>
          <w:szCs w:val="18"/>
        </w:rPr>
      </w:pPr>
      <w:r>
        <w:br w:type="page"/>
      </w:r>
    </w:p>
    <w:p w14:paraId="3DC132F9" w14:textId="4862C5FB" w:rsidR="007A1438" w:rsidRDefault="007A1438" w:rsidP="007A1438">
      <w:pPr>
        <w:pStyle w:val="Caption"/>
        <w:keepNext/>
      </w:pPr>
      <w:bookmarkStart w:id="108" w:name="_Ref135751662"/>
      <w:bookmarkStart w:id="109" w:name="_Toc158095555"/>
      <w:r>
        <w:lastRenderedPageBreak/>
        <w:t xml:space="preserve">Table </w:t>
      </w:r>
      <w:fldSimple w:instr=" STYLEREF 1 \s ">
        <w:r w:rsidR="006C1E92">
          <w:rPr>
            <w:noProof/>
          </w:rPr>
          <w:t>4</w:t>
        </w:r>
      </w:fldSimple>
      <w:r w:rsidR="006C1E92">
        <w:noBreakHyphen/>
      </w:r>
      <w:fldSimple w:instr=" SEQ Table \* ARABIC \s 1 ">
        <w:r w:rsidR="006C1E92">
          <w:rPr>
            <w:noProof/>
          </w:rPr>
          <w:t>9</w:t>
        </w:r>
      </w:fldSimple>
      <w:bookmarkEnd w:id="108"/>
      <w:r>
        <w:t xml:space="preserve"> </w:t>
      </w:r>
      <w:r w:rsidRPr="00880107">
        <w:t xml:space="preserve">Estimates </w:t>
      </w:r>
      <w:r w:rsidR="00B40FB2">
        <w:t>o</w:t>
      </w:r>
      <w:r w:rsidR="00B40FB2" w:rsidRPr="00880107">
        <w:t xml:space="preserve">f </w:t>
      </w:r>
      <w:r w:rsidR="00B40FB2">
        <w:t>t</w:t>
      </w:r>
      <w:r w:rsidR="00B40FB2" w:rsidRPr="00880107">
        <w:t xml:space="preserve">he </w:t>
      </w:r>
      <w:r w:rsidRPr="00880107">
        <w:t xml:space="preserve">Poisson </w:t>
      </w:r>
      <w:r w:rsidR="00C55DF7">
        <w:t>m</w:t>
      </w:r>
      <w:r w:rsidR="00B40FB2" w:rsidRPr="00880107">
        <w:t>odel (</w:t>
      </w:r>
      <w:r w:rsidR="00C55DF7">
        <w:t>d</w:t>
      </w:r>
      <w:r w:rsidR="00B40FB2" w:rsidRPr="00880107">
        <w:t xml:space="preserve">ependent </w:t>
      </w:r>
      <w:r w:rsidR="00C55DF7">
        <w:t>v</w:t>
      </w:r>
      <w:r w:rsidR="00B40FB2" w:rsidRPr="00880107">
        <w:t xml:space="preserve">ariable </w:t>
      </w:r>
      <w:r w:rsidR="00B40FB2">
        <w:t>i</w:t>
      </w:r>
      <w:r w:rsidR="00B40FB2" w:rsidRPr="00880107">
        <w:t xml:space="preserve">s </w:t>
      </w:r>
      <w:r w:rsidR="00B40FB2">
        <w:t>t</w:t>
      </w:r>
      <w:r w:rsidR="00B40FB2" w:rsidRPr="00880107">
        <w:t xml:space="preserve">he </w:t>
      </w:r>
      <w:r w:rsidR="00C55DF7">
        <w:t>w</w:t>
      </w:r>
      <w:r w:rsidR="00B40FB2" w:rsidRPr="00880107">
        <w:t xml:space="preserve">eekly </w:t>
      </w:r>
      <w:r w:rsidR="00C55DF7">
        <w:t>h</w:t>
      </w:r>
      <w:r w:rsidR="00B40FB2" w:rsidRPr="00880107">
        <w:t xml:space="preserve">ours </w:t>
      </w:r>
      <w:r w:rsidR="00B40FB2">
        <w:t>o</w:t>
      </w:r>
      <w:r w:rsidR="00B40FB2" w:rsidRPr="00880107">
        <w:t xml:space="preserve">f </w:t>
      </w:r>
      <w:r w:rsidR="00C55DF7">
        <w:t>c</w:t>
      </w:r>
      <w:r w:rsidR="00B40FB2" w:rsidRPr="00880107">
        <w:t xml:space="preserve">are </w:t>
      </w:r>
      <w:r w:rsidR="00C55DF7">
        <w:t>r</w:t>
      </w:r>
      <w:r w:rsidR="00B40FB2" w:rsidRPr="00880107">
        <w:t xml:space="preserve">eceived </w:t>
      </w:r>
      <w:r w:rsidR="00B40FB2">
        <w:t>b</w:t>
      </w:r>
      <w:r w:rsidR="00B40FB2" w:rsidRPr="00880107">
        <w:t xml:space="preserve">y </w:t>
      </w:r>
      <w:r w:rsidR="00B40FB2">
        <w:t>a</w:t>
      </w:r>
      <w:r w:rsidR="00B40FB2" w:rsidRPr="00880107">
        <w:t xml:space="preserve"> </w:t>
      </w:r>
      <w:r w:rsidR="00C55DF7">
        <w:t>p</w:t>
      </w:r>
      <w:r w:rsidR="00B40FB2">
        <w:t xml:space="preserve">erson </w:t>
      </w:r>
      <w:r w:rsidR="00C55DF7">
        <w:t>o</w:t>
      </w:r>
      <w:r w:rsidR="00B40FB2">
        <w:t>ver</w:t>
      </w:r>
      <w:r w:rsidR="00B40FB2" w:rsidRPr="00880107">
        <w:t xml:space="preserve"> </w:t>
      </w:r>
      <w:r w:rsidR="00B40FB2">
        <w:t>50</w:t>
      </w:r>
      <w:r w:rsidR="00B40FB2" w:rsidRPr="00880107">
        <w:t xml:space="preserve"> </w:t>
      </w:r>
      <w:r w:rsidR="00C55DF7">
        <w:t>y</w:t>
      </w:r>
      <w:r w:rsidR="00B40FB2" w:rsidRPr="00880107">
        <w:t xml:space="preserve">ears </w:t>
      </w:r>
      <w:r w:rsidR="00B40FB2">
        <w:t>o</w:t>
      </w:r>
      <w:r w:rsidR="00B40FB2" w:rsidRPr="00880107">
        <w:t xml:space="preserve">f </w:t>
      </w:r>
      <w:r w:rsidR="00C55DF7">
        <w:t>a</w:t>
      </w:r>
      <w:r w:rsidR="00B40FB2" w:rsidRPr="00880107">
        <w:t>ge)</w:t>
      </w:r>
      <w:bookmarkEnd w:id="109"/>
    </w:p>
    <w:tbl>
      <w:tblPr>
        <w:tblW w:w="5240" w:type="dxa"/>
        <w:jc w:val="center"/>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3200"/>
        <w:gridCol w:w="1020"/>
        <w:gridCol w:w="1020"/>
      </w:tblGrid>
      <w:tr w:rsidR="007A1438" w:rsidRPr="00103351" w14:paraId="33BCB0B6" w14:textId="77777777" w:rsidTr="00E354D4">
        <w:trPr>
          <w:trHeight w:val="292"/>
          <w:tblHeader/>
          <w:jc w:val="center"/>
        </w:trPr>
        <w:tc>
          <w:tcPr>
            <w:tcW w:w="3200" w:type="dxa"/>
            <w:tcBorders>
              <w:top w:val="single" w:sz="4" w:space="0" w:color="auto"/>
              <w:bottom w:val="single" w:sz="4" w:space="0" w:color="auto"/>
            </w:tcBorders>
            <w:shd w:val="clear" w:color="auto" w:fill="auto"/>
            <w:noWrap/>
            <w:vAlign w:val="bottom"/>
            <w:hideMark/>
          </w:tcPr>
          <w:p w14:paraId="37CD602D" w14:textId="77777777" w:rsidR="007A1438" w:rsidRPr="00103351" w:rsidRDefault="007A1438" w:rsidP="00E354D4">
            <w:pPr>
              <w:spacing w:after="0" w:line="240" w:lineRule="auto"/>
              <w:rPr>
                <w:rFonts w:eastAsia="Times New Roman" w:cs="Times New Roman"/>
                <w:b/>
                <w:bCs/>
                <w:color w:val="000000"/>
                <w:sz w:val="20"/>
                <w:szCs w:val="20"/>
              </w:rPr>
            </w:pPr>
            <w:r w:rsidRPr="00103351">
              <w:rPr>
                <w:rFonts w:eastAsia="Times New Roman" w:cs="Times New Roman"/>
                <w:b/>
                <w:bCs/>
                <w:color w:val="000000"/>
                <w:sz w:val="20"/>
                <w:szCs w:val="20"/>
              </w:rPr>
              <w:t>Variable</w:t>
            </w:r>
          </w:p>
        </w:tc>
        <w:tc>
          <w:tcPr>
            <w:tcW w:w="1020" w:type="dxa"/>
            <w:tcBorders>
              <w:top w:val="single" w:sz="4" w:space="0" w:color="auto"/>
              <w:bottom w:val="single" w:sz="4" w:space="0" w:color="auto"/>
            </w:tcBorders>
            <w:shd w:val="clear" w:color="auto" w:fill="auto"/>
            <w:noWrap/>
            <w:vAlign w:val="bottom"/>
            <w:hideMark/>
          </w:tcPr>
          <w:p w14:paraId="5CEF6BBF" w14:textId="77777777" w:rsidR="007A1438" w:rsidRPr="00103351" w:rsidRDefault="007A1438" w:rsidP="00E354D4">
            <w:pPr>
              <w:spacing w:after="0" w:line="240" w:lineRule="auto"/>
              <w:rPr>
                <w:rFonts w:eastAsia="Times New Roman" w:cs="Times New Roman"/>
                <w:b/>
                <w:bCs/>
                <w:color w:val="000000"/>
                <w:sz w:val="20"/>
                <w:szCs w:val="20"/>
              </w:rPr>
            </w:pPr>
            <w:r w:rsidRPr="00103351">
              <w:rPr>
                <w:rFonts w:eastAsia="Times New Roman" w:cs="Times New Roman"/>
                <w:b/>
                <w:bCs/>
                <w:color w:val="000000"/>
                <w:sz w:val="20"/>
                <w:szCs w:val="20"/>
              </w:rPr>
              <w:t xml:space="preserve">Estimate </w:t>
            </w:r>
          </w:p>
        </w:tc>
        <w:tc>
          <w:tcPr>
            <w:tcW w:w="1020" w:type="dxa"/>
            <w:tcBorders>
              <w:top w:val="single" w:sz="4" w:space="0" w:color="auto"/>
              <w:bottom w:val="single" w:sz="4" w:space="0" w:color="auto"/>
            </w:tcBorders>
            <w:shd w:val="clear" w:color="auto" w:fill="auto"/>
            <w:noWrap/>
            <w:vAlign w:val="bottom"/>
            <w:hideMark/>
          </w:tcPr>
          <w:p w14:paraId="68057093" w14:textId="77777777" w:rsidR="007A1438" w:rsidRPr="00103351" w:rsidRDefault="007A1438" w:rsidP="00E354D4">
            <w:pPr>
              <w:spacing w:after="0" w:line="240" w:lineRule="auto"/>
              <w:rPr>
                <w:rFonts w:eastAsia="Times New Roman" w:cs="Times New Roman"/>
                <w:b/>
                <w:bCs/>
                <w:color w:val="000000"/>
                <w:sz w:val="20"/>
                <w:szCs w:val="20"/>
              </w:rPr>
            </w:pPr>
            <w:r w:rsidRPr="00103351">
              <w:rPr>
                <w:rFonts w:eastAsia="Times New Roman" w:cs="Times New Roman"/>
                <w:b/>
                <w:bCs/>
                <w:color w:val="000000"/>
                <w:sz w:val="20"/>
                <w:szCs w:val="20"/>
              </w:rPr>
              <w:t>Standard error</w:t>
            </w:r>
          </w:p>
        </w:tc>
      </w:tr>
      <w:tr w:rsidR="007A1438" w:rsidRPr="00103351" w14:paraId="32582B4B" w14:textId="77777777" w:rsidTr="00DC3714">
        <w:trPr>
          <w:trHeight w:val="292"/>
          <w:jc w:val="center"/>
        </w:trPr>
        <w:tc>
          <w:tcPr>
            <w:tcW w:w="3200" w:type="dxa"/>
            <w:tcBorders>
              <w:top w:val="single" w:sz="4" w:space="0" w:color="auto"/>
            </w:tcBorders>
            <w:shd w:val="clear" w:color="auto" w:fill="D9D9D9" w:themeFill="background1" w:themeFillShade="D9"/>
            <w:vAlign w:val="bottom"/>
            <w:hideMark/>
          </w:tcPr>
          <w:p w14:paraId="68D412E0" w14:textId="77777777" w:rsidR="007A1438" w:rsidRPr="00103351" w:rsidRDefault="007A1438" w:rsidP="00E354D4">
            <w:pPr>
              <w:spacing w:after="0" w:line="240" w:lineRule="auto"/>
              <w:rPr>
                <w:rFonts w:eastAsia="Times New Roman" w:cs="Times New Roman"/>
                <w:color w:val="000000"/>
                <w:sz w:val="20"/>
                <w:szCs w:val="20"/>
              </w:rPr>
            </w:pPr>
            <w:r w:rsidRPr="00103351">
              <w:rPr>
                <w:rFonts w:eastAsia="Times New Roman" w:cs="Times New Roman"/>
                <w:color w:val="000000"/>
                <w:sz w:val="20"/>
                <w:szCs w:val="20"/>
              </w:rPr>
              <w:t>Intercept</w:t>
            </w:r>
          </w:p>
        </w:tc>
        <w:tc>
          <w:tcPr>
            <w:tcW w:w="1020" w:type="dxa"/>
            <w:tcBorders>
              <w:top w:val="single" w:sz="4" w:space="0" w:color="auto"/>
            </w:tcBorders>
            <w:shd w:val="clear" w:color="auto" w:fill="D9D9D9" w:themeFill="background1" w:themeFillShade="D9"/>
            <w:noWrap/>
            <w:vAlign w:val="bottom"/>
            <w:hideMark/>
          </w:tcPr>
          <w:p w14:paraId="2AE516A2"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3.49</w:t>
            </w:r>
            <w:r>
              <w:rPr>
                <w:rFonts w:eastAsia="Times New Roman" w:cs="Times New Roman"/>
                <w:color w:val="000000"/>
                <w:sz w:val="20"/>
                <w:szCs w:val="20"/>
              </w:rPr>
              <w:t>***</w:t>
            </w:r>
          </w:p>
        </w:tc>
        <w:tc>
          <w:tcPr>
            <w:tcW w:w="1020" w:type="dxa"/>
            <w:tcBorders>
              <w:top w:val="single" w:sz="4" w:space="0" w:color="auto"/>
            </w:tcBorders>
            <w:shd w:val="clear" w:color="auto" w:fill="D9D9D9" w:themeFill="background1" w:themeFillShade="D9"/>
            <w:noWrap/>
            <w:vAlign w:val="bottom"/>
            <w:hideMark/>
          </w:tcPr>
          <w:p w14:paraId="31A216F9"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0.219</w:t>
            </w:r>
          </w:p>
        </w:tc>
      </w:tr>
      <w:tr w:rsidR="007A1438" w:rsidRPr="00103351" w14:paraId="0B284F61" w14:textId="77777777" w:rsidTr="00E354D4">
        <w:trPr>
          <w:trHeight w:val="292"/>
          <w:jc w:val="center"/>
        </w:trPr>
        <w:tc>
          <w:tcPr>
            <w:tcW w:w="3200" w:type="dxa"/>
            <w:shd w:val="clear" w:color="auto" w:fill="auto"/>
            <w:vAlign w:val="bottom"/>
            <w:hideMark/>
          </w:tcPr>
          <w:p w14:paraId="7B81B81B" w14:textId="77777777" w:rsidR="007A1438" w:rsidRPr="00103351" w:rsidRDefault="007A1438" w:rsidP="00E354D4">
            <w:pPr>
              <w:spacing w:after="0" w:line="240" w:lineRule="auto"/>
              <w:rPr>
                <w:rFonts w:eastAsia="Times New Roman" w:cs="Times New Roman"/>
                <w:color w:val="000000"/>
                <w:sz w:val="20"/>
                <w:szCs w:val="20"/>
              </w:rPr>
            </w:pPr>
            <w:r w:rsidRPr="00103351">
              <w:rPr>
                <w:rFonts w:eastAsia="Times New Roman" w:cs="Times New Roman"/>
                <w:b/>
                <w:color w:val="000000"/>
                <w:sz w:val="20"/>
                <w:szCs w:val="20"/>
              </w:rPr>
              <w:t>Gender</w:t>
            </w:r>
            <w:r w:rsidRPr="00103351">
              <w:rPr>
                <w:rFonts w:eastAsia="Times New Roman" w:cs="Times New Roman"/>
                <w:color w:val="000000"/>
                <w:sz w:val="20"/>
                <w:szCs w:val="20"/>
              </w:rPr>
              <w:t xml:space="preserve"> (reference group: female)</w:t>
            </w:r>
          </w:p>
        </w:tc>
        <w:tc>
          <w:tcPr>
            <w:tcW w:w="1020" w:type="dxa"/>
            <w:shd w:val="clear" w:color="auto" w:fill="auto"/>
            <w:noWrap/>
            <w:vAlign w:val="bottom"/>
            <w:hideMark/>
          </w:tcPr>
          <w:p w14:paraId="3A80D82C" w14:textId="77777777" w:rsidR="007A1438" w:rsidRPr="00103351" w:rsidRDefault="007A1438" w:rsidP="00E354D4">
            <w:pPr>
              <w:spacing w:after="0" w:line="240" w:lineRule="auto"/>
              <w:rPr>
                <w:rFonts w:eastAsia="Times New Roman" w:cs="Times New Roman"/>
                <w:color w:val="000000"/>
                <w:sz w:val="20"/>
                <w:szCs w:val="20"/>
              </w:rPr>
            </w:pPr>
          </w:p>
        </w:tc>
        <w:tc>
          <w:tcPr>
            <w:tcW w:w="1020" w:type="dxa"/>
            <w:shd w:val="clear" w:color="auto" w:fill="auto"/>
            <w:noWrap/>
            <w:vAlign w:val="bottom"/>
            <w:hideMark/>
          </w:tcPr>
          <w:p w14:paraId="7BF1ED44" w14:textId="77777777" w:rsidR="007A1438" w:rsidRPr="00103351" w:rsidRDefault="007A1438" w:rsidP="00E354D4">
            <w:pPr>
              <w:spacing w:after="0" w:line="240" w:lineRule="auto"/>
              <w:rPr>
                <w:rFonts w:eastAsia="Times New Roman" w:cs="Times New Roman"/>
                <w:sz w:val="20"/>
                <w:szCs w:val="20"/>
              </w:rPr>
            </w:pPr>
          </w:p>
        </w:tc>
      </w:tr>
      <w:tr w:rsidR="007A1438" w:rsidRPr="00103351" w14:paraId="46D2671E" w14:textId="77777777" w:rsidTr="00DC3714">
        <w:trPr>
          <w:trHeight w:val="292"/>
          <w:jc w:val="center"/>
        </w:trPr>
        <w:tc>
          <w:tcPr>
            <w:tcW w:w="3200" w:type="dxa"/>
            <w:shd w:val="clear" w:color="auto" w:fill="D9D9D9" w:themeFill="background1" w:themeFillShade="D9"/>
            <w:vAlign w:val="bottom"/>
            <w:hideMark/>
          </w:tcPr>
          <w:p w14:paraId="2479F184"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Male</w:t>
            </w:r>
          </w:p>
        </w:tc>
        <w:tc>
          <w:tcPr>
            <w:tcW w:w="1020" w:type="dxa"/>
            <w:shd w:val="clear" w:color="auto" w:fill="D9D9D9" w:themeFill="background1" w:themeFillShade="D9"/>
            <w:noWrap/>
            <w:vAlign w:val="bottom"/>
            <w:hideMark/>
          </w:tcPr>
          <w:p w14:paraId="75330E0C"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-0.26</w:t>
            </w:r>
            <w:r>
              <w:rPr>
                <w:rFonts w:eastAsia="Times New Roman" w:cs="Times New Roman"/>
                <w:color w:val="000000"/>
                <w:sz w:val="20"/>
                <w:szCs w:val="20"/>
              </w:rPr>
              <w:t>*</w:t>
            </w:r>
          </w:p>
        </w:tc>
        <w:tc>
          <w:tcPr>
            <w:tcW w:w="1020" w:type="dxa"/>
            <w:shd w:val="clear" w:color="auto" w:fill="D9D9D9" w:themeFill="background1" w:themeFillShade="D9"/>
            <w:noWrap/>
            <w:vAlign w:val="bottom"/>
            <w:hideMark/>
          </w:tcPr>
          <w:p w14:paraId="42AECBEF"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0.190</w:t>
            </w:r>
          </w:p>
        </w:tc>
      </w:tr>
      <w:tr w:rsidR="007A1438" w:rsidRPr="00103351" w14:paraId="33835DF1" w14:textId="77777777" w:rsidTr="00E354D4">
        <w:trPr>
          <w:trHeight w:val="583"/>
          <w:jc w:val="center"/>
        </w:trPr>
        <w:tc>
          <w:tcPr>
            <w:tcW w:w="3200" w:type="dxa"/>
            <w:shd w:val="clear" w:color="auto" w:fill="auto"/>
            <w:vAlign w:val="bottom"/>
            <w:hideMark/>
          </w:tcPr>
          <w:p w14:paraId="10CAB4D4" w14:textId="77777777" w:rsidR="007A1438" w:rsidRPr="00103351" w:rsidRDefault="007A1438" w:rsidP="00E354D4">
            <w:pPr>
              <w:spacing w:after="0" w:line="240" w:lineRule="auto"/>
              <w:rPr>
                <w:rFonts w:eastAsia="Times New Roman" w:cs="Times New Roman"/>
                <w:color w:val="000000"/>
                <w:sz w:val="20"/>
                <w:szCs w:val="20"/>
              </w:rPr>
            </w:pPr>
            <w:r w:rsidRPr="00103351">
              <w:rPr>
                <w:rFonts w:eastAsia="Times New Roman" w:cs="Times New Roman"/>
                <w:b/>
                <w:color w:val="000000"/>
                <w:sz w:val="20"/>
                <w:szCs w:val="20"/>
              </w:rPr>
              <w:t>Age</w:t>
            </w:r>
            <w:r w:rsidRPr="00103351">
              <w:rPr>
                <w:rFonts w:eastAsia="Times New Roman" w:cs="Times New Roman"/>
                <w:color w:val="000000"/>
                <w:sz w:val="20"/>
                <w:szCs w:val="20"/>
              </w:rPr>
              <w:t xml:space="preserve"> (reference group: 51 to 60 y</w:t>
            </w:r>
            <w:r>
              <w:rPr>
                <w:rFonts w:eastAsia="Times New Roman" w:cs="Times New Roman"/>
                <w:color w:val="000000"/>
                <w:sz w:val="20"/>
                <w:szCs w:val="20"/>
              </w:rPr>
              <w:t>ea</w:t>
            </w:r>
            <w:r w:rsidRPr="00103351">
              <w:rPr>
                <w:rFonts w:eastAsia="Times New Roman" w:cs="Times New Roman"/>
                <w:color w:val="000000"/>
                <w:sz w:val="20"/>
                <w:szCs w:val="20"/>
              </w:rPr>
              <w:t>rs)</w:t>
            </w:r>
          </w:p>
        </w:tc>
        <w:tc>
          <w:tcPr>
            <w:tcW w:w="1020" w:type="dxa"/>
            <w:shd w:val="clear" w:color="auto" w:fill="auto"/>
            <w:noWrap/>
            <w:vAlign w:val="bottom"/>
            <w:hideMark/>
          </w:tcPr>
          <w:p w14:paraId="4B87F511" w14:textId="77777777" w:rsidR="007A1438" w:rsidRPr="00103351" w:rsidRDefault="007A1438" w:rsidP="00E354D4">
            <w:pPr>
              <w:spacing w:after="0" w:line="240" w:lineRule="auto"/>
              <w:rPr>
                <w:rFonts w:eastAsia="Times New Roman" w:cs="Times New Roman"/>
                <w:color w:val="000000"/>
                <w:sz w:val="20"/>
                <w:szCs w:val="20"/>
              </w:rPr>
            </w:pPr>
          </w:p>
        </w:tc>
        <w:tc>
          <w:tcPr>
            <w:tcW w:w="1020" w:type="dxa"/>
            <w:shd w:val="clear" w:color="auto" w:fill="auto"/>
            <w:noWrap/>
            <w:vAlign w:val="bottom"/>
            <w:hideMark/>
          </w:tcPr>
          <w:p w14:paraId="39D17507" w14:textId="77777777" w:rsidR="007A1438" w:rsidRPr="00103351" w:rsidRDefault="007A1438" w:rsidP="00E354D4">
            <w:pPr>
              <w:spacing w:after="0" w:line="240" w:lineRule="auto"/>
              <w:rPr>
                <w:rFonts w:eastAsia="Times New Roman" w:cs="Times New Roman"/>
                <w:sz w:val="20"/>
                <w:szCs w:val="20"/>
              </w:rPr>
            </w:pPr>
          </w:p>
        </w:tc>
      </w:tr>
      <w:tr w:rsidR="007A1438" w:rsidRPr="00103351" w14:paraId="174A2337" w14:textId="77777777" w:rsidTr="00DC3714">
        <w:trPr>
          <w:trHeight w:val="292"/>
          <w:jc w:val="center"/>
        </w:trPr>
        <w:tc>
          <w:tcPr>
            <w:tcW w:w="3200" w:type="dxa"/>
            <w:shd w:val="clear" w:color="auto" w:fill="D9D9D9" w:themeFill="background1" w:themeFillShade="D9"/>
            <w:vAlign w:val="bottom"/>
            <w:hideMark/>
          </w:tcPr>
          <w:p w14:paraId="51B7BC91"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61 - 70 years</w:t>
            </w:r>
          </w:p>
        </w:tc>
        <w:tc>
          <w:tcPr>
            <w:tcW w:w="1020" w:type="dxa"/>
            <w:shd w:val="clear" w:color="auto" w:fill="D9D9D9" w:themeFill="background1" w:themeFillShade="D9"/>
            <w:noWrap/>
            <w:vAlign w:val="bottom"/>
            <w:hideMark/>
          </w:tcPr>
          <w:p w14:paraId="10C9F499"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-0.53</w:t>
            </w:r>
            <w:r>
              <w:rPr>
                <w:rFonts w:eastAsia="Times New Roman" w:cs="Times New Roman"/>
                <w:color w:val="000000"/>
                <w:sz w:val="20"/>
                <w:szCs w:val="20"/>
              </w:rPr>
              <w:t>**</w:t>
            </w:r>
          </w:p>
        </w:tc>
        <w:tc>
          <w:tcPr>
            <w:tcW w:w="1020" w:type="dxa"/>
            <w:shd w:val="clear" w:color="auto" w:fill="D9D9D9" w:themeFill="background1" w:themeFillShade="D9"/>
            <w:noWrap/>
            <w:vAlign w:val="bottom"/>
            <w:hideMark/>
          </w:tcPr>
          <w:p w14:paraId="2EB956F8"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0.267</w:t>
            </w:r>
          </w:p>
        </w:tc>
      </w:tr>
      <w:tr w:rsidR="007A1438" w:rsidRPr="00103351" w14:paraId="04425E89" w14:textId="77777777" w:rsidTr="00E354D4">
        <w:trPr>
          <w:trHeight w:val="292"/>
          <w:jc w:val="center"/>
        </w:trPr>
        <w:tc>
          <w:tcPr>
            <w:tcW w:w="3200" w:type="dxa"/>
            <w:shd w:val="clear" w:color="auto" w:fill="auto"/>
            <w:vAlign w:val="bottom"/>
            <w:hideMark/>
          </w:tcPr>
          <w:p w14:paraId="1235B486"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71 - 80 years</w:t>
            </w:r>
          </w:p>
        </w:tc>
        <w:tc>
          <w:tcPr>
            <w:tcW w:w="1020" w:type="dxa"/>
            <w:shd w:val="clear" w:color="auto" w:fill="auto"/>
            <w:noWrap/>
            <w:vAlign w:val="bottom"/>
            <w:hideMark/>
          </w:tcPr>
          <w:p w14:paraId="315B2D5B"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-1.01</w:t>
            </w:r>
            <w:r>
              <w:rPr>
                <w:rFonts w:eastAsia="Times New Roman" w:cs="Times New Roman"/>
                <w:color w:val="000000"/>
                <w:sz w:val="20"/>
                <w:szCs w:val="20"/>
              </w:rPr>
              <w:t>***</w:t>
            </w:r>
          </w:p>
        </w:tc>
        <w:tc>
          <w:tcPr>
            <w:tcW w:w="1020" w:type="dxa"/>
            <w:shd w:val="clear" w:color="auto" w:fill="auto"/>
            <w:noWrap/>
            <w:vAlign w:val="bottom"/>
            <w:hideMark/>
          </w:tcPr>
          <w:p w14:paraId="11E7CA23"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0.261</w:t>
            </w:r>
          </w:p>
        </w:tc>
      </w:tr>
      <w:tr w:rsidR="007A1438" w:rsidRPr="00103351" w14:paraId="13AEE617" w14:textId="77777777" w:rsidTr="00DC3714">
        <w:trPr>
          <w:trHeight w:val="292"/>
          <w:jc w:val="center"/>
        </w:trPr>
        <w:tc>
          <w:tcPr>
            <w:tcW w:w="3200" w:type="dxa"/>
            <w:shd w:val="clear" w:color="auto" w:fill="D9D9D9" w:themeFill="background1" w:themeFillShade="D9"/>
            <w:vAlign w:val="bottom"/>
            <w:hideMark/>
          </w:tcPr>
          <w:p w14:paraId="01315BA1"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81 or more years</w:t>
            </w:r>
          </w:p>
        </w:tc>
        <w:tc>
          <w:tcPr>
            <w:tcW w:w="1020" w:type="dxa"/>
            <w:shd w:val="clear" w:color="auto" w:fill="D9D9D9" w:themeFill="background1" w:themeFillShade="D9"/>
            <w:noWrap/>
            <w:vAlign w:val="bottom"/>
            <w:hideMark/>
          </w:tcPr>
          <w:p w14:paraId="5D94E942"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-0.44</w:t>
            </w:r>
            <w:r>
              <w:rPr>
                <w:rFonts w:eastAsia="Times New Roman" w:cs="Times New Roman"/>
                <w:color w:val="000000"/>
                <w:sz w:val="20"/>
                <w:szCs w:val="20"/>
              </w:rPr>
              <w:t>***</w:t>
            </w:r>
          </w:p>
        </w:tc>
        <w:tc>
          <w:tcPr>
            <w:tcW w:w="1020" w:type="dxa"/>
            <w:shd w:val="clear" w:color="auto" w:fill="D9D9D9" w:themeFill="background1" w:themeFillShade="D9"/>
            <w:noWrap/>
            <w:vAlign w:val="bottom"/>
            <w:hideMark/>
          </w:tcPr>
          <w:p w14:paraId="34C5648B"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0.165</w:t>
            </w:r>
          </w:p>
        </w:tc>
      </w:tr>
      <w:tr w:rsidR="007A1438" w:rsidRPr="00103351" w14:paraId="5F08A6CC" w14:textId="77777777" w:rsidTr="00E354D4">
        <w:trPr>
          <w:trHeight w:val="583"/>
          <w:jc w:val="center"/>
        </w:trPr>
        <w:tc>
          <w:tcPr>
            <w:tcW w:w="3200" w:type="dxa"/>
            <w:shd w:val="clear" w:color="auto" w:fill="auto"/>
            <w:vAlign w:val="bottom"/>
            <w:hideMark/>
          </w:tcPr>
          <w:p w14:paraId="37BDBFAC" w14:textId="77777777" w:rsidR="007A1438" w:rsidRPr="00103351" w:rsidRDefault="007A1438" w:rsidP="00E354D4">
            <w:pPr>
              <w:spacing w:after="0" w:line="240" w:lineRule="auto"/>
              <w:rPr>
                <w:rFonts w:eastAsia="Times New Roman" w:cs="Times New Roman"/>
                <w:color w:val="000000"/>
                <w:sz w:val="20"/>
                <w:szCs w:val="20"/>
              </w:rPr>
            </w:pPr>
            <w:r w:rsidRPr="00103351">
              <w:rPr>
                <w:rFonts w:eastAsia="Times New Roman" w:cs="Times New Roman"/>
                <w:b/>
                <w:color w:val="000000"/>
                <w:sz w:val="20"/>
                <w:szCs w:val="20"/>
              </w:rPr>
              <w:t>Household type</w:t>
            </w:r>
            <w:r w:rsidRPr="00103351">
              <w:rPr>
                <w:rFonts w:eastAsia="Times New Roman" w:cs="Times New Roman"/>
                <w:color w:val="000000"/>
                <w:sz w:val="20"/>
                <w:szCs w:val="20"/>
              </w:rPr>
              <w:t xml:space="preserve"> (reference group: single-person household)</w:t>
            </w:r>
          </w:p>
        </w:tc>
        <w:tc>
          <w:tcPr>
            <w:tcW w:w="1020" w:type="dxa"/>
            <w:shd w:val="clear" w:color="auto" w:fill="auto"/>
            <w:noWrap/>
            <w:vAlign w:val="bottom"/>
            <w:hideMark/>
          </w:tcPr>
          <w:p w14:paraId="056EEF9F" w14:textId="77777777" w:rsidR="007A1438" w:rsidRPr="00103351" w:rsidRDefault="007A1438" w:rsidP="00E354D4">
            <w:pPr>
              <w:spacing w:after="0" w:line="240" w:lineRule="auto"/>
              <w:rPr>
                <w:rFonts w:eastAsia="Times New Roman" w:cs="Times New Roman"/>
                <w:color w:val="000000"/>
                <w:sz w:val="20"/>
                <w:szCs w:val="20"/>
              </w:rPr>
            </w:pPr>
          </w:p>
        </w:tc>
        <w:tc>
          <w:tcPr>
            <w:tcW w:w="1020" w:type="dxa"/>
            <w:shd w:val="clear" w:color="auto" w:fill="auto"/>
            <w:noWrap/>
            <w:vAlign w:val="bottom"/>
            <w:hideMark/>
          </w:tcPr>
          <w:p w14:paraId="0BEB5AD7" w14:textId="77777777" w:rsidR="007A1438" w:rsidRPr="00103351" w:rsidRDefault="007A1438" w:rsidP="00E354D4">
            <w:pPr>
              <w:spacing w:after="0" w:line="240" w:lineRule="auto"/>
              <w:rPr>
                <w:rFonts w:eastAsia="Times New Roman" w:cs="Times New Roman"/>
                <w:sz w:val="20"/>
                <w:szCs w:val="20"/>
              </w:rPr>
            </w:pPr>
          </w:p>
        </w:tc>
      </w:tr>
      <w:tr w:rsidR="007A1438" w:rsidRPr="00103351" w14:paraId="522B62BA" w14:textId="77777777" w:rsidTr="00DC3714">
        <w:trPr>
          <w:trHeight w:val="292"/>
          <w:jc w:val="center"/>
        </w:trPr>
        <w:tc>
          <w:tcPr>
            <w:tcW w:w="3200" w:type="dxa"/>
            <w:shd w:val="clear" w:color="auto" w:fill="D9D9D9" w:themeFill="background1" w:themeFillShade="D9"/>
            <w:vAlign w:val="bottom"/>
            <w:hideMark/>
          </w:tcPr>
          <w:p w14:paraId="69F3BEE4"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HH with 2+persons</w:t>
            </w:r>
          </w:p>
        </w:tc>
        <w:tc>
          <w:tcPr>
            <w:tcW w:w="1020" w:type="dxa"/>
            <w:shd w:val="clear" w:color="auto" w:fill="D9D9D9" w:themeFill="background1" w:themeFillShade="D9"/>
            <w:noWrap/>
            <w:vAlign w:val="bottom"/>
            <w:hideMark/>
          </w:tcPr>
          <w:p w14:paraId="46EF286A"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0.26</w:t>
            </w:r>
          </w:p>
        </w:tc>
        <w:tc>
          <w:tcPr>
            <w:tcW w:w="1020" w:type="dxa"/>
            <w:shd w:val="clear" w:color="auto" w:fill="D9D9D9" w:themeFill="background1" w:themeFillShade="D9"/>
            <w:noWrap/>
            <w:vAlign w:val="bottom"/>
            <w:hideMark/>
          </w:tcPr>
          <w:p w14:paraId="5FEE4073"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0.210</w:t>
            </w:r>
          </w:p>
        </w:tc>
      </w:tr>
      <w:tr w:rsidR="007A1438" w:rsidRPr="00103351" w14:paraId="7FDB0043" w14:textId="77777777" w:rsidTr="00E354D4">
        <w:trPr>
          <w:trHeight w:val="292"/>
          <w:jc w:val="center"/>
        </w:trPr>
        <w:tc>
          <w:tcPr>
            <w:tcW w:w="3200" w:type="dxa"/>
            <w:shd w:val="clear" w:color="auto" w:fill="auto"/>
            <w:vAlign w:val="bottom"/>
            <w:hideMark/>
          </w:tcPr>
          <w:p w14:paraId="65776970"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Couple-only HH</w:t>
            </w:r>
          </w:p>
        </w:tc>
        <w:tc>
          <w:tcPr>
            <w:tcW w:w="1020" w:type="dxa"/>
            <w:shd w:val="clear" w:color="auto" w:fill="auto"/>
            <w:noWrap/>
            <w:vAlign w:val="bottom"/>
            <w:hideMark/>
          </w:tcPr>
          <w:p w14:paraId="3114CECC"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0.08</w:t>
            </w:r>
          </w:p>
        </w:tc>
        <w:tc>
          <w:tcPr>
            <w:tcW w:w="1020" w:type="dxa"/>
            <w:shd w:val="clear" w:color="auto" w:fill="auto"/>
            <w:noWrap/>
            <w:vAlign w:val="bottom"/>
            <w:hideMark/>
          </w:tcPr>
          <w:p w14:paraId="064E2B2D"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0.237</w:t>
            </w:r>
          </w:p>
        </w:tc>
      </w:tr>
      <w:tr w:rsidR="007A1438" w:rsidRPr="00103351" w14:paraId="273E6D4E" w14:textId="77777777" w:rsidTr="00DC3714">
        <w:trPr>
          <w:trHeight w:val="583"/>
          <w:jc w:val="center"/>
        </w:trPr>
        <w:tc>
          <w:tcPr>
            <w:tcW w:w="3200" w:type="dxa"/>
            <w:shd w:val="clear" w:color="auto" w:fill="D9D9D9" w:themeFill="background1" w:themeFillShade="D9"/>
            <w:vAlign w:val="bottom"/>
            <w:hideMark/>
          </w:tcPr>
          <w:p w14:paraId="0FA5FCE9" w14:textId="77777777" w:rsidR="007A1438" w:rsidRPr="00103351" w:rsidRDefault="007A1438" w:rsidP="00E354D4">
            <w:pPr>
              <w:spacing w:after="0" w:line="240" w:lineRule="auto"/>
              <w:rPr>
                <w:rFonts w:eastAsia="Times New Roman" w:cs="Times New Roman"/>
                <w:color w:val="000000"/>
                <w:sz w:val="20"/>
                <w:szCs w:val="20"/>
              </w:rPr>
            </w:pPr>
            <w:r w:rsidRPr="00103351">
              <w:rPr>
                <w:rFonts w:eastAsia="Times New Roman" w:cs="Times New Roman"/>
                <w:b/>
                <w:color w:val="000000"/>
                <w:sz w:val="20"/>
                <w:szCs w:val="20"/>
              </w:rPr>
              <w:t>Race or ethnicity</w:t>
            </w:r>
            <w:r w:rsidRPr="00103351">
              <w:rPr>
                <w:rFonts w:eastAsia="Times New Roman" w:cs="Times New Roman"/>
                <w:color w:val="000000"/>
                <w:sz w:val="20"/>
                <w:szCs w:val="20"/>
              </w:rPr>
              <w:t xml:space="preserve"> (reference group: non-Hispanic white)</w:t>
            </w:r>
          </w:p>
        </w:tc>
        <w:tc>
          <w:tcPr>
            <w:tcW w:w="1020" w:type="dxa"/>
            <w:shd w:val="clear" w:color="auto" w:fill="D9D9D9" w:themeFill="background1" w:themeFillShade="D9"/>
            <w:noWrap/>
            <w:vAlign w:val="bottom"/>
            <w:hideMark/>
          </w:tcPr>
          <w:p w14:paraId="6DE41FC7" w14:textId="77777777" w:rsidR="007A1438" w:rsidRPr="00103351" w:rsidRDefault="007A1438" w:rsidP="00E354D4">
            <w:pPr>
              <w:spacing w:after="0" w:line="240" w:lineRule="auto"/>
              <w:rPr>
                <w:rFonts w:eastAsia="Times New Roman" w:cs="Times New Roman"/>
                <w:color w:val="000000"/>
                <w:sz w:val="20"/>
                <w:szCs w:val="20"/>
              </w:rPr>
            </w:pPr>
          </w:p>
        </w:tc>
        <w:tc>
          <w:tcPr>
            <w:tcW w:w="1020" w:type="dxa"/>
            <w:shd w:val="clear" w:color="auto" w:fill="D9D9D9" w:themeFill="background1" w:themeFillShade="D9"/>
            <w:noWrap/>
            <w:vAlign w:val="bottom"/>
            <w:hideMark/>
          </w:tcPr>
          <w:p w14:paraId="63A40AC7" w14:textId="77777777" w:rsidR="007A1438" w:rsidRPr="00103351" w:rsidRDefault="007A1438" w:rsidP="00E354D4">
            <w:pPr>
              <w:spacing w:after="0" w:line="240" w:lineRule="auto"/>
              <w:rPr>
                <w:rFonts w:eastAsia="Times New Roman" w:cs="Times New Roman"/>
                <w:sz w:val="20"/>
                <w:szCs w:val="20"/>
              </w:rPr>
            </w:pPr>
          </w:p>
        </w:tc>
      </w:tr>
      <w:tr w:rsidR="007A1438" w:rsidRPr="00103351" w14:paraId="063FBFF6" w14:textId="77777777" w:rsidTr="00E354D4">
        <w:trPr>
          <w:trHeight w:val="292"/>
          <w:jc w:val="center"/>
        </w:trPr>
        <w:tc>
          <w:tcPr>
            <w:tcW w:w="3200" w:type="dxa"/>
            <w:shd w:val="clear" w:color="auto" w:fill="auto"/>
            <w:vAlign w:val="bottom"/>
            <w:hideMark/>
          </w:tcPr>
          <w:p w14:paraId="20F40A3A"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Nonwhite</w:t>
            </w:r>
          </w:p>
        </w:tc>
        <w:tc>
          <w:tcPr>
            <w:tcW w:w="1020" w:type="dxa"/>
            <w:shd w:val="clear" w:color="auto" w:fill="auto"/>
            <w:noWrap/>
            <w:vAlign w:val="bottom"/>
            <w:hideMark/>
          </w:tcPr>
          <w:p w14:paraId="4D391216"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0.47</w:t>
            </w:r>
            <w:r>
              <w:rPr>
                <w:rFonts w:eastAsia="Times New Roman" w:cs="Times New Roman"/>
                <w:color w:val="000000"/>
                <w:sz w:val="20"/>
                <w:szCs w:val="20"/>
              </w:rPr>
              <w:t>**</w:t>
            </w:r>
          </w:p>
        </w:tc>
        <w:tc>
          <w:tcPr>
            <w:tcW w:w="1020" w:type="dxa"/>
            <w:shd w:val="clear" w:color="auto" w:fill="auto"/>
            <w:noWrap/>
            <w:vAlign w:val="bottom"/>
            <w:hideMark/>
          </w:tcPr>
          <w:p w14:paraId="2177A69E"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0.181</w:t>
            </w:r>
          </w:p>
        </w:tc>
      </w:tr>
      <w:tr w:rsidR="007A1438" w:rsidRPr="00103351" w14:paraId="0CEE03B5" w14:textId="77777777" w:rsidTr="00DC3714">
        <w:trPr>
          <w:trHeight w:val="583"/>
          <w:jc w:val="center"/>
        </w:trPr>
        <w:tc>
          <w:tcPr>
            <w:tcW w:w="3200" w:type="dxa"/>
            <w:shd w:val="clear" w:color="auto" w:fill="D9D9D9" w:themeFill="background1" w:themeFillShade="D9"/>
            <w:vAlign w:val="bottom"/>
            <w:hideMark/>
          </w:tcPr>
          <w:p w14:paraId="56B3FB8F" w14:textId="77777777" w:rsidR="007A1438" w:rsidRPr="00103351" w:rsidRDefault="007A1438" w:rsidP="00E354D4">
            <w:pPr>
              <w:spacing w:after="0" w:line="240" w:lineRule="auto"/>
              <w:rPr>
                <w:rFonts w:eastAsia="Times New Roman" w:cs="Times New Roman"/>
                <w:color w:val="000000"/>
                <w:sz w:val="20"/>
                <w:szCs w:val="20"/>
              </w:rPr>
            </w:pPr>
            <w:r w:rsidRPr="00103351">
              <w:rPr>
                <w:rFonts w:eastAsia="Times New Roman" w:cs="Times New Roman"/>
                <w:b/>
                <w:color w:val="000000"/>
                <w:sz w:val="20"/>
                <w:szCs w:val="20"/>
              </w:rPr>
              <w:t>Education</w:t>
            </w:r>
            <w:r w:rsidRPr="00103351">
              <w:rPr>
                <w:rFonts w:eastAsia="Times New Roman" w:cs="Times New Roman"/>
                <w:color w:val="000000"/>
                <w:sz w:val="20"/>
                <w:szCs w:val="20"/>
              </w:rPr>
              <w:t xml:space="preserve"> (reference group: Less than high school)</w:t>
            </w:r>
          </w:p>
        </w:tc>
        <w:tc>
          <w:tcPr>
            <w:tcW w:w="1020" w:type="dxa"/>
            <w:shd w:val="clear" w:color="auto" w:fill="D9D9D9" w:themeFill="background1" w:themeFillShade="D9"/>
            <w:noWrap/>
            <w:vAlign w:val="bottom"/>
            <w:hideMark/>
          </w:tcPr>
          <w:p w14:paraId="51C689D2" w14:textId="77777777" w:rsidR="007A1438" w:rsidRPr="00103351" w:rsidRDefault="007A1438" w:rsidP="00E354D4">
            <w:pPr>
              <w:spacing w:after="0" w:line="240" w:lineRule="auto"/>
              <w:rPr>
                <w:rFonts w:eastAsia="Times New Roman" w:cs="Times New Roman"/>
                <w:color w:val="000000"/>
                <w:sz w:val="20"/>
                <w:szCs w:val="20"/>
              </w:rPr>
            </w:pPr>
          </w:p>
        </w:tc>
        <w:tc>
          <w:tcPr>
            <w:tcW w:w="1020" w:type="dxa"/>
            <w:shd w:val="clear" w:color="auto" w:fill="D9D9D9" w:themeFill="background1" w:themeFillShade="D9"/>
            <w:noWrap/>
            <w:vAlign w:val="bottom"/>
            <w:hideMark/>
          </w:tcPr>
          <w:p w14:paraId="48A21435" w14:textId="77777777" w:rsidR="007A1438" w:rsidRPr="00103351" w:rsidRDefault="007A1438" w:rsidP="00E354D4">
            <w:pPr>
              <w:spacing w:after="0" w:line="240" w:lineRule="auto"/>
              <w:rPr>
                <w:rFonts w:eastAsia="Times New Roman" w:cs="Times New Roman"/>
                <w:sz w:val="20"/>
                <w:szCs w:val="20"/>
              </w:rPr>
            </w:pPr>
          </w:p>
        </w:tc>
      </w:tr>
      <w:tr w:rsidR="007A1438" w:rsidRPr="00103351" w14:paraId="36416935" w14:textId="77777777" w:rsidTr="00E354D4">
        <w:trPr>
          <w:trHeight w:val="292"/>
          <w:jc w:val="center"/>
        </w:trPr>
        <w:tc>
          <w:tcPr>
            <w:tcW w:w="3200" w:type="dxa"/>
            <w:shd w:val="clear" w:color="auto" w:fill="auto"/>
            <w:vAlign w:val="bottom"/>
            <w:hideMark/>
          </w:tcPr>
          <w:p w14:paraId="2210F10D"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High school</w:t>
            </w:r>
          </w:p>
        </w:tc>
        <w:tc>
          <w:tcPr>
            <w:tcW w:w="1020" w:type="dxa"/>
            <w:shd w:val="clear" w:color="auto" w:fill="auto"/>
            <w:noWrap/>
            <w:vAlign w:val="bottom"/>
            <w:hideMark/>
          </w:tcPr>
          <w:p w14:paraId="7EFC3F55"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-0.07</w:t>
            </w:r>
          </w:p>
        </w:tc>
        <w:tc>
          <w:tcPr>
            <w:tcW w:w="1020" w:type="dxa"/>
            <w:shd w:val="clear" w:color="auto" w:fill="auto"/>
            <w:noWrap/>
            <w:vAlign w:val="bottom"/>
            <w:hideMark/>
          </w:tcPr>
          <w:p w14:paraId="2E16A840"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0.214</w:t>
            </w:r>
          </w:p>
        </w:tc>
      </w:tr>
      <w:tr w:rsidR="007A1438" w:rsidRPr="00103351" w14:paraId="1CAE1140" w14:textId="77777777" w:rsidTr="00DC3714">
        <w:trPr>
          <w:trHeight w:val="292"/>
          <w:jc w:val="center"/>
        </w:trPr>
        <w:tc>
          <w:tcPr>
            <w:tcW w:w="3200" w:type="dxa"/>
            <w:shd w:val="clear" w:color="auto" w:fill="D9D9D9" w:themeFill="background1" w:themeFillShade="D9"/>
            <w:vAlign w:val="bottom"/>
            <w:hideMark/>
          </w:tcPr>
          <w:p w14:paraId="066DD473"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Some college</w:t>
            </w:r>
          </w:p>
        </w:tc>
        <w:tc>
          <w:tcPr>
            <w:tcW w:w="1020" w:type="dxa"/>
            <w:shd w:val="clear" w:color="auto" w:fill="D9D9D9" w:themeFill="background1" w:themeFillShade="D9"/>
            <w:noWrap/>
            <w:vAlign w:val="bottom"/>
            <w:hideMark/>
          </w:tcPr>
          <w:p w14:paraId="3E7BEA1D"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-0.12</w:t>
            </w:r>
          </w:p>
        </w:tc>
        <w:tc>
          <w:tcPr>
            <w:tcW w:w="1020" w:type="dxa"/>
            <w:shd w:val="clear" w:color="auto" w:fill="D9D9D9" w:themeFill="background1" w:themeFillShade="D9"/>
            <w:noWrap/>
            <w:vAlign w:val="bottom"/>
            <w:hideMark/>
          </w:tcPr>
          <w:p w14:paraId="32D12610"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0.240</w:t>
            </w:r>
          </w:p>
        </w:tc>
      </w:tr>
      <w:tr w:rsidR="007A1438" w:rsidRPr="00103351" w14:paraId="007406C1" w14:textId="77777777" w:rsidTr="00E354D4">
        <w:trPr>
          <w:trHeight w:val="292"/>
          <w:jc w:val="center"/>
        </w:trPr>
        <w:tc>
          <w:tcPr>
            <w:tcW w:w="3200" w:type="dxa"/>
            <w:shd w:val="clear" w:color="auto" w:fill="auto"/>
            <w:vAlign w:val="bottom"/>
            <w:hideMark/>
          </w:tcPr>
          <w:p w14:paraId="5CD88B21"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College</w:t>
            </w:r>
          </w:p>
        </w:tc>
        <w:tc>
          <w:tcPr>
            <w:tcW w:w="1020" w:type="dxa"/>
            <w:shd w:val="clear" w:color="auto" w:fill="auto"/>
            <w:noWrap/>
            <w:vAlign w:val="bottom"/>
            <w:hideMark/>
          </w:tcPr>
          <w:p w14:paraId="7A5E6ABE"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-0.24</w:t>
            </w:r>
          </w:p>
        </w:tc>
        <w:tc>
          <w:tcPr>
            <w:tcW w:w="1020" w:type="dxa"/>
            <w:shd w:val="clear" w:color="auto" w:fill="auto"/>
            <w:noWrap/>
            <w:vAlign w:val="bottom"/>
            <w:hideMark/>
          </w:tcPr>
          <w:p w14:paraId="13320199"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0.375</w:t>
            </w:r>
          </w:p>
        </w:tc>
      </w:tr>
      <w:tr w:rsidR="007A1438" w:rsidRPr="00103351" w14:paraId="5E3DE4B3" w14:textId="77777777" w:rsidTr="00DC3714">
        <w:trPr>
          <w:trHeight w:val="583"/>
          <w:jc w:val="center"/>
        </w:trPr>
        <w:tc>
          <w:tcPr>
            <w:tcW w:w="3200" w:type="dxa"/>
            <w:shd w:val="clear" w:color="auto" w:fill="D9D9D9" w:themeFill="background1" w:themeFillShade="D9"/>
            <w:vAlign w:val="bottom"/>
            <w:hideMark/>
          </w:tcPr>
          <w:p w14:paraId="7E33C81E" w14:textId="77777777" w:rsidR="007A1438" w:rsidRPr="00103351" w:rsidRDefault="007A1438" w:rsidP="00E354D4">
            <w:pPr>
              <w:spacing w:after="0" w:line="240" w:lineRule="auto"/>
              <w:rPr>
                <w:rFonts w:eastAsia="Times New Roman" w:cs="Times New Roman"/>
                <w:color w:val="000000"/>
                <w:sz w:val="20"/>
                <w:szCs w:val="20"/>
              </w:rPr>
            </w:pPr>
            <w:r w:rsidRPr="00103351">
              <w:rPr>
                <w:rFonts w:eastAsia="Times New Roman" w:cs="Times New Roman"/>
                <w:b/>
                <w:color w:val="000000"/>
                <w:sz w:val="20"/>
                <w:szCs w:val="20"/>
              </w:rPr>
              <w:t>Home tenure</w:t>
            </w:r>
            <w:r w:rsidRPr="00103351">
              <w:rPr>
                <w:rFonts w:eastAsia="Times New Roman" w:cs="Times New Roman"/>
                <w:color w:val="000000"/>
                <w:sz w:val="20"/>
                <w:szCs w:val="20"/>
              </w:rPr>
              <w:t xml:space="preserve"> (reference group: Renter)</w:t>
            </w:r>
          </w:p>
        </w:tc>
        <w:tc>
          <w:tcPr>
            <w:tcW w:w="1020" w:type="dxa"/>
            <w:shd w:val="clear" w:color="auto" w:fill="D9D9D9" w:themeFill="background1" w:themeFillShade="D9"/>
            <w:noWrap/>
            <w:vAlign w:val="bottom"/>
            <w:hideMark/>
          </w:tcPr>
          <w:p w14:paraId="239114F9" w14:textId="77777777" w:rsidR="007A1438" w:rsidRPr="00103351" w:rsidRDefault="007A1438" w:rsidP="00E354D4">
            <w:pPr>
              <w:spacing w:after="0" w:line="240" w:lineRule="auto"/>
              <w:rPr>
                <w:rFonts w:eastAsia="Times New Roman" w:cs="Times New Roman"/>
                <w:color w:val="000000"/>
                <w:sz w:val="20"/>
                <w:szCs w:val="20"/>
              </w:rPr>
            </w:pPr>
          </w:p>
        </w:tc>
        <w:tc>
          <w:tcPr>
            <w:tcW w:w="1020" w:type="dxa"/>
            <w:shd w:val="clear" w:color="auto" w:fill="D9D9D9" w:themeFill="background1" w:themeFillShade="D9"/>
            <w:noWrap/>
            <w:vAlign w:val="bottom"/>
            <w:hideMark/>
          </w:tcPr>
          <w:p w14:paraId="0FDE4D08" w14:textId="77777777" w:rsidR="007A1438" w:rsidRPr="00103351" w:rsidRDefault="007A1438" w:rsidP="00E354D4">
            <w:pPr>
              <w:spacing w:after="0" w:line="240" w:lineRule="auto"/>
              <w:rPr>
                <w:rFonts w:eastAsia="Times New Roman" w:cs="Times New Roman"/>
                <w:sz w:val="20"/>
                <w:szCs w:val="20"/>
              </w:rPr>
            </w:pPr>
          </w:p>
        </w:tc>
      </w:tr>
      <w:tr w:rsidR="007A1438" w:rsidRPr="00103351" w14:paraId="1993D6E8" w14:textId="77777777" w:rsidTr="00E354D4">
        <w:trPr>
          <w:trHeight w:val="292"/>
          <w:jc w:val="center"/>
        </w:trPr>
        <w:tc>
          <w:tcPr>
            <w:tcW w:w="3200" w:type="dxa"/>
            <w:shd w:val="clear" w:color="auto" w:fill="auto"/>
            <w:vAlign w:val="bottom"/>
            <w:hideMark/>
          </w:tcPr>
          <w:p w14:paraId="077B9B18"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Owner</w:t>
            </w:r>
          </w:p>
        </w:tc>
        <w:tc>
          <w:tcPr>
            <w:tcW w:w="1020" w:type="dxa"/>
            <w:shd w:val="clear" w:color="auto" w:fill="auto"/>
            <w:noWrap/>
            <w:vAlign w:val="bottom"/>
            <w:hideMark/>
          </w:tcPr>
          <w:p w14:paraId="2BF9A90F"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-0.11</w:t>
            </w:r>
          </w:p>
        </w:tc>
        <w:tc>
          <w:tcPr>
            <w:tcW w:w="1020" w:type="dxa"/>
            <w:shd w:val="clear" w:color="auto" w:fill="auto"/>
            <w:noWrap/>
            <w:vAlign w:val="bottom"/>
            <w:hideMark/>
          </w:tcPr>
          <w:p w14:paraId="23D766EA"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0.169</w:t>
            </w:r>
          </w:p>
        </w:tc>
      </w:tr>
      <w:tr w:rsidR="007A1438" w:rsidRPr="00103351" w14:paraId="3044ACC7" w14:textId="77777777" w:rsidTr="00DC3714">
        <w:trPr>
          <w:trHeight w:val="583"/>
          <w:jc w:val="center"/>
        </w:trPr>
        <w:tc>
          <w:tcPr>
            <w:tcW w:w="3200" w:type="dxa"/>
            <w:shd w:val="clear" w:color="auto" w:fill="D9D9D9" w:themeFill="background1" w:themeFillShade="D9"/>
            <w:vAlign w:val="bottom"/>
            <w:hideMark/>
          </w:tcPr>
          <w:p w14:paraId="57A84916" w14:textId="77777777" w:rsidR="007A1438" w:rsidRPr="00103351" w:rsidRDefault="007A1438" w:rsidP="00E354D4">
            <w:pPr>
              <w:spacing w:after="0" w:line="240" w:lineRule="auto"/>
              <w:rPr>
                <w:rFonts w:eastAsia="Times New Roman" w:cs="Times New Roman"/>
                <w:color w:val="000000"/>
                <w:sz w:val="20"/>
                <w:szCs w:val="20"/>
              </w:rPr>
            </w:pPr>
            <w:r w:rsidRPr="00103351">
              <w:rPr>
                <w:rFonts w:eastAsia="Times New Roman" w:cs="Times New Roman"/>
                <w:b/>
                <w:color w:val="000000"/>
                <w:sz w:val="20"/>
                <w:szCs w:val="20"/>
              </w:rPr>
              <w:t>Division</w:t>
            </w:r>
            <w:r w:rsidRPr="00103351">
              <w:rPr>
                <w:rFonts w:eastAsia="Times New Roman" w:cs="Times New Roman"/>
                <w:color w:val="000000"/>
                <w:sz w:val="20"/>
                <w:szCs w:val="20"/>
              </w:rPr>
              <w:t xml:space="preserve"> (reference group: South Atlantic)</w:t>
            </w:r>
          </w:p>
        </w:tc>
        <w:tc>
          <w:tcPr>
            <w:tcW w:w="1020" w:type="dxa"/>
            <w:shd w:val="clear" w:color="auto" w:fill="D9D9D9" w:themeFill="background1" w:themeFillShade="D9"/>
            <w:noWrap/>
            <w:vAlign w:val="bottom"/>
            <w:hideMark/>
          </w:tcPr>
          <w:p w14:paraId="6E08C3C8" w14:textId="77777777" w:rsidR="007A1438" w:rsidRPr="00103351" w:rsidRDefault="007A1438" w:rsidP="00E354D4">
            <w:pPr>
              <w:spacing w:after="0" w:line="240" w:lineRule="auto"/>
              <w:rPr>
                <w:rFonts w:eastAsia="Times New Roman" w:cs="Times New Roman"/>
                <w:color w:val="000000"/>
                <w:sz w:val="20"/>
                <w:szCs w:val="20"/>
              </w:rPr>
            </w:pPr>
          </w:p>
        </w:tc>
        <w:tc>
          <w:tcPr>
            <w:tcW w:w="1020" w:type="dxa"/>
            <w:shd w:val="clear" w:color="auto" w:fill="D9D9D9" w:themeFill="background1" w:themeFillShade="D9"/>
            <w:noWrap/>
            <w:vAlign w:val="bottom"/>
            <w:hideMark/>
          </w:tcPr>
          <w:p w14:paraId="614BB3FC" w14:textId="77777777" w:rsidR="007A1438" w:rsidRPr="00103351" w:rsidRDefault="007A1438" w:rsidP="00E354D4">
            <w:pPr>
              <w:spacing w:after="0" w:line="240" w:lineRule="auto"/>
              <w:rPr>
                <w:rFonts w:eastAsia="Times New Roman" w:cs="Times New Roman"/>
                <w:sz w:val="20"/>
                <w:szCs w:val="20"/>
              </w:rPr>
            </w:pPr>
          </w:p>
        </w:tc>
      </w:tr>
      <w:tr w:rsidR="007A1438" w:rsidRPr="00103351" w14:paraId="12C091DA" w14:textId="77777777" w:rsidTr="00E354D4">
        <w:trPr>
          <w:trHeight w:val="292"/>
          <w:jc w:val="center"/>
        </w:trPr>
        <w:tc>
          <w:tcPr>
            <w:tcW w:w="3200" w:type="dxa"/>
            <w:shd w:val="clear" w:color="auto" w:fill="auto"/>
            <w:vAlign w:val="bottom"/>
            <w:hideMark/>
          </w:tcPr>
          <w:p w14:paraId="55A52D27"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New England</w:t>
            </w:r>
          </w:p>
        </w:tc>
        <w:tc>
          <w:tcPr>
            <w:tcW w:w="1020" w:type="dxa"/>
            <w:shd w:val="clear" w:color="auto" w:fill="auto"/>
            <w:noWrap/>
            <w:vAlign w:val="bottom"/>
            <w:hideMark/>
          </w:tcPr>
          <w:p w14:paraId="3CC2095C"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-0.66</w:t>
            </w:r>
          </w:p>
        </w:tc>
        <w:tc>
          <w:tcPr>
            <w:tcW w:w="1020" w:type="dxa"/>
            <w:shd w:val="clear" w:color="auto" w:fill="auto"/>
            <w:noWrap/>
            <w:vAlign w:val="bottom"/>
            <w:hideMark/>
          </w:tcPr>
          <w:p w14:paraId="7AEDE03E"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0.558</w:t>
            </w:r>
          </w:p>
        </w:tc>
      </w:tr>
      <w:tr w:rsidR="007A1438" w:rsidRPr="00103351" w14:paraId="034593B7" w14:textId="77777777" w:rsidTr="00DC3714">
        <w:trPr>
          <w:trHeight w:val="292"/>
          <w:jc w:val="center"/>
        </w:trPr>
        <w:tc>
          <w:tcPr>
            <w:tcW w:w="3200" w:type="dxa"/>
            <w:shd w:val="clear" w:color="auto" w:fill="D9D9D9" w:themeFill="background1" w:themeFillShade="D9"/>
            <w:vAlign w:val="bottom"/>
            <w:hideMark/>
          </w:tcPr>
          <w:p w14:paraId="00A81E42"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Mid Atlantic</w:t>
            </w:r>
          </w:p>
        </w:tc>
        <w:tc>
          <w:tcPr>
            <w:tcW w:w="1020" w:type="dxa"/>
            <w:shd w:val="clear" w:color="auto" w:fill="D9D9D9" w:themeFill="background1" w:themeFillShade="D9"/>
            <w:noWrap/>
            <w:vAlign w:val="bottom"/>
            <w:hideMark/>
          </w:tcPr>
          <w:p w14:paraId="4C9D7715"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-0.24</w:t>
            </w:r>
          </w:p>
        </w:tc>
        <w:tc>
          <w:tcPr>
            <w:tcW w:w="1020" w:type="dxa"/>
            <w:shd w:val="clear" w:color="auto" w:fill="D9D9D9" w:themeFill="background1" w:themeFillShade="D9"/>
            <w:noWrap/>
            <w:vAlign w:val="bottom"/>
            <w:hideMark/>
          </w:tcPr>
          <w:p w14:paraId="4FEE47CE"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0.239</w:t>
            </w:r>
          </w:p>
        </w:tc>
      </w:tr>
      <w:tr w:rsidR="007A1438" w:rsidRPr="00103351" w14:paraId="5615EB32" w14:textId="77777777" w:rsidTr="00E354D4">
        <w:trPr>
          <w:trHeight w:val="292"/>
          <w:jc w:val="center"/>
        </w:trPr>
        <w:tc>
          <w:tcPr>
            <w:tcW w:w="3200" w:type="dxa"/>
            <w:shd w:val="clear" w:color="auto" w:fill="auto"/>
            <w:vAlign w:val="bottom"/>
            <w:hideMark/>
          </w:tcPr>
          <w:p w14:paraId="1F4079D9"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East North Central</w:t>
            </w:r>
          </w:p>
        </w:tc>
        <w:tc>
          <w:tcPr>
            <w:tcW w:w="1020" w:type="dxa"/>
            <w:shd w:val="clear" w:color="auto" w:fill="auto"/>
            <w:noWrap/>
            <w:vAlign w:val="bottom"/>
            <w:hideMark/>
          </w:tcPr>
          <w:p w14:paraId="078F2D50"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-0.17</w:t>
            </w:r>
          </w:p>
        </w:tc>
        <w:tc>
          <w:tcPr>
            <w:tcW w:w="1020" w:type="dxa"/>
            <w:shd w:val="clear" w:color="auto" w:fill="auto"/>
            <w:noWrap/>
            <w:vAlign w:val="bottom"/>
            <w:hideMark/>
          </w:tcPr>
          <w:p w14:paraId="1ACA1860"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0.265</w:t>
            </w:r>
          </w:p>
        </w:tc>
      </w:tr>
      <w:tr w:rsidR="007A1438" w:rsidRPr="00103351" w14:paraId="0E4BE13E" w14:textId="77777777" w:rsidTr="00DC3714">
        <w:trPr>
          <w:trHeight w:val="292"/>
          <w:jc w:val="center"/>
        </w:trPr>
        <w:tc>
          <w:tcPr>
            <w:tcW w:w="3200" w:type="dxa"/>
            <w:shd w:val="clear" w:color="auto" w:fill="D9D9D9" w:themeFill="background1" w:themeFillShade="D9"/>
            <w:vAlign w:val="bottom"/>
            <w:hideMark/>
          </w:tcPr>
          <w:p w14:paraId="21ECD294"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West North Central</w:t>
            </w:r>
          </w:p>
        </w:tc>
        <w:tc>
          <w:tcPr>
            <w:tcW w:w="1020" w:type="dxa"/>
            <w:shd w:val="clear" w:color="auto" w:fill="D9D9D9" w:themeFill="background1" w:themeFillShade="D9"/>
            <w:noWrap/>
            <w:vAlign w:val="bottom"/>
            <w:hideMark/>
          </w:tcPr>
          <w:p w14:paraId="15574372"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-0.60</w:t>
            </w:r>
            <w:r>
              <w:rPr>
                <w:rFonts w:eastAsia="Times New Roman" w:cs="Times New Roman"/>
                <w:color w:val="000000"/>
                <w:sz w:val="20"/>
                <w:szCs w:val="20"/>
              </w:rPr>
              <w:t>*</w:t>
            </w:r>
          </w:p>
        </w:tc>
        <w:tc>
          <w:tcPr>
            <w:tcW w:w="1020" w:type="dxa"/>
            <w:shd w:val="clear" w:color="auto" w:fill="D9D9D9" w:themeFill="background1" w:themeFillShade="D9"/>
            <w:noWrap/>
            <w:vAlign w:val="bottom"/>
            <w:hideMark/>
          </w:tcPr>
          <w:p w14:paraId="4FC3316C"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0.362</w:t>
            </w:r>
          </w:p>
        </w:tc>
      </w:tr>
      <w:tr w:rsidR="007A1438" w:rsidRPr="00103351" w14:paraId="3EDD1331" w14:textId="77777777" w:rsidTr="00E354D4">
        <w:trPr>
          <w:trHeight w:val="292"/>
          <w:jc w:val="center"/>
        </w:trPr>
        <w:tc>
          <w:tcPr>
            <w:tcW w:w="3200" w:type="dxa"/>
            <w:shd w:val="clear" w:color="auto" w:fill="auto"/>
            <w:vAlign w:val="bottom"/>
            <w:hideMark/>
          </w:tcPr>
          <w:p w14:paraId="100CB54F"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East South Central</w:t>
            </w:r>
          </w:p>
        </w:tc>
        <w:tc>
          <w:tcPr>
            <w:tcW w:w="1020" w:type="dxa"/>
            <w:shd w:val="clear" w:color="auto" w:fill="auto"/>
            <w:noWrap/>
            <w:vAlign w:val="bottom"/>
            <w:hideMark/>
          </w:tcPr>
          <w:p w14:paraId="52944A80"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-0.28</w:t>
            </w:r>
          </w:p>
        </w:tc>
        <w:tc>
          <w:tcPr>
            <w:tcW w:w="1020" w:type="dxa"/>
            <w:shd w:val="clear" w:color="auto" w:fill="auto"/>
            <w:noWrap/>
            <w:vAlign w:val="bottom"/>
            <w:hideMark/>
          </w:tcPr>
          <w:p w14:paraId="1DFAF030"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0.293</w:t>
            </w:r>
          </w:p>
        </w:tc>
      </w:tr>
      <w:tr w:rsidR="007A1438" w:rsidRPr="00103351" w14:paraId="50092E40" w14:textId="77777777" w:rsidTr="00DC3714">
        <w:trPr>
          <w:trHeight w:val="292"/>
          <w:jc w:val="center"/>
        </w:trPr>
        <w:tc>
          <w:tcPr>
            <w:tcW w:w="3200" w:type="dxa"/>
            <w:shd w:val="clear" w:color="auto" w:fill="D9D9D9" w:themeFill="background1" w:themeFillShade="D9"/>
            <w:vAlign w:val="bottom"/>
            <w:hideMark/>
          </w:tcPr>
          <w:p w14:paraId="423609A8"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West South Central</w:t>
            </w:r>
          </w:p>
        </w:tc>
        <w:tc>
          <w:tcPr>
            <w:tcW w:w="1020" w:type="dxa"/>
            <w:shd w:val="clear" w:color="auto" w:fill="D9D9D9" w:themeFill="background1" w:themeFillShade="D9"/>
            <w:noWrap/>
            <w:vAlign w:val="bottom"/>
            <w:hideMark/>
          </w:tcPr>
          <w:p w14:paraId="2E1D371E"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-0.17</w:t>
            </w:r>
          </w:p>
        </w:tc>
        <w:tc>
          <w:tcPr>
            <w:tcW w:w="1020" w:type="dxa"/>
            <w:shd w:val="clear" w:color="auto" w:fill="D9D9D9" w:themeFill="background1" w:themeFillShade="D9"/>
            <w:noWrap/>
            <w:vAlign w:val="bottom"/>
            <w:hideMark/>
          </w:tcPr>
          <w:p w14:paraId="31D83F82"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0.281</w:t>
            </w:r>
          </w:p>
        </w:tc>
      </w:tr>
      <w:tr w:rsidR="007A1438" w:rsidRPr="00103351" w14:paraId="6BBBB63C" w14:textId="77777777" w:rsidTr="00E354D4">
        <w:trPr>
          <w:trHeight w:val="292"/>
          <w:jc w:val="center"/>
        </w:trPr>
        <w:tc>
          <w:tcPr>
            <w:tcW w:w="3200" w:type="dxa"/>
            <w:shd w:val="clear" w:color="auto" w:fill="auto"/>
            <w:vAlign w:val="bottom"/>
            <w:hideMark/>
          </w:tcPr>
          <w:p w14:paraId="0B4026CB"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Mountain</w:t>
            </w:r>
          </w:p>
        </w:tc>
        <w:tc>
          <w:tcPr>
            <w:tcW w:w="1020" w:type="dxa"/>
            <w:shd w:val="clear" w:color="auto" w:fill="auto"/>
            <w:noWrap/>
            <w:vAlign w:val="bottom"/>
            <w:hideMark/>
          </w:tcPr>
          <w:p w14:paraId="371CEF8C"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-0.71</w:t>
            </w:r>
            <w:r>
              <w:rPr>
                <w:rFonts w:eastAsia="Times New Roman" w:cs="Times New Roman"/>
                <w:color w:val="000000"/>
                <w:sz w:val="20"/>
                <w:szCs w:val="20"/>
              </w:rPr>
              <w:t>***</w:t>
            </w:r>
          </w:p>
        </w:tc>
        <w:tc>
          <w:tcPr>
            <w:tcW w:w="1020" w:type="dxa"/>
            <w:shd w:val="clear" w:color="auto" w:fill="auto"/>
            <w:noWrap/>
            <w:vAlign w:val="bottom"/>
            <w:hideMark/>
          </w:tcPr>
          <w:p w14:paraId="6C1E915E"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0.292</w:t>
            </w:r>
          </w:p>
        </w:tc>
      </w:tr>
      <w:tr w:rsidR="007A1438" w:rsidRPr="00103351" w14:paraId="0ECB317E" w14:textId="77777777" w:rsidTr="00DC3714">
        <w:trPr>
          <w:trHeight w:val="292"/>
          <w:jc w:val="center"/>
        </w:trPr>
        <w:tc>
          <w:tcPr>
            <w:tcW w:w="3200" w:type="dxa"/>
            <w:shd w:val="clear" w:color="auto" w:fill="D9D9D9" w:themeFill="background1" w:themeFillShade="D9"/>
            <w:vAlign w:val="bottom"/>
            <w:hideMark/>
          </w:tcPr>
          <w:p w14:paraId="1B4B1C00"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Pacific</w:t>
            </w:r>
          </w:p>
        </w:tc>
        <w:tc>
          <w:tcPr>
            <w:tcW w:w="1020" w:type="dxa"/>
            <w:shd w:val="clear" w:color="auto" w:fill="D9D9D9" w:themeFill="background1" w:themeFillShade="D9"/>
            <w:noWrap/>
            <w:vAlign w:val="bottom"/>
            <w:hideMark/>
          </w:tcPr>
          <w:p w14:paraId="2B7DFDC0"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-0.38</w:t>
            </w:r>
          </w:p>
        </w:tc>
        <w:tc>
          <w:tcPr>
            <w:tcW w:w="1020" w:type="dxa"/>
            <w:shd w:val="clear" w:color="auto" w:fill="D9D9D9" w:themeFill="background1" w:themeFillShade="D9"/>
            <w:noWrap/>
            <w:vAlign w:val="bottom"/>
            <w:hideMark/>
          </w:tcPr>
          <w:p w14:paraId="1B7C68BF"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0.272</w:t>
            </w:r>
          </w:p>
        </w:tc>
      </w:tr>
    </w:tbl>
    <w:p w14:paraId="24367AE7" w14:textId="3EAEA08E" w:rsidR="007A1438" w:rsidRDefault="007A1438" w:rsidP="007A1438">
      <w:pPr>
        <w:spacing w:line="240" w:lineRule="auto"/>
        <w:rPr>
          <w:sz w:val="20"/>
        </w:rPr>
      </w:pPr>
      <w:r w:rsidRPr="00BE2F86">
        <w:rPr>
          <w:i/>
          <w:sz w:val="20"/>
        </w:rPr>
        <w:t>Note</w:t>
      </w:r>
      <w:r w:rsidRPr="00BE2F86">
        <w:rPr>
          <w:sz w:val="20"/>
        </w:rPr>
        <w:t xml:space="preserve">: N = </w:t>
      </w:r>
      <w:r>
        <w:rPr>
          <w:sz w:val="20"/>
        </w:rPr>
        <w:t>877</w:t>
      </w:r>
      <w:r w:rsidRPr="00BE2F86">
        <w:rPr>
          <w:sz w:val="20"/>
        </w:rPr>
        <w:t xml:space="preserve">. The unit of observation is a </w:t>
      </w:r>
      <w:r>
        <w:rPr>
          <w:sz w:val="20"/>
        </w:rPr>
        <w:t>person over</w:t>
      </w:r>
      <w:r w:rsidRPr="00BE2F86">
        <w:rPr>
          <w:sz w:val="20"/>
        </w:rPr>
        <w:t xml:space="preserve"> years of age.</w:t>
      </w:r>
      <w:r>
        <w:rPr>
          <w:sz w:val="20"/>
        </w:rPr>
        <w:t xml:space="preserve"> ** - significant at the 5</w:t>
      </w:r>
      <w:r w:rsidR="00270363">
        <w:rPr>
          <w:sz w:val="20"/>
        </w:rPr>
        <w:t xml:space="preserve"> percent</w:t>
      </w:r>
      <w:r>
        <w:rPr>
          <w:sz w:val="20"/>
        </w:rPr>
        <w:t xml:space="preserve"> level, *** - significant at the 1</w:t>
      </w:r>
      <w:r w:rsidR="00270363">
        <w:rPr>
          <w:sz w:val="20"/>
        </w:rPr>
        <w:t xml:space="preserve"> percent</w:t>
      </w:r>
      <w:r>
        <w:rPr>
          <w:sz w:val="20"/>
        </w:rPr>
        <w:t xml:space="preserve"> level. Unmarked estimates are not statistically significant. Standard errors were calculated using the cluster and strata variables that account for the complex survey design and are available in the data file.</w:t>
      </w:r>
    </w:p>
    <w:p w14:paraId="5915B85F" w14:textId="4C522CF8" w:rsidR="007A1438" w:rsidRPr="003859C3" w:rsidRDefault="007A1438" w:rsidP="007A1438">
      <w:pPr>
        <w:spacing w:line="240" w:lineRule="auto"/>
        <w:rPr>
          <w:sz w:val="20"/>
        </w:rPr>
      </w:pPr>
      <w:r w:rsidRPr="003859C3">
        <w:rPr>
          <w:i/>
          <w:sz w:val="20"/>
        </w:rPr>
        <w:t>Source</w:t>
      </w:r>
      <w:r w:rsidRPr="003859C3">
        <w:rPr>
          <w:sz w:val="20"/>
        </w:rPr>
        <w:t>: Authors</w:t>
      </w:r>
      <w:r>
        <w:rPr>
          <w:sz w:val="20"/>
        </w:rPr>
        <w:t>’</w:t>
      </w:r>
      <w:r w:rsidRPr="003859C3">
        <w:rPr>
          <w:sz w:val="20"/>
        </w:rPr>
        <w:t xml:space="preserve"> estimates from the public-use file from the Health and Retirement Survey </w:t>
      </w:r>
      <w:r w:rsidR="00B40FB2">
        <w:rPr>
          <w:sz w:val="20"/>
        </w:rPr>
        <w:t>(</w:t>
      </w:r>
      <w:r w:rsidRPr="003859C3">
        <w:rPr>
          <w:sz w:val="20"/>
        </w:rPr>
        <w:t>2016</w:t>
      </w:r>
      <w:r w:rsidR="00B40FB2">
        <w:rPr>
          <w:sz w:val="20"/>
        </w:rPr>
        <w:t>)</w:t>
      </w:r>
      <w:r w:rsidRPr="003859C3">
        <w:rPr>
          <w:sz w:val="20"/>
        </w:rPr>
        <w:t>.</w:t>
      </w:r>
    </w:p>
    <w:p w14:paraId="314F0727" w14:textId="77777777" w:rsidR="007A1438" w:rsidRDefault="007A1438" w:rsidP="007A1438"/>
    <w:p w14:paraId="3FD23990" w14:textId="07940794" w:rsidR="007A1438" w:rsidRDefault="007A1438" w:rsidP="007A1438">
      <w:r>
        <w:lastRenderedPageBreak/>
        <w:t>Estimates for some covariates in the hours model have an opposite sign compared to the same covariate in the incidence model. We found a similar reversal of signs for preschoolers too. Perhaps the most striking is age. The incidence model showed a positive association between age and the probability of receiving external care. However, the hours model shows the opposite: conditional on the other covariates, the average hours of care received tend</w:t>
      </w:r>
      <w:r w:rsidR="00B40FB2">
        <w:t>s</w:t>
      </w:r>
      <w:r>
        <w:t xml:space="preserve"> to fall with age. There are also sign reversals for some of the geographical divisions. Except for the coefficient on couple-only households, all parameter estimates are significant at the 5</w:t>
      </w:r>
      <w:r w:rsidR="00B40FB2">
        <w:t>-percent</w:t>
      </w:r>
      <w:r>
        <w:t xml:space="preserve"> level.</w:t>
      </w:r>
    </w:p>
    <w:p w14:paraId="7EF70D58" w14:textId="391B2BD9" w:rsidR="007B69D5" w:rsidRDefault="007A1438" w:rsidP="007A1438">
      <w:r>
        <w:t>The final step in our imputation procedure was assigning weekly hours of care to those identified earlier as recipients in the CE samples. We used the coefficients of the Poisson model described above to attain this goal. As usual, we examined the imputation quality by comparing the observed and imputed average hours (</w:t>
      </w:r>
      <w:r w:rsidR="003D59FE">
        <w:fldChar w:fldCharType="begin"/>
      </w:r>
      <w:r w:rsidR="003D59FE">
        <w:instrText xml:space="preserve"> REF _Ref135733975 \h </w:instrText>
      </w:r>
      <w:r w:rsidR="003D59FE">
        <w:fldChar w:fldCharType="separate"/>
      </w:r>
      <w:r w:rsidR="002A3E69">
        <w:t xml:space="preserve">Table </w:t>
      </w:r>
      <w:r w:rsidR="002A3E69">
        <w:rPr>
          <w:noProof/>
        </w:rPr>
        <w:t>4</w:t>
      </w:r>
      <w:r w:rsidR="002A3E69">
        <w:noBreakHyphen/>
      </w:r>
      <w:r w:rsidR="002A3E69">
        <w:rPr>
          <w:noProof/>
        </w:rPr>
        <w:t>10</w:t>
      </w:r>
      <w:r w:rsidR="003D59FE">
        <w:fldChar w:fldCharType="end"/>
      </w:r>
      <w:r>
        <w:t>).</w:t>
      </w:r>
    </w:p>
    <w:p w14:paraId="4D198B1F" w14:textId="77777777" w:rsidR="007B69D5" w:rsidRDefault="007B69D5">
      <w:pPr>
        <w:spacing w:after="0" w:line="240" w:lineRule="auto"/>
      </w:pPr>
      <w:r>
        <w:br w:type="page"/>
      </w:r>
    </w:p>
    <w:p w14:paraId="5ADFEF55" w14:textId="120786A4" w:rsidR="003D59FE" w:rsidRDefault="003D59FE" w:rsidP="003D59FE">
      <w:pPr>
        <w:pStyle w:val="Caption"/>
        <w:keepNext/>
      </w:pPr>
      <w:bookmarkStart w:id="110" w:name="_Ref135733975"/>
      <w:bookmarkStart w:id="111" w:name="_Toc158095556"/>
      <w:r>
        <w:lastRenderedPageBreak/>
        <w:t xml:space="preserve">Table </w:t>
      </w:r>
      <w:fldSimple w:instr=" STYLEREF 1 \s ">
        <w:r w:rsidR="006C1E92">
          <w:rPr>
            <w:noProof/>
          </w:rPr>
          <w:t>4</w:t>
        </w:r>
      </w:fldSimple>
      <w:r w:rsidR="006C1E92">
        <w:noBreakHyphen/>
      </w:r>
      <w:fldSimple w:instr=" SEQ Table \* ARABIC \s 1 ">
        <w:r w:rsidR="006C1E92">
          <w:rPr>
            <w:noProof/>
          </w:rPr>
          <w:t>10</w:t>
        </w:r>
      </w:fldSimple>
      <w:bookmarkEnd w:id="110"/>
      <w:r>
        <w:t xml:space="preserve"> </w:t>
      </w:r>
      <w:r w:rsidRPr="00965C45">
        <w:t xml:space="preserve">Observed </w:t>
      </w:r>
      <w:r w:rsidR="00B40FB2">
        <w:t>a</w:t>
      </w:r>
      <w:r w:rsidR="00B40FB2" w:rsidRPr="00965C45">
        <w:t xml:space="preserve">nd </w:t>
      </w:r>
      <w:r w:rsidR="00F134DD">
        <w:t>i</w:t>
      </w:r>
      <w:r w:rsidR="00B40FB2" w:rsidRPr="00965C45">
        <w:t xml:space="preserve">mputed </w:t>
      </w:r>
      <w:r w:rsidR="00F134DD">
        <w:t>w</w:t>
      </w:r>
      <w:r w:rsidR="00B40FB2" w:rsidRPr="00965C45">
        <w:t xml:space="preserve">eekly </w:t>
      </w:r>
      <w:r w:rsidR="00F134DD">
        <w:t>h</w:t>
      </w:r>
      <w:r w:rsidR="00B40FB2" w:rsidRPr="00965C45">
        <w:t xml:space="preserve">ours </w:t>
      </w:r>
      <w:r w:rsidR="00B40FB2">
        <w:t>o</w:t>
      </w:r>
      <w:r w:rsidR="00B40FB2" w:rsidRPr="00965C45">
        <w:t xml:space="preserve">f </w:t>
      </w:r>
      <w:r w:rsidR="00F134DD">
        <w:t>c</w:t>
      </w:r>
      <w:r w:rsidR="00B40FB2" w:rsidRPr="00965C45">
        <w:t xml:space="preserve">are </w:t>
      </w:r>
      <w:r w:rsidR="00F134DD">
        <w:t>r</w:t>
      </w:r>
      <w:r w:rsidR="00B40FB2" w:rsidRPr="00965C45">
        <w:t xml:space="preserve">eceived </w:t>
      </w:r>
      <w:r w:rsidR="00B40FB2">
        <w:t>b</w:t>
      </w:r>
      <w:r w:rsidR="00B40FB2" w:rsidRPr="00965C45">
        <w:t xml:space="preserve">y </w:t>
      </w:r>
      <w:r w:rsidR="00F134DD">
        <w:t>a</w:t>
      </w:r>
      <w:r w:rsidR="00B40FB2">
        <w:t xml:space="preserve">dults 50 </w:t>
      </w:r>
      <w:r w:rsidR="00F134DD">
        <w:t>y</w:t>
      </w:r>
      <w:r w:rsidR="00B40FB2">
        <w:t xml:space="preserve">ears and </w:t>
      </w:r>
      <w:r w:rsidR="00F134DD">
        <w:t>o</w:t>
      </w:r>
      <w:r w:rsidR="00B40FB2">
        <w:t>lder</w:t>
      </w:r>
      <w:bookmarkEnd w:id="111"/>
    </w:p>
    <w:tbl>
      <w:tblPr>
        <w:tblW w:w="8968" w:type="dxa"/>
        <w:jc w:val="center"/>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1438"/>
        <w:gridCol w:w="2060"/>
        <w:gridCol w:w="1020"/>
        <w:gridCol w:w="1020"/>
        <w:gridCol w:w="1270"/>
        <w:gridCol w:w="890"/>
        <w:gridCol w:w="1270"/>
      </w:tblGrid>
      <w:tr w:rsidR="007A1438" w:rsidRPr="00E24F8F" w14:paraId="3E6A34C8" w14:textId="77777777" w:rsidTr="003D59FE">
        <w:trPr>
          <w:trHeight w:val="292"/>
          <w:tblHeader/>
          <w:jc w:val="center"/>
        </w:trPr>
        <w:tc>
          <w:tcPr>
            <w:tcW w:w="1438" w:type="dxa"/>
            <w:tcBorders>
              <w:top w:val="single" w:sz="4" w:space="0" w:color="auto"/>
              <w:bottom w:val="nil"/>
            </w:tcBorders>
            <w:shd w:val="clear" w:color="auto" w:fill="auto"/>
            <w:noWrap/>
            <w:vAlign w:val="bottom"/>
            <w:hideMark/>
          </w:tcPr>
          <w:p w14:paraId="66C7E679" w14:textId="77777777" w:rsidR="007A1438" w:rsidRPr="00E24F8F" w:rsidRDefault="007A1438" w:rsidP="00E354D4">
            <w:pPr>
              <w:spacing w:after="0" w:line="240" w:lineRule="auto"/>
              <w:rPr>
                <w:rFonts w:eastAsia="Times New Roman" w:cs="Times New Roman"/>
                <w:b/>
                <w:sz w:val="20"/>
                <w:szCs w:val="20"/>
              </w:rPr>
            </w:pPr>
          </w:p>
        </w:tc>
        <w:tc>
          <w:tcPr>
            <w:tcW w:w="2060" w:type="dxa"/>
            <w:tcBorders>
              <w:top w:val="single" w:sz="4" w:space="0" w:color="auto"/>
              <w:bottom w:val="nil"/>
            </w:tcBorders>
            <w:shd w:val="clear" w:color="auto" w:fill="auto"/>
            <w:noWrap/>
            <w:vAlign w:val="bottom"/>
            <w:hideMark/>
          </w:tcPr>
          <w:p w14:paraId="1DE19364" w14:textId="77777777" w:rsidR="007A1438" w:rsidRPr="00E24F8F" w:rsidRDefault="007A1438" w:rsidP="00E354D4">
            <w:pPr>
              <w:spacing w:after="0" w:line="240" w:lineRule="auto"/>
              <w:rPr>
                <w:rFonts w:eastAsia="Times New Roman" w:cs="Times New Roman"/>
                <w:b/>
                <w:sz w:val="20"/>
                <w:szCs w:val="20"/>
              </w:rPr>
            </w:pPr>
          </w:p>
        </w:tc>
        <w:tc>
          <w:tcPr>
            <w:tcW w:w="1020" w:type="dxa"/>
            <w:tcBorders>
              <w:top w:val="single" w:sz="4" w:space="0" w:color="auto"/>
              <w:bottom w:val="nil"/>
            </w:tcBorders>
            <w:shd w:val="clear" w:color="auto" w:fill="auto"/>
            <w:noWrap/>
            <w:vAlign w:val="bottom"/>
            <w:hideMark/>
          </w:tcPr>
          <w:p w14:paraId="71E0183A" w14:textId="77777777" w:rsidR="007A1438" w:rsidRPr="00E24F8F" w:rsidRDefault="007A1438" w:rsidP="00E354D4">
            <w:pPr>
              <w:spacing w:after="0" w:line="240" w:lineRule="auto"/>
              <w:rPr>
                <w:rFonts w:eastAsia="Times New Roman" w:cs="Times New Roman"/>
                <w:b/>
                <w:sz w:val="20"/>
                <w:szCs w:val="20"/>
              </w:rPr>
            </w:pPr>
          </w:p>
        </w:tc>
        <w:tc>
          <w:tcPr>
            <w:tcW w:w="1020" w:type="dxa"/>
            <w:tcBorders>
              <w:top w:val="single" w:sz="4" w:space="0" w:color="auto"/>
              <w:bottom w:val="nil"/>
            </w:tcBorders>
            <w:shd w:val="clear" w:color="auto" w:fill="auto"/>
            <w:noWrap/>
            <w:vAlign w:val="bottom"/>
            <w:hideMark/>
          </w:tcPr>
          <w:p w14:paraId="3D0E4C0D" w14:textId="77777777" w:rsidR="007A1438" w:rsidRPr="00E24F8F" w:rsidRDefault="007A1438" w:rsidP="00E354D4">
            <w:pPr>
              <w:spacing w:after="0" w:line="240" w:lineRule="auto"/>
              <w:rPr>
                <w:rFonts w:eastAsia="Times New Roman" w:cs="Times New Roman"/>
                <w:b/>
                <w:sz w:val="20"/>
                <w:szCs w:val="20"/>
              </w:rPr>
            </w:pPr>
          </w:p>
        </w:tc>
        <w:tc>
          <w:tcPr>
            <w:tcW w:w="1270" w:type="dxa"/>
            <w:tcBorders>
              <w:top w:val="single" w:sz="4" w:space="0" w:color="auto"/>
              <w:bottom w:val="nil"/>
            </w:tcBorders>
            <w:shd w:val="clear" w:color="auto" w:fill="auto"/>
            <w:noWrap/>
            <w:vAlign w:val="bottom"/>
            <w:hideMark/>
          </w:tcPr>
          <w:p w14:paraId="6888669D" w14:textId="77777777" w:rsidR="007A1438" w:rsidRPr="00E24F8F" w:rsidRDefault="007A1438" w:rsidP="00E354D4">
            <w:pPr>
              <w:spacing w:after="0" w:line="240" w:lineRule="auto"/>
              <w:rPr>
                <w:rFonts w:eastAsia="Times New Roman" w:cs="Times New Roman"/>
                <w:b/>
                <w:sz w:val="20"/>
                <w:szCs w:val="20"/>
              </w:rPr>
            </w:pPr>
          </w:p>
        </w:tc>
        <w:tc>
          <w:tcPr>
            <w:tcW w:w="2160" w:type="dxa"/>
            <w:gridSpan w:val="2"/>
            <w:tcBorders>
              <w:top w:val="single" w:sz="4" w:space="0" w:color="auto"/>
              <w:bottom w:val="nil"/>
            </w:tcBorders>
            <w:shd w:val="clear" w:color="auto" w:fill="auto"/>
            <w:noWrap/>
            <w:vAlign w:val="bottom"/>
            <w:hideMark/>
          </w:tcPr>
          <w:p w14:paraId="53D57159" w14:textId="77777777" w:rsidR="007A1438" w:rsidRPr="00E24F8F" w:rsidRDefault="007A1438" w:rsidP="00E354D4">
            <w:pPr>
              <w:spacing w:after="0" w:line="240" w:lineRule="auto"/>
              <w:rPr>
                <w:rFonts w:eastAsia="Times New Roman" w:cs="Times New Roman"/>
                <w:b/>
                <w:color w:val="000000"/>
                <w:sz w:val="20"/>
                <w:szCs w:val="20"/>
              </w:rPr>
            </w:pPr>
            <w:r w:rsidRPr="00E24F8F">
              <w:rPr>
                <w:rFonts w:eastAsia="Times New Roman" w:cs="Times New Roman"/>
                <w:b/>
                <w:color w:val="000000"/>
                <w:sz w:val="20"/>
                <w:szCs w:val="20"/>
              </w:rPr>
              <w:t>Deviation from the HRS (%)</w:t>
            </w:r>
          </w:p>
        </w:tc>
      </w:tr>
      <w:tr w:rsidR="007A1438" w:rsidRPr="00E24F8F" w14:paraId="421FD3BD" w14:textId="77777777" w:rsidTr="003D59FE">
        <w:trPr>
          <w:trHeight w:val="292"/>
          <w:tblHeader/>
          <w:jc w:val="center"/>
        </w:trPr>
        <w:tc>
          <w:tcPr>
            <w:tcW w:w="1438" w:type="dxa"/>
            <w:tcBorders>
              <w:top w:val="nil"/>
              <w:bottom w:val="single" w:sz="4" w:space="0" w:color="auto"/>
            </w:tcBorders>
            <w:shd w:val="clear" w:color="auto" w:fill="auto"/>
            <w:noWrap/>
            <w:vAlign w:val="bottom"/>
            <w:hideMark/>
          </w:tcPr>
          <w:p w14:paraId="0B77A125" w14:textId="77777777" w:rsidR="007A1438" w:rsidRPr="00E24F8F" w:rsidRDefault="007A1438" w:rsidP="00E354D4">
            <w:pPr>
              <w:spacing w:after="0" w:line="240" w:lineRule="auto"/>
              <w:rPr>
                <w:rFonts w:eastAsia="Times New Roman" w:cs="Times New Roman"/>
                <w:b/>
                <w:color w:val="000000"/>
                <w:sz w:val="20"/>
                <w:szCs w:val="20"/>
              </w:rPr>
            </w:pPr>
            <w:r w:rsidRPr="00E24F8F">
              <w:rPr>
                <w:rFonts w:eastAsia="Times New Roman" w:cs="Times New Roman"/>
                <w:b/>
                <w:color w:val="000000"/>
                <w:sz w:val="20"/>
                <w:szCs w:val="20"/>
              </w:rPr>
              <w:t>Characteristic</w:t>
            </w:r>
          </w:p>
        </w:tc>
        <w:tc>
          <w:tcPr>
            <w:tcW w:w="2060" w:type="dxa"/>
            <w:tcBorders>
              <w:top w:val="nil"/>
              <w:bottom w:val="single" w:sz="4" w:space="0" w:color="auto"/>
            </w:tcBorders>
            <w:shd w:val="clear" w:color="auto" w:fill="auto"/>
            <w:noWrap/>
            <w:vAlign w:val="bottom"/>
            <w:hideMark/>
          </w:tcPr>
          <w:p w14:paraId="076DBCAC" w14:textId="77777777" w:rsidR="007A1438" w:rsidRPr="00E24F8F" w:rsidRDefault="007A1438" w:rsidP="00E354D4">
            <w:pPr>
              <w:spacing w:after="0" w:line="240" w:lineRule="auto"/>
              <w:rPr>
                <w:rFonts w:eastAsia="Times New Roman" w:cs="Times New Roman"/>
                <w:b/>
                <w:sz w:val="20"/>
                <w:szCs w:val="20"/>
              </w:rPr>
            </w:pPr>
            <w:r w:rsidRPr="00E24F8F">
              <w:rPr>
                <w:rFonts w:eastAsia="Times New Roman" w:cs="Times New Roman"/>
                <w:b/>
                <w:sz w:val="20"/>
                <w:szCs w:val="20"/>
              </w:rPr>
              <w:t>Subgroup</w:t>
            </w:r>
          </w:p>
        </w:tc>
        <w:tc>
          <w:tcPr>
            <w:tcW w:w="1020" w:type="dxa"/>
            <w:tcBorders>
              <w:top w:val="nil"/>
              <w:bottom w:val="single" w:sz="4" w:space="0" w:color="auto"/>
            </w:tcBorders>
            <w:shd w:val="clear" w:color="auto" w:fill="auto"/>
            <w:noWrap/>
            <w:vAlign w:val="bottom"/>
            <w:hideMark/>
          </w:tcPr>
          <w:p w14:paraId="17EBB6C1" w14:textId="77777777" w:rsidR="007A1438" w:rsidRPr="00E24F8F" w:rsidRDefault="007A1438" w:rsidP="00E354D4">
            <w:pPr>
              <w:spacing w:after="0" w:line="240" w:lineRule="auto"/>
              <w:rPr>
                <w:rFonts w:eastAsia="Times New Roman" w:cs="Times New Roman"/>
                <w:b/>
                <w:color w:val="000000"/>
                <w:sz w:val="20"/>
                <w:szCs w:val="20"/>
              </w:rPr>
            </w:pPr>
            <w:r w:rsidRPr="00E24F8F">
              <w:rPr>
                <w:rFonts w:eastAsia="Times New Roman" w:cs="Times New Roman"/>
                <w:b/>
                <w:color w:val="000000"/>
                <w:sz w:val="20"/>
                <w:szCs w:val="20"/>
              </w:rPr>
              <w:t>HRS</w:t>
            </w:r>
          </w:p>
        </w:tc>
        <w:tc>
          <w:tcPr>
            <w:tcW w:w="1020" w:type="dxa"/>
            <w:tcBorders>
              <w:top w:val="nil"/>
              <w:bottom w:val="single" w:sz="4" w:space="0" w:color="auto"/>
            </w:tcBorders>
            <w:shd w:val="clear" w:color="auto" w:fill="auto"/>
            <w:noWrap/>
            <w:vAlign w:val="bottom"/>
            <w:hideMark/>
          </w:tcPr>
          <w:p w14:paraId="48CEBA4B" w14:textId="77777777" w:rsidR="007A1438" w:rsidRPr="00E24F8F" w:rsidRDefault="007A1438" w:rsidP="00E354D4">
            <w:pPr>
              <w:spacing w:after="0" w:line="240" w:lineRule="auto"/>
              <w:rPr>
                <w:rFonts w:eastAsia="Times New Roman" w:cs="Times New Roman"/>
                <w:b/>
                <w:color w:val="000000"/>
                <w:sz w:val="20"/>
                <w:szCs w:val="20"/>
              </w:rPr>
            </w:pPr>
            <w:r w:rsidRPr="00E24F8F">
              <w:rPr>
                <w:rFonts w:eastAsia="Times New Roman" w:cs="Times New Roman"/>
                <w:b/>
                <w:color w:val="000000"/>
                <w:sz w:val="20"/>
                <w:szCs w:val="20"/>
              </w:rPr>
              <w:t>CE - Diary</w:t>
            </w:r>
          </w:p>
        </w:tc>
        <w:tc>
          <w:tcPr>
            <w:tcW w:w="1270" w:type="dxa"/>
            <w:tcBorders>
              <w:top w:val="nil"/>
              <w:bottom w:val="single" w:sz="4" w:space="0" w:color="auto"/>
            </w:tcBorders>
            <w:shd w:val="clear" w:color="auto" w:fill="auto"/>
            <w:noWrap/>
            <w:vAlign w:val="bottom"/>
            <w:hideMark/>
          </w:tcPr>
          <w:p w14:paraId="3DCDA138" w14:textId="77777777" w:rsidR="007A1438" w:rsidRPr="00E24F8F" w:rsidRDefault="007A1438" w:rsidP="00E354D4">
            <w:pPr>
              <w:spacing w:after="0" w:line="240" w:lineRule="auto"/>
              <w:rPr>
                <w:rFonts w:eastAsia="Times New Roman" w:cs="Times New Roman"/>
                <w:b/>
                <w:color w:val="000000"/>
                <w:sz w:val="20"/>
                <w:szCs w:val="20"/>
              </w:rPr>
            </w:pPr>
            <w:r w:rsidRPr="00E24F8F">
              <w:rPr>
                <w:rFonts w:eastAsia="Times New Roman" w:cs="Times New Roman"/>
                <w:b/>
                <w:color w:val="000000"/>
                <w:sz w:val="20"/>
                <w:szCs w:val="20"/>
              </w:rPr>
              <w:t>CE - Interview</w:t>
            </w:r>
          </w:p>
        </w:tc>
        <w:tc>
          <w:tcPr>
            <w:tcW w:w="890" w:type="dxa"/>
            <w:tcBorders>
              <w:top w:val="nil"/>
              <w:bottom w:val="single" w:sz="4" w:space="0" w:color="auto"/>
            </w:tcBorders>
            <w:shd w:val="clear" w:color="auto" w:fill="auto"/>
            <w:noWrap/>
            <w:vAlign w:val="bottom"/>
            <w:hideMark/>
          </w:tcPr>
          <w:p w14:paraId="14AEB03F" w14:textId="77777777" w:rsidR="007A1438" w:rsidRPr="00E24F8F" w:rsidRDefault="007A1438" w:rsidP="00E354D4">
            <w:pPr>
              <w:spacing w:after="0" w:line="240" w:lineRule="auto"/>
              <w:rPr>
                <w:rFonts w:eastAsia="Times New Roman" w:cs="Times New Roman"/>
                <w:b/>
                <w:color w:val="000000"/>
                <w:sz w:val="20"/>
                <w:szCs w:val="20"/>
              </w:rPr>
            </w:pPr>
            <w:r w:rsidRPr="00E24F8F">
              <w:rPr>
                <w:rFonts w:eastAsia="Times New Roman" w:cs="Times New Roman"/>
                <w:b/>
                <w:color w:val="000000"/>
                <w:sz w:val="20"/>
                <w:szCs w:val="20"/>
              </w:rPr>
              <w:t>CE - Diary</w:t>
            </w:r>
          </w:p>
        </w:tc>
        <w:tc>
          <w:tcPr>
            <w:tcW w:w="1270" w:type="dxa"/>
            <w:tcBorders>
              <w:top w:val="nil"/>
              <w:bottom w:val="single" w:sz="4" w:space="0" w:color="auto"/>
            </w:tcBorders>
            <w:shd w:val="clear" w:color="auto" w:fill="auto"/>
            <w:noWrap/>
            <w:vAlign w:val="bottom"/>
            <w:hideMark/>
          </w:tcPr>
          <w:p w14:paraId="0CAC1EA2" w14:textId="77777777" w:rsidR="007A1438" w:rsidRPr="00E24F8F" w:rsidRDefault="007A1438" w:rsidP="00E354D4">
            <w:pPr>
              <w:spacing w:after="0" w:line="240" w:lineRule="auto"/>
              <w:rPr>
                <w:rFonts w:eastAsia="Times New Roman" w:cs="Times New Roman"/>
                <w:b/>
                <w:color w:val="000000"/>
                <w:sz w:val="20"/>
                <w:szCs w:val="20"/>
              </w:rPr>
            </w:pPr>
            <w:r w:rsidRPr="00E24F8F">
              <w:rPr>
                <w:rFonts w:eastAsia="Times New Roman" w:cs="Times New Roman"/>
                <w:b/>
                <w:color w:val="000000"/>
                <w:sz w:val="20"/>
                <w:szCs w:val="20"/>
              </w:rPr>
              <w:t>CE - Interview</w:t>
            </w:r>
          </w:p>
        </w:tc>
      </w:tr>
      <w:tr w:rsidR="007A1438" w:rsidRPr="00E24F8F" w14:paraId="159AEB38" w14:textId="77777777" w:rsidTr="003D59FE">
        <w:trPr>
          <w:trHeight w:val="292"/>
          <w:jc w:val="center"/>
        </w:trPr>
        <w:tc>
          <w:tcPr>
            <w:tcW w:w="1438" w:type="dxa"/>
            <w:vMerge w:val="restart"/>
            <w:tcBorders>
              <w:top w:val="single" w:sz="4" w:space="0" w:color="auto"/>
            </w:tcBorders>
            <w:shd w:val="clear" w:color="auto" w:fill="auto"/>
            <w:noWrap/>
            <w:vAlign w:val="center"/>
            <w:hideMark/>
          </w:tcPr>
          <w:p w14:paraId="5A0ADDEA"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Gender</w:t>
            </w:r>
          </w:p>
        </w:tc>
        <w:tc>
          <w:tcPr>
            <w:tcW w:w="2060" w:type="dxa"/>
            <w:tcBorders>
              <w:top w:val="single" w:sz="4" w:space="0" w:color="auto"/>
            </w:tcBorders>
            <w:shd w:val="clear" w:color="auto" w:fill="auto"/>
            <w:noWrap/>
            <w:vAlign w:val="bottom"/>
            <w:hideMark/>
          </w:tcPr>
          <w:p w14:paraId="6DF03531"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Men</w:t>
            </w:r>
          </w:p>
        </w:tc>
        <w:tc>
          <w:tcPr>
            <w:tcW w:w="1020" w:type="dxa"/>
            <w:tcBorders>
              <w:top w:val="single" w:sz="4" w:space="0" w:color="auto"/>
            </w:tcBorders>
            <w:shd w:val="clear" w:color="auto" w:fill="auto"/>
            <w:noWrap/>
            <w:vAlign w:val="bottom"/>
            <w:hideMark/>
          </w:tcPr>
          <w:p w14:paraId="33359B2D"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16.3</w:t>
            </w:r>
          </w:p>
        </w:tc>
        <w:tc>
          <w:tcPr>
            <w:tcW w:w="1020" w:type="dxa"/>
            <w:tcBorders>
              <w:top w:val="single" w:sz="4" w:space="0" w:color="auto"/>
            </w:tcBorders>
            <w:shd w:val="clear" w:color="auto" w:fill="auto"/>
            <w:noWrap/>
            <w:vAlign w:val="bottom"/>
            <w:hideMark/>
          </w:tcPr>
          <w:p w14:paraId="2A8EE949"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18.7</w:t>
            </w:r>
          </w:p>
        </w:tc>
        <w:tc>
          <w:tcPr>
            <w:tcW w:w="1270" w:type="dxa"/>
            <w:tcBorders>
              <w:top w:val="single" w:sz="4" w:space="0" w:color="auto"/>
            </w:tcBorders>
            <w:shd w:val="clear" w:color="auto" w:fill="auto"/>
            <w:noWrap/>
            <w:vAlign w:val="bottom"/>
            <w:hideMark/>
          </w:tcPr>
          <w:p w14:paraId="47986A7D"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18.3</w:t>
            </w:r>
          </w:p>
        </w:tc>
        <w:tc>
          <w:tcPr>
            <w:tcW w:w="890" w:type="dxa"/>
            <w:tcBorders>
              <w:top w:val="single" w:sz="4" w:space="0" w:color="auto"/>
            </w:tcBorders>
            <w:shd w:val="clear" w:color="auto" w:fill="auto"/>
            <w:noWrap/>
            <w:vAlign w:val="bottom"/>
            <w:hideMark/>
          </w:tcPr>
          <w:p w14:paraId="3D3A1680"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15%</w:t>
            </w:r>
          </w:p>
        </w:tc>
        <w:tc>
          <w:tcPr>
            <w:tcW w:w="1270" w:type="dxa"/>
            <w:tcBorders>
              <w:top w:val="single" w:sz="4" w:space="0" w:color="auto"/>
            </w:tcBorders>
            <w:shd w:val="clear" w:color="auto" w:fill="auto"/>
            <w:noWrap/>
            <w:vAlign w:val="bottom"/>
            <w:hideMark/>
          </w:tcPr>
          <w:p w14:paraId="787E0536"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12%</w:t>
            </w:r>
          </w:p>
        </w:tc>
      </w:tr>
      <w:tr w:rsidR="007A1438" w:rsidRPr="00E24F8F" w14:paraId="7F634CC2" w14:textId="77777777" w:rsidTr="003D59FE">
        <w:trPr>
          <w:trHeight w:val="292"/>
          <w:jc w:val="center"/>
        </w:trPr>
        <w:tc>
          <w:tcPr>
            <w:tcW w:w="1438" w:type="dxa"/>
            <w:vMerge/>
            <w:vAlign w:val="center"/>
            <w:hideMark/>
          </w:tcPr>
          <w:p w14:paraId="733E8DE5"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41D68021"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Women</w:t>
            </w:r>
          </w:p>
        </w:tc>
        <w:tc>
          <w:tcPr>
            <w:tcW w:w="1020" w:type="dxa"/>
            <w:shd w:val="clear" w:color="auto" w:fill="auto"/>
            <w:noWrap/>
            <w:vAlign w:val="bottom"/>
            <w:hideMark/>
          </w:tcPr>
          <w:p w14:paraId="5CFE483B"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24.0</w:t>
            </w:r>
          </w:p>
        </w:tc>
        <w:tc>
          <w:tcPr>
            <w:tcW w:w="1020" w:type="dxa"/>
            <w:shd w:val="clear" w:color="auto" w:fill="auto"/>
            <w:noWrap/>
            <w:vAlign w:val="bottom"/>
            <w:hideMark/>
          </w:tcPr>
          <w:p w14:paraId="2225DBE6"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23.6</w:t>
            </w:r>
          </w:p>
        </w:tc>
        <w:tc>
          <w:tcPr>
            <w:tcW w:w="1270" w:type="dxa"/>
            <w:shd w:val="clear" w:color="auto" w:fill="auto"/>
            <w:noWrap/>
            <w:vAlign w:val="bottom"/>
            <w:hideMark/>
          </w:tcPr>
          <w:p w14:paraId="2171BF94"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24.3</w:t>
            </w:r>
          </w:p>
        </w:tc>
        <w:tc>
          <w:tcPr>
            <w:tcW w:w="890" w:type="dxa"/>
            <w:shd w:val="clear" w:color="auto" w:fill="auto"/>
            <w:noWrap/>
            <w:vAlign w:val="bottom"/>
            <w:hideMark/>
          </w:tcPr>
          <w:p w14:paraId="23CF4D03"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w:t>
            </w:r>
          </w:p>
        </w:tc>
        <w:tc>
          <w:tcPr>
            <w:tcW w:w="1270" w:type="dxa"/>
            <w:shd w:val="clear" w:color="auto" w:fill="auto"/>
            <w:noWrap/>
            <w:vAlign w:val="bottom"/>
            <w:hideMark/>
          </w:tcPr>
          <w:p w14:paraId="62CA2110"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w:t>
            </w:r>
          </w:p>
        </w:tc>
      </w:tr>
      <w:tr w:rsidR="007A1438" w:rsidRPr="00E24F8F" w14:paraId="0A15E058" w14:textId="77777777" w:rsidTr="003D59FE">
        <w:trPr>
          <w:trHeight w:val="292"/>
          <w:jc w:val="center"/>
        </w:trPr>
        <w:tc>
          <w:tcPr>
            <w:tcW w:w="1438" w:type="dxa"/>
            <w:vMerge w:val="restart"/>
            <w:shd w:val="clear" w:color="auto" w:fill="D9D9D9" w:themeFill="background1" w:themeFillShade="D9"/>
            <w:noWrap/>
            <w:vAlign w:val="center"/>
            <w:hideMark/>
          </w:tcPr>
          <w:p w14:paraId="1F84A889"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Age</w:t>
            </w:r>
          </w:p>
        </w:tc>
        <w:tc>
          <w:tcPr>
            <w:tcW w:w="2060" w:type="dxa"/>
            <w:shd w:val="clear" w:color="auto" w:fill="D9D9D9" w:themeFill="background1" w:themeFillShade="D9"/>
            <w:noWrap/>
            <w:vAlign w:val="bottom"/>
            <w:hideMark/>
          </w:tcPr>
          <w:p w14:paraId="3F426590"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51 to 60</w:t>
            </w:r>
            <w:r>
              <w:rPr>
                <w:rFonts w:eastAsia="Times New Roman" w:cs="Times New Roman"/>
                <w:color w:val="000000"/>
                <w:sz w:val="20"/>
                <w:szCs w:val="20"/>
              </w:rPr>
              <w:t xml:space="preserve"> </w:t>
            </w:r>
            <w:r w:rsidRPr="00E24F8F">
              <w:rPr>
                <w:rFonts w:eastAsia="Times New Roman" w:cs="Times New Roman"/>
                <w:color w:val="000000"/>
                <w:sz w:val="20"/>
                <w:szCs w:val="20"/>
              </w:rPr>
              <w:t>y</w:t>
            </w:r>
            <w:r>
              <w:rPr>
                <w:rFonts w:eastAsia="Times New Roman" w:cs="Times New Roman"/>
                <w:color w:val="000000"/>
                <w:sz w:val="20"/>
                <w:szCs w:val="20"/>
              </w:rPr>
              <w:t>ea</w:t>
            </w:r>
            <w:r w:rsidRPr="00E24F8F">
              <w:rPr>
                <w:rFonts w:eastAsia="Times New Roman" w:cs="Times New Roman"/>
                <w:color w:val="000000"/>
                <w:sz w:val="20"/>
                <w:szCs w:val="20"/>
              </w:rPr>
              <w:t>rs</w:t>
            </w:r>
          </w:p>
        </w:tc>
        <w:tc>
          <w:tcPr>
            <w:tcW w:w="1020" w:type="dxa"/>
            <w:shd w:val="clear" w:color="auto" w:fill="D9D9D9" w:themeFill="background1" w:themeFillShade="D9"/>
            <w:noWrap/>
            <w:vAlign w:val="bottom"/>
            <w:hideMark/>
          </w:tcPr>
          <w:p w14:paraId="713F1E53"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18.9</w:t>
            </w:r>
          </w:p>
        </w:tc>
        <w:tc>
          <w:tcPr>
            <w:tcW w:w="1020" w:type="dxa"/>
            <w:shd w:val="clear" w:color="auto" w:fill="D9D9D9" w:themeFill="background1" w:themeFillShade="D9"/>
            <w:noWrap/>
            <w:vAlign w:val="bottom"/>
            <w:hideMark/>
          </w:tcPr>
          <w:p w14:paraId="1D7B4E44"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19.7</w:t>
            </w:r>
          </w:p>
        </w:tc>
        <w:tc>
          <w:tcPr>
            <w:tcW w:w="1270" w:type="dxa"/>
            <w:shd w:val="clear" w:color="auto" w:fill="D9D9D9" w:themeFill="background1" w:themeFillShade="D9"/>
            <w:noWrap/>
            <w:vAlign w:val="bottom"/>
            <w:hideMark/>
          </w:tcPr>
          <w:p w14:paraId="1E7640C6"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20.9</w:t>
            </w:r>
          </w:p>
        </w:tc>
        <w:tc>
          <w:tcPr>
            <w:tcW w:w="890" w:type="dxa"/>
            <w:shd w:val="clear" w:color="auto" w:fill="D9D9D9" w:themeFill="background1" w:themeFillShade="D9"/>
            <w:noWrap/>
            <w:vAlign w:val="bottom"/>
            <w:hideMark/>
          </w:tcPr>
          <w:p w14:paraId="399FBD01"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4%</w:t>
            </w:r>
          </w:p>
        </w:tc>
        <w:tc>
          <w:tcPr>
            <w:tcW w:w="1270" w:type="dxa"/>
            <w:shd w:val="clear" w:color="auto" w:fill="D9D9D9" w:themeFill="background1" w:themeFillShade="D9"/>
            <w:noWrap/>
            <w:vAlign w:val="bottom"/>
            <w:hideMark/>
          </w:tcPr>
          <w:p w14:paraId="4022975F"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10%</w:t>
            </w:r>
          </w:p>
        </w:tc>
      </w:tr>
      <w:tr w:rsidR="007A1438" w:rsidRPr="00E24F8F" w14:paraId="0406914B" w14:textId="77777777" w:rsidTr="003D59FE">
        <w:trPr>
          <w:trHeight w:val="292"/>
          <w:jc w:val="center"/>
        </w:trPr>
        <w:tc>
          <w:tcPr>
            <w:tcW w:w="1438" w:type="dxa"/>
            <w:vMerge/>
            <w:shd w:val="clear" w:color="auto" w:fill="D9D9D9" w:themeFill="background1" w:themeFillShade="D9"/>
            <w:vAlign w:val="center"/>
            <w:hideMark/>
          </w:tcPr>
          <w:p w14:paraId="044C58BA"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D9D9D9" w:themeFill="background1" w:themeFillShade="D9"/>
            <w:noWrap/>
            <w:vAlign w:val="bottom"/>
            <w:hideMark/>
          </w:tcPr>
          <w:p w14:paraId="7FF4995B"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61 to 70</w:t>
            </w:r>
            <w:r>
              <w:rPr>
                <w:rFonts w:eastAsia="Times New Roman" w:cs="Times New Roman"/>
                <w:color w:val="000000"/>
                <w:sz w:val="20"/>
                <w:szCs w:val="20"/>
              </w:rPr>
              <w:t xml:space="preserve"> </w:t>
            </w:r>
            <w:r w:rsidRPr="00E24F8F">
              <w:rPr>
                <w:rFonts w:eastAsia="Times New Roman" w:cs="Times New Roman"/>
                <w:color w:val="000000"/>
                <w:sz w:val="20"/>
                <w:szCs w:val="20"/>
              </w:rPr>
              <w:t>y</w:t>
            </w:r>
            <w:r>
              <w:rPr>
                <w:rFonts w:eastAsia="Times New Roman" w:cs="Times New Roman"/>
                <w:color w:val="000000"/>
                <w:sz w:val="20"/>
                <w:szCs w:val="20"/>
              </w:rPr>
              <w:t>ea</w:t>
            </w:r>
            <w:r w:rsidRPr="00E24F8F">
              <w:rPr>
                <w:rFonts w:eastAsia="Times New Roman" w:cs="Times New Roman"/>
                <w:color w:val="000000"/>
                <w:sz w:val="20"/>
                <w:szCs w:val="20"/>
              </w:rPr>
              <w:t>rs</w:t>
            </w:r>
          </w:p>
        </w:tc>
        <w:tc>
          <w:tcPr>
            <w:tcW w:w="1020" w:type="dxa"/>
            <w:shd w:val="clear" w:color="auto" w:fill="D9D9D9" w:themeFill="background1" w:themeFillShade="D9"/>
            <w:noWrap/>
            <w:vAlign w:val="bottom"/>
            <w:hideMark/>
          </w:tcPr>
          <w:p w14:paraId="65AC2454"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13.9</w:t>
            </w:r>
          </w:p>
        </w:tc>
        <w:tc>
          <w:tcPr>
            <w:tcW w:w="1020" w:type="dxa"/>
            <w:shd w:val="clear" w:color="auto" w:fill="D9D9D9" w:themeFill="background1" w:themeFillShade="D9"/>
            <w:noWrap/>
            <w:vAlign w:val="bottom"/>
            <w:hideMark/>
          </w:tcPr>
          <w:p w14:paraId="17FA967D"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11.6</w:t>
            </w:r>
          </w:p>
        </w:tc>
        <w:tc>
          <w:tcPr>
            <w:tcW w:w="1270" w:type="dxa"/>
            <w:shd w:val="clear" w:color="auto" w:fill="D9D9D9" w:themeFill="background1" w:themeFillShade="D9"/>
            <w:noWrap/>
            <w:vAlign w:val="bottom"/>
            <w:hideMark/>
          </w:tcPr>
          <w:p w14:paraId="036C0970"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13.0</w:t>
            </w:r>
          </w:p>
        </w:tc>
        <w:tc>
          <w:tcPr>
            <w:tcW w:w="890" w:type="dxa"/>
            <w:shd w:val="clear" w:color="auto" w:fill="D9D9D9" w:themeFill="background1" w:themeFillShade="D9"/>
            <w:noWrap/>
            <w:vAlign w:val="bottom"/>
            <w:hideMark/>
          </w:tcPr>
          <w:p w14:paraId="62B2C0DD" w14:textId="77777777" w:rsidR="007A1438" w:rsidRPr="00E24F8F" w:rsidRDefault="007A1438" w:rsidP="00E354D4">
            <w:pPr>
              <w:spacing w:after="0" w:line="240" w:lineRule="auto"/>
              <w:jc w:val="right"/>
              <w:rPr>
                <w:rFonts w:eastAsia="Times New Roman" w:cs="Times New Roman"/>
                <w:color w:val="FF0000"/>
                <w:sz w:val="20"/>
                <w:szCs w:val="20"/>
              </w:rPr>
            </w:pPr>
            <w:r w:rsidRPr="00E24F8F">
              <w:rPr>
                <w:rFonts w:eastAsia="Times New Roman" w:cs="Times New Roman"/>
                <w:color w:val="FF0000"/>
                <w:sz w:val="20"/>
                <w:szCs w:val="20"/>
              </w:rPr>
              <w:t>-17%</w:t>
            </w:r>
          </w:p>
        </w:tc>
        <w:tc>
          <w:tcPr>
            <w:tcW w:w="1270" w:type="dxa"/>
            <w:shd w:val="clear" w:color="auto" w:fill="D9D9D9" w:themeFill="background1" w:themeFillShade="D9"/>
            <w:noWrap/>
            <w:vAlign w:val="bottom"/>
            <w:hideMark/>
          </w:tcPr>
          <w:p w14:paraId="7E9DBA72"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-6%</w:t>
            </w:r>
          </w:p>
        </w:tc>
      </w:tr>
      <w:tr w:rsidR="007A1438" w:rsidRPr="00E24F8F" w14:paraId="58C815DA" w14:textId="77777777" w:rsidTr="003D59FE">
        <w:trPr>
          <w:trHeight w:val="292"/>
          <w:jc w:val="center"/>
        </w:trPr>
        <w:tc>
          <w:tcPr>
            <w:tcW w:w="1438" w:type="dxa"/>
            <w:vMerge/>
            <w:shd w:val="clear" w:color="auto" w:fill="D9D9D9" w:themeFill="background1" w:themeFillShade="D9"/>
            <w:vAlign w:val="center"/>
            <w:hideMark/>
          </w:tcPr>
          <w:p w14:paraId="0B0090B0"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D9D9D9" w:themeFill="background1" w:themeFillShade="D9"/>
            <w:noWrap/>
            <w:vAlign w:val="bottom"/>
            <w:hideMark/>
          </w:tcPr>
          <w:p w14:paraId="2FBB6A62"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71 to 80</w:t>
            </w:r>
            <w:r>
              <w:rPr>
                <w:rFonts w:eastAsia="Times New Roman" w:cs="Times New Roman"/>
                <w:color w:val="000000"/>
                <w:sz w:val="20"/>
                <w:szCs w:val="20"/>
              </w:rPr>
              <w:t xml:space="preserve"> </w:t>
            </w:r>
            <w:r w:rsidRPr="00E24F8F">
              <w:rPr>
                <w:rFonts w:eastAsia="Times New Roman" w:cs="Times New Roman"/>
                <w:color w:val="000000"/>
                <w:sz w:val="20"/>
                <w:szCs w:val="20"/>
              </w:rPr>
              <w:t>y</w:t>
            </w:r>
            <w:r>
              <w:rPr>
                <w:rFonts w:eastAsia="Times New Roman" w:cs="Times New Roman"/>
                <w:color w:val="000000"/>
                <w:sz w:val="20"/>
                <w:szCs w:val="20"/>
              </w:rPr>
              <w:t>ea</w:t>
            </w:r>
            <w:r w:rsidRPr="00E24F8F">
              <w:rPr>
                <w:rFonts w:eastAsia="Times New Roman" w:cs="Times New Roman"/>
                <w:color w:val="000000"/>
                <w:sz w:val="20"/>
                <w:szCs w:val="20"/>
              </w:rPr>
              <w:t>rs</w:t>
            </w:r>
          </w:p>
        </w:tc>
        <w:tc>
          <w:tcPr>
            <w:tcW w:w="1020" w:type="dxa"/>
            <w:shd w:val="clear" w:color="auto" w:fill="D9D9D9" w:themeFill="background1" w:themeFillShade="D9"/>
            <w:noWrap/>
            <w:vAlign w:val="bottom"/>
            <w:hideMark/>
          </w:tcPr>
          <w:p w14:paraId="43ECFF27"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21.6</w:t>
            </w:r>
          </w:p>
        </w:tc>
        <w:tc>
          <w:tcPr>
            <w:tcW w:w="1020" w:type="dxa"/>
            <w:shd w:val="clear" w:color="auto" w:fill="D9D9D9" w:themeFill="background1" w:themeFillShade="D9"/>
            <w:noWrap/>
            <w:vAlign w:val="bottom"/>
            <w:hideMark/>
          </w:tcPr>
          <w:p w14:paraId="760554EE"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20.3</w:t>
            </w:r>
          </w:p>
        </w:tc>
        <w:tc>
          <w:tcPr>
            <w:tcW w:w="1270" w:type="dxa"/>
            <w:shd w:val="clear" w:color="auto" w:fill="D9D9D9" w:themeFill="background1" w:themeFillShade="D9"/>
            <w:noWrap/>
            <w:vAlign w:val="bottom"/>
            <w:hideMark/>
          </w:tcPr>
          <w:p w14:paraId="45981F87"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20.3</w:t>
            </w:r>
          </w:p>
        </w:tc>
        <w:tc>
          <w:tcPr>
            <w:tcW w:w="890" w:type="dxa"/>
            <w:shd w:val="clear" w:color="auto" w:fill="D9D9D9" w:themeFill="background1" w:themeFillShade="D9"/>
            <w:noWrap/>
            <w:vAlign w:val="bottom"/>
            <w:hideMark/>
          </w:tcPr>
          <w:p w14:paraId="77FE5BA0"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-6%</w:t>
            </w:r>
          </w:p>
        </w:tc>
        <w:tc>
          <w:tcPr>
            <w:tcW w:w="1270" w:type="dxa"/>
            <w:shd w:val="clear" w:color="auto" w:fill="D9D9D9" w:themeFill="background1" w:themeFillShade="D9"/>
            <w:noWrap/>
            <w:vAlign w:val="bottom"/>
            <w:hideMark/>
          </w:tcPr>
          <w:p w14:paraId="740E044E"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-6%</w:t>
            </w:r>
          </w:p>
        </w:tc>
      </w:tr>
      <w:tr w:rsidR="007A1438" w:rsidRPr="00E24F8F" w14:paraId="30A7F761" w14:textId="77777777" w:rsidTr="003D59FE">
        <w:trPr>
          <w:trHeight w:val="292"/>
          <w:jc w:val="center"/>
        </w:trPr>
        <w:tc>
          <w:tcPr>
            <w:tcW w:w="1438" w:type="dxa"/>
            <w:vMerge/>
            <w:shd w:val="clear" w:color="auto" w:fill="D9D9D9" w:themeFill="background1" w:themeFillShade="D9"/>
            <w:vAlign w:val="center"/>
            <w:hideMark/>
          </w:tcPr>
          <w:p w14:paraId="0EFB2D3B"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D9D9D9" w:themeFill="background1" w:themeFillShade="D9"/>
            <w:noWrap/>
            <w:vAlign w:val="bottom"/>
            <w:hideMark/>
          </w:tcPr>
          <w:p w14:paraId="5502EC86"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81 y</w:t>
            </w:r>
            <w:r>
              <w:rPr>
                <w:rFonts w:eastAsia="Times New Roman" w:cs="Times New Roman"/>
                <w:color w:val="000000"/>
                <w:sz w:val="20"/>
                <w:szCs w:val="20"/>
              </w:rPr>
              <w:t>ea</w:t>
            </w:r>
            <w:r w:rsidRPr="00E24F8F">
              <w:rPr>
                <w:rFonts w:eastAsia="Times New Roman" w:cs="Times New Roman"/>
                <w:color w:val="000000"/>
                <w:sz w:val="20"/>
                <w:szCs w:val="20"/>
              </w:rPr>
              <w:t>rs or more</w:t>
            </w:r>
          </w:p>
        </w:tc>
        <w:tc>
          <w:tcPr>
            <w:tcW w:w="1020" w:type="dxa"/>
            <w:shd w:val="clear" w:color="auto" w:fill="D9D9D9" w:themeFill="background1" w:themeFillShade="D9"/>
            <w:noWrap/>
            <w:vAlign w:val="bottom"/>
            <w:hideMark/>
          </w:tcPr>
          <w:p w14:paraId="6C38C471"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27.0</w:t>
            </w:r>
          </w:p>
        </w:tc>
        <w:tc>
          <w:tcPr>
            <w:tcW w:w="1020" w:type="dxa"/>
            <w:shd w:val="clear" w:color="auto" w:fill="D9D9D9" w:themeFill="background1" w:themeFillShade="D9"/>
            <w:noWrap/>
            <w:vAlign w:val="bottom"/>
            <w:hideMark/>
          </w:tcPr>
          <w:p w14:paraId="58D5153E"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29.5</w:t>
            </w:r>
          </w:p>
        </w:tc>
        <w:tc>
          <w:tcPr>
            <w:tcW w:w="1270" w:type="dxa"/>
            <w:shd w:val="clear" w:color="auto" w:fill="D9D9D9" w:themeFill="background1" w:themeFillShade="D9"/>
            <w:noWrap/>
            <w:vAlign w:val="bottom"/>
            <w:hideMark/>
          </w:tcPr>
          <w:p w14:paraId="019CBE79"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29.2</w:t>
            </w:r>
          </w:p>
        </w:tc>
        <w:tc>
          <w:tcPr>
            <w:tcW w:w="890" w:type="dxa"/>
            <w:shd w:val="clear" w:color="auto" w:fill="D9D9D9" w:themeFill="background1" w:themeFillShade="D9"/>
            <w:noWrap/>
            <w:vAlign w:val="bottom"/>
            <w:hideMark/>
          </w:tcPr>
          <w:p w14:paraId="7543DE5A"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10%</w:t>
            </w:r>
          </w:p>
        </w:tc>
        <w:tc>
          <w:tcPr>
            <w:tcW w:w="1270" w:type="dxa"/>
            <w:shd w:val="clear" w:color="auto" w:fill="D9D9D9" w:themeFill="background1" w:themeFillShade="D9"/>
            <w:noWrap/>
            <w:vAlign w:val="bottom"/>
            <w:hideMark/>
          </w:tcPr>
          <w:p w14:paraId="47B61DF4"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8%</w:t>
            </w:r>
          </w:p>
        </w:tc>
      </w:tr>
      <w:tr w:rsidR="007A1438" w:rsidRPr="00E24F8F" w14:paraId="17492E0D" w14:textId="77777777" w:rsidTr="003D59FE">
        <w:trPr>
          <w:trHeight w:val="292"/>
          <w:jc w:val="center"/>
        </w:trPr>
        <w:tc>
          <w:tcPr>
            <w:tcW w:w="1438" w:type="dxa"/>
            <w:vMerge w:val="restart"/>
            <w:shd w:val="clear" w:color="auto" w:fill="auto"/>
            <w:vAlign w:val="center"/>
            <w:hideMark/>
          </w:tcPr>
          <w:p w14:paraId="36CA00A2"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Household type</w:t>
            </w:r>
          </w:p>
        </w:tc>
        <w:tc>
          <w:tcPr>
            <w:tcW w:w="2060" w:type="dxa"/>
            <w:shd w:val="clear" w:color="auto" w:fill="auto"/>
            <w:noWrap/>
            <w:vAlign w:val="bottom"/>
            <w:hideMark/>
          </w:tcPr>
          <w:p w14:paraId="7E8709C2"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Couple-only</w:t>
            </w:r>
          </w:p>
        </w:tc>
        <w:tc>
          <w:tcPr>
            <w:tcW w:w="1020" w:type="dxa"/>
            <w:shd w:val="clear" w:color="auto" w:fill="auto"/>
            <w:noWrap/>
            <w:vAlign w:val="bottom"/>
            <w:hideMark/>
          </w:tcPr>
          <w:p w14:paraId="1D8E5F8C"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20.6</w:t>
            </w:r>
          </w:p>
        </w:tc>
        <w:tc>
          <w:tcPr>
            <w:tcW w:w="1020" w:type="dxa"/>
            <w:shd w:val="clear" w:color="auto" w:fill="auto"/>
            <w:noWrap/>
            <w:vAlign w:val="bottom"/>
            <w:hideMark/>
          </w:tcPr>
          <w:p w14:paraId="79F4524D"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22.8</w:t>
            </w:r>
          </w:p>
        </w:tc>
        <w:tc>
          <w:tcPr>
            <w:tcW w:w="1270" w:type="dxa"/>
            <w:shd w:val="clear" w:color="auto" w:fill="auto"/>
            <w:noWrap/>
            <w:vAlign w:val="bottom"/>
            <w:hideMark/>
          </w:tcPr>
          <w:p w14:paraId="2D064903"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23.3</w:t>
            </w:r>
          </w:p>
        </w:tc>
        <w:tc>
          <w:tcPr>
            <w:tcW w:w="890" w:type="dxa"/>
            <w:shd w:val="clear" w:color="auto" w:fill="auto"/>
            <w:noWrap/>
            <w:vAlign w:val="bottom"/>
            <w:hideMark/>
          </w:tcPr>
          <w:p w14:paraId="652BC770"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11%</w:t>
            </w:r>
          </w:p>
        </w:tc>
        <w:tc>
          <w:tcPr>
            <w:tcW w:w="1270" w:type="dxa"/>
            <w:shd w:val="clear" w:color="auto" w:fill="auto"/>
            <w:noWrap/>
            <w:vAlign w:val="bottom"/>
            <w:hideMark/>
          </w:tcPr>
          <w:p w14:paraId="5B8EFB3D"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13%</w:t>
            </w:r>
          </w:p>
        </w:tc>
      </w:tr>
      <w:tr w:rsidR="007A1438" w:rsidRPr="00E24F8F" w14:paraId="1382E581" w14:textId="77777777" w:rsidTr="003D59FE">
        <w:trPr>
          <w:trHeight w:val="292"/>
          <w:jc w:val="center"/>
        </w:trPr>
        <w:tc>
          <w:tcPr>
            <w:tcW w:w="1438" w:type="dxa"/>
            <w:vMerge/>
            <w:vAlign w:val="center"/>
            <w:hideMark/>
          </w:tcPr>
          <w:p w14:paraId="6D7868DC"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3F5BAC58"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One-person</w:t>
            </w:r>
          </w:p>
        </w:tc>
        <w:tc>
          <w:tcPr>
            <w:tcW w:w="1020" w:type="dxa"/>
            <w:shd w:val="clear" w:color="auto" w:fill="auto"/>
            <w:noWrap/>
            <w:vAlign w:val="bottom"/>
            <w:hideMark/>
          </w:tcPr>
          <w:p w14:paraId="3AEF7F84"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20.2</w:t>
            </w:r>
          </w:p>
        </w:tc>
        <w:tc>
          <w:tcPr>
            <w:tcW w:w="1020" w:type="dxa"/>
            <w:shd w:val="clear" w:color="auto" w:fill="auto"/>
            <w:noWrap/>
            <w:vAlign w:val="bottom"/>
            <w:hideMark/>
          </w:tcPr>
          <w:p w14:paraId="10FBB2BD"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19.3</w:t>
            </w:r>
          </w:p>
        </w:tc>
        <w:tc>
          <w:tcPr>
            <w:tcW w:w="1270" w:type="dxa"/>
            <w:shd w:val="clear" w:color="auto" w:fill="auto"/>
            <w:noWrap/>
            <w:vAlign w:val="bottom"/>
            <w:hideMark/>
          </w:tcPr>
          <w:p w14:paraId="2304B096"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20.2</w:t>
            </w:r>
          </w:p>
        </w:tc>
        <w:tc>
          <w:tcPr>
            <w:tcW w:w="890" w:type="dxa"/>
            <w:shd w:val="clear" w:color="auto" w:fill="auto"/>
            <w:noWrap/>
            <w:vAlign w:val="bottom"/>
            <w:hideMark/>
          </w:tcPr>
          <w:p w14:paraId="05F73F9D"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-4%</w:t>
            </w:r>
          </w:p>
        </w:tc>
        <w:tc>
          <w:tcPr>
            <w:tcW w:w="1270" w:type="dxa"/>
            <w:shd w:val="clear" w:color="auto" w:fill="auto"/>
            <w:noWrap/>
            <w:vAlign w:val="bottom"/>
            <w:hideMark/>
          </w:tcPr>
          <w:p w14:paraId="79502AB2"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0%</w:t>
            </w:r>
          </w:p>
        </w:tc>
      </w:tr>
      <w:tr w:rsidR="007A1438" w:rsidRPr="00E24F8F" w14:paraId="4ADF7EC6" w14:textId="77777777" w:rsidTr="003D59FE">
        <w:trPr>
          <w:trHeight w:val="292"/>
          <w:jc w:val="center"/>
        </w:trPr>
        <w:tc>
          <w:tcPr>
            <w:tcW w:w="1438" w:type="dxa"/>
            <w:vMerge/>
            <w:vAlign w:val="center"/>
            <w:hideMark/>
          </w:tcPr>
          <w:p w14:paraId="1FAB3CA3"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07420A97"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 xml:space="preserve">Other </w:t>
            </w:r>
          </w:p>
        </w:tc>
        <w:tc>
          <w:tcPr>
            <w:tcW w:w="1020" w:type="dxa"/>
            <w:shd w:val="clear" w:color="auto" w:fill="auto"/>
            <w:noWrap/>
            <w:vAlign w:val="bottom"/>
            <w:hideMark/>
          </w:tcPr>
          <w:p w14:paraId="0B9D0060"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26.9</w:t>
            </w:r>
          </w:p>
        </w:tc>
        <w:tc>
          <w:tcPr>
            <w:tcW w:w="1020" w:type="dxa"/>
            <w:shd w:val="clear" w:color="auto" w:fill="auto"/>
            <w:noWrap/>
            <w:vAlign w:val="bottom"/>
            <w:hideMark/>
          </w:tcPr>
          <w:p w14:paraId="21241B39"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26.5</w:t>
            </w:r>
          </w:p>
        </w:tc>
        <w:tc>
          <w:tcPr>
            <w:tcW w:w="1270" w:type="dxa"/>
            <w:shd w:val="clear" w:color="auto" w:fill="auto"/>
            <w:noWrap/>
            <w:vAlign w:val="bottom"/>
            <w:hideMark/>
          </w:tcPr>
          <w:p w14:paraId="013523F7"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26.2</w:t>
            </w:r>
          </w:p>
        </w:tc>
        <w:tc>
          <w:tcPr>
            <w:tcW w:w="890" w:type="dxa"/>
            <w:shd w:val="clear" w:color="auto" w:fill="auto"/>
            <w:noWrap/>
            <w:vAlign w:val="bottom"/>
            <w:hideMark/>
          </w:tcPr>
          <w:p w14:paraId="6EB16E6E"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w:t>
            </w:r>
          </w:p>
        </w:tc>
        <w:tc>
          <w:tcPr>
            <w:tcW w:w="1270" w:type="dxa"/>
            <w:shd w:val="clear" w:color="auto" w:fill="auto"/>
            <w:noWrap/>
            <w:vAlign w:val="bottom"/>
            <w:hideMark/>
          </w:tcPr>
          <w:p w14:paraId="27E6588A"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-3%</w:t>
            </w:r>
          </w:p>
        </w:tc>
      </w:tr>
      <w:tr w:rsidR="007A1438" w:rsidRPr="00E24F8F" w14:paraId="7FC2FDE7" w14:textId="77777777" w:rsidTr="003D59FE">
        <w:trPr>
          <w:trHeight w:val="292"/>
          <w:jc w:val="center"/>
        </w:trPr>
        <w:tc>
          <w:tcPr>
            <w:tcW w:w="1438" w:type="dxa"/>
            <w:vMerge w:val="restart"/>
            <w:shd w:val="clear" w:color="auto" w:fill="D9D9D9" w:themeFill="background1" w:themeFillShade="D9"/>
            <w:vAlign w:val="center"/>
            <w:hideMark/>
          </w:tcPr>
          <w:p w14:paraId="7B0F4732"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Race</w:t>
            </w:r>
          </w:p>
        </w:tc>
        <w:tc>
          <w:tcPr>
            <w:tcW w:w="2060" w:type="dxa"/>
            <w:shd w:val="clear" w:color="auto" w:fill="D9D9D9" w:themeFill="background1" w:themeFillShade="D9"/>
            <w:noWrap/>
            <w:vAlign w:val="bottom"/>
            <w:hideMark/>
          </w:tcPr>
          <w:p w14:paraId="142B3E21"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Nonwhite</w:t>
            </w:r>
          </w:p>
        </w:tc>
        <w:tc>
          <w:tcPr>
            <w:tcW w:w="1020" w:type="dxa"/>
            <w:shd w:val="clear" w:color="auto" w:fill="D9D9D9" w:themeFill="background1" w:themeFillShade="D9"/>
            <w:noWrap/>
            <w:vAlign w:val="bottom"/>
            <w:hideMark/>
          </w:tcPr>
          <w:p w14:paraId="59FB404B"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28.4</w:t>
            </w:r>
          </w:p>
        </w:tc>
        <w:tc>
          <w:tcPr>
            <w:tcW w:w="1020" w:type="dxa"/>
            <w:shd w:val="clear" w:color="auto" w:fill="D9D9D9" w:themeFill="background1" w:themeFillShade="D9"/>
            <w:noWrap/>
            <w:vAlign w:val="bottom"/>
            <w:hideMark/>
          </w:tcPr>
          <w:p w14:paraId="16DE61F4"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28.9</w:t>
            </w:r>
          </w:p>
        </w:tc>
        <w:tc>
          <w:tcPr>
            <w:tcW w:w="1270" w:type="dxa"/>
            <w:shd w:val="clear" w:color="auto" w:fill="D9D9D9" w:themeFill="background1" w:themeFillShade="D9"/>
            <w:noWrap/>
            <w:vAlign w:val="bottom"/>
            <w:hideMark/>
          </w:tcPr>
          <w:p w14:paraId="6C6085E9"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28.4</w:t>
            </w:r>
          </w:p>
        </w:tc>
        <w:tc>
          <w:tcPr>
            <w:tcW w:w="890" w:type="dxa"/>
            <w:shd w:val="clear" w:color="auto" w:fill="D9D9D9" w:themeFill="background1" w:themeFillShade="D9"/>
            <w:noWrap/>
            <w:vAlign w:val="bottom"/>
            <w:hideMark/>
          </w:tcPr>
          <w:p w14:paraId="4DFE254B"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w:t>
            </w:r>
          </w:p>
        </w:tc>
        <w:tc>
          <w:tcPr>
            <w:tcW w:w="1270" w:type="dxa"/>
            <w:shd w:val="clear" w:color="auto" w:fill="D9D9D9" w:themeFill="background1" w:themeFillShade="D9"/>
            <w:noWrap/>
            <w:vAlign w:val="bottom"/>
            <w:hideMark/>
          </w:tcPr>
          <w:p w14:paraId="29E98C95"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0%</w:t>
            </w:r>
          </w:p>
        </w:tc>
      </w:tr>
      <w:tr w:rsidR="007A1438" w:rsidRPr="00E24F8F" w14:paraId="4863C701" w14:textId="77777777" w:rsidTr="003D59FE">
        <w:trPr>
          <w:trHeight w:val="292"/>
          <w:jc w:val="center"/>
        </w:trPr>
        <w:tc>
          <w:tcPr>
            <w:tcW w:w="1438" w:type="dxa"/>
            <w:vMerge/>
            <w:shd w:val="clear" w:color="auto" w:fill="D9D9D9" w:themeFill="background1" w:themeFillShade="D9"/>
            <w:vAlign w:val="center"/>
            <w:hideMark/>
          </w:tcPr>
          <w:p w14:paraId="76937596"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D9D9D9" w:themeFill="background1" w:themeFillShade="D9"/>
            <w:noWrap/>
            <w:vAlign w:val="bottom"/>
            <w:hideMark/>
          </w:tcPr>
          <w:p w14:paraId="1212E046"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White</w:t>
            </w:r>
          </w:p>
        </w:tc>
        <w:tc>
          <w:tcPr>
            <w:tcW w:w="1020" w:type="dxa"/>
            <w:shd w:val="clear" w:color="auto" w:fill="D9D9D9" w:themeFill="background1" w:themeFillShade="D9"/>
            <w:noWrap/>
            <w:vAlign w:val="bottom"/>
            <w:hideMark/>
          </w:tcPr>
          <w:p w14:paraId="79329CBE"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18.1</w:t>
            </w:r>
          </w:p>
        </w:tc>
        <w:tc>
          <w:tcPr>
            <w:tcW w:w="1020" w:type="dxa"/>
            <w:shd w:val="clear" w:color="auto" w:fill="D9D9D9" w:themeFill="background1" w:themeFillShade="D9"/>
            <w:noWrap/>
            <w:vAlign w:val="bottom"/>
            <w:hideMark/>
          </w:tcPr>
          <w:p w14:paraId="25B41186"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17.7</w:t>
            </w:r>
          </w:p>
        </w:tc>
        <w:tc>
          <w:tcPr>
            <w:tcW w:w="1270" w:type="dxa"/>
            <w:shd w:val="clear" w:color="auto" w:fill="D9D9D9" w:themeFill="background1" w:themeFillShade="D9"/>
            <w:noWrap/>
            <w:vAlign w:val="bottom"/>
            <w:hideMark/>
          </w:tcPr>
          <w:p w14:paraId="0810F5C2"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18.2</w:t>
            </w:r>
          </w:p>
        </w:tc>
        <w:tc>
          <w:tcPr>
            <w:tcW w:w="890" w:type="dxa"/>
            <w:shd w:val="clear" w:color="auto" w:fill="D9D9D9" w:themeFill="background1" w:themeFillShade="D9"/>
            <w:noWrap/>
            <w:vAlign w:val="bottom"/>
            <w:hideMark/>
          </w:tcPr>
          <w:p w14:paraId="0DB0D02C"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w:t>
            </w:r>
          </w:p>
        </w:tc>
        <w:tc>
          <w:tcPr>
            <w:tcW w:w="1270" w:type="dxa"/>
            <w:shd w:val="clear" w:color="auto" w:fill="D9D9D9" w:themeFill="background1" w:themeFillShade="D9"/>
            <w:noWrap/>
            <w:vAlign w:val="bottom"/>
            <w:hideMark/>
          </w:tcPr>
          <w:p w14:paraId="532EE068"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w:t>
            </w:r>
          </w:p>
        </w:tc>
      </w:tr>
      <w:tr w:rsidR="007A1438" w:rsidRPr="00E24F8F" w14:paraId="298A44AC" w14:textId="77777777" w:rsidTr="003D59FE">
        <w:trPr>
          <w:trHeight w:val="292"/>
          <w:jc w:val="center"/>
        </w:trPr>
        <w:tc>
          <w:tcPr>
            <w:tcW w:w="1438" w:type="dxa"/>
            <w:vMerge w:val="restart"/>
            <w:shd w:val="clear" w:color="auto" w:fill="auto"/>
            <w:vAlign w:val="center"/>
            <w:hideMark/>
          </w:tcPr>
          <w:p w14:paraId="36D6474F"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Education</w:t>
            </w:r>
          </w:p>
        </w:tc>
        <w:tc>
          <w:tcPr>
            <w:tcW w:w="2060" w:type="dxa"/>
            <w:shd w:val="clear" w:color="auto" w:fill="auto"/>
            <w:noWrap/>
            <w:vAlign w:val="bottom"/>
            <w:hideMark/>
          </w:tcPr>
          <w:p w14:paraId="557A6249"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 xml:space="preserve">Less than </w:t>
            </w:r>
            <w:r>
              <w:rPr>
                <w:rFonts w:eastAsia="Times New Roman" w:cs="Times New Roman"/>
                <w:color w:val="000000"/>
                <w:sz w:val="20"/>
                <w:szCs w:val="20"/>
              </w:rPr>
              <w:t>high school</w:t>
            </w:r>
          </w:p>
        </w:tc>
        <w:tc>
          <w:tcPr>
            <w:tcW w:w="1020" w:type="dxa"/>
            <w:shd w:val="clear" w:color="auto" w:fill="auto"/>
            <w:noWrap/>
            <w:vAlign w:val="bottom"/>
            <w:hideMark/>
          </w:tcPr>
          <w:p w14:paraId="53197A63"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26.2</w:t>
            </w:r>
          </w:p>
        </w:tc>
        <w:tc>
          <w:tcPr>
            <w:tcW w:w="1020" w:type="dxa"/>
            <w:shd w:val="clear" w:color="auto" w:fill="auto"/>
            <w:noWrap/>
            <w:vAlign w:val="bottom"/>
            <w:hideMark/>
          </w:tcPr>
          <w:p w14:paraId="13790913"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25.8</w:t>
            </w:r>
          </w:p>
        </w:tc>
        <w:tc>
          <w:tcPr>
            <w:tcW w:w="1270" w:type="dxa"/>
            <w:shd w:val="clear" w:color="auto" w:fill="auto"/>
            <w:noWrap/>
            <w:vAlign w:val="bottom"/>
            <w:hideMark/>
          </w:tcPr>
          <w:p w14:paraId="255DE0F7"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28.4</w:t>
            </w:r>
          </w:p>
        </w:tc>
        <w:tc>
          <w:tcPr>
            <w:tcW w:w="890" w:type="dxa"/>
            <w:shd w:val="clear" w:color="auto" w:fill="auto"/>
            <w:noWrap/>
            <w:vAlign w:val="bottom"/>
            <w:hideMark/>
          </w:tcPr>
          <w:p w14:paraId="1D8C2D03"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w:t>
            </w:r>
          </w:p>
        </w:tc>
        <w:tc>
          <w:tcPr>
            <w:tcW w:w="1270" w:type="dxa"/>
            <w:shd w:val="clear" w:color="auto" w:fill="auto"/>
            <w:noWrap/>
            <w:vAlign w:val="bottom"/>
            <w:hideMark/>
          </w:tcPr>
          <w:p w14:paraId="25A7984B"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8%</w:t>
            </w:r>
          </w:p>
        </w:tc>
      </w:tr>
      <w:tr w:rsidR="007A1438" w:rsidRPr="00E24F8F" w14:paraId="2EFC0B1B" w14:textId="77777777" w:rsidTr="003D59FE">
        <w:trPr>
          <w:trHeight w:val="292"/>
          <w:jc w:val="center"/>
        </w:trPr>
        <w:tc>
          <w:tcPr>
            <w:tcW w:w="1438" w:type="dxa"/>
            <w:vMerge/>
            <w:vAlign w:val="center"/>
            <w:hideMark/>
          </w:tcPr>
          <w:p w14:paraId="387942A4"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1EFE6459" w14:textId="77777777" w:rsidR="007A1438" w:rsidRPr="00E24F8F"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High school</w:t>
            </w:r>
          </w:p>
        </w:tc>
        <w:tc>
          <w:tcPr>
            <w:tcW w:w="1020" w:type="dxa"/>
            <w:shd w:val="clear" w:color="auto" w:fill="auto"/>
            <w:noWrap/>
            <w:vAlign w:val="bottom"/>
            <w:hideMark/>
          </w:tcPr>
          <w:p w14:paraId="205C6AD9"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21.0</w:t>
            </w:r>
          </w:p>
        </w:tc>
        <w:tc>
          <w:tcPr>
            <w:tcW w:w="1020" w:type="dxa"/>
            <w:shd w:val="clear" w:color="auto" w:fill="auto"/>
            <w:noWrap/>
            <w:vAlign w:val="bottom"/>
            <w:hideMark/>
          </w:tcPr>
          <w:p w14:paraId="147BC95F"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23.5</w:t>
            </w:r>
          </w:p>
        </w:tc>
        <w:tc>
          <w:tcPr>
            <w:tcW w:w="1270" w:type="dxa"/>
            <w:shd w:val="clear" w:color="auto" w:fill="auto"/>
            <w:noWrap/>
            <w:vAlign w:val="bottom"/>
            <w:hideMark/>
          </w:tcPr>
          <w:p w14:paraId="6BE90060"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23.6</w:t>
            </w:r>
          </w:p>
        </w:tc>
        <w:tc>
          <w:tcPr>
            <w:tcW w:w="890" w:type="dxa"/>
            <w:shd w:val="clear" w:color="auto" w:fill="auto"/>
            <w:noWrap/>
            <w:vAlign w:val="bottom"/>
            <w:hideMark/>
          </w:tcPr>
          <w:p w14:paraId="64C04BEC"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12%</w:t>
            </w:r>
          </w:p>
        </w:tc>
        <w:tc>
          <w:tcPr>
            <w:tcW w:w="1270" w:type="dxa"/>
            <w:shd w:val="clear" w:color="auto" w:fill="auto"/>
            <w:noWrap/>
            <w:vAlign w:val="bottom"/>
            <w:hideMark/>
          </w:tcPr>
          <w:p w14:paraId="402D900D"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12%</w:t>
            </w:r>
          </w:p>
        </w:tc>
      </w:tr>
      <w:tr w:rsidR="007A1438" w:rsidRPr="00E24F8F" w14:paraId="4C4A5D5D" w14:textId="77777777" w:rsidTr="003D59FE">
        <w:trPr>
          <w:trHeight w:val="292"/>
          <w:jc w:val="center"/>
        </w:trPr>
        <w:tc>
          <w:tcPr>
            <w:tcW w:w="1438" w:type="dxa"/>
            <w:vMerge/>
            <w:vAlign w:val="center"/>
            <w:hideMark/>
          </w:tcPr>
          <w:p w14:paraId="1642D01F"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1C36E96A"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Some college</w:t>
            </w:r>
          </w:p>
        </w:tc>
        <w:tc>
          <w:tcPr>
            <w:tcW w:w="1020" w:type="dxa"/>
            <w:shd w:val="clear" w:color="auto" w:fill="auto"/>
            <w:noWrap/>
            <w:vAlign w:val="bottom"/>
            <w:hideMark/>
          </w:tcPr>
          <w:p w14:paraId="01A54B2C"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19.4</w:t>
            </w:r>
          </w:p>
        </w:tc>
        <w:tc>
          <w:tcPr>
            <w:tcW w:w="1020" w:type="dxa"/>
            <w:shd w:val="clear" w:color="auto" w:fill="auto"/>
            <w:noWrap/>
            <w:vAlign w:val="bottom"/>
            <w:hideMark/>
          </w:tcPr>
          <w:p w14:paraId="3D418B49"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18.3</w:t>
            </w:r>
          </w:p>
        </w:tc>
        <w:tc>
          <w:tcPr>
            <w:tcW w:w="1270" w:type="dxa"/>
            <w:shd w:val="clear" w:color="auto" w:fill="auto"/>
            <w:noWrap/>
            <w:vAlign w:val="bottom"/>
            <w:hideMark/>
          </w:tcPr>
          <w:p w14:paraId="1689411F"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19.4</w:t>
            </w:r>
          </w:p>
        </w:tc>
        <w:tc>
          <w:tcPr>
            <w:tcW w:w="890" w:type="dxa"/>
            <w:shd w:val="clear" w:color="auto" w:fill="auto"/>
            <w:noWrap/>
            <w:vAlign w:val="bottom"/>
            <w:hideMark/>
          </w:tcPr>
          <w:p w14:paraId="2A93F9C9"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-6%</w:t>
            </w:r>
          </w:p>
        </w:tc>
        <w:tc>
          <w:tcPr>
            <w:tcW w:w="1270" w:type="dxa"/>
            <w:shd w:val="clear" w:color="auto" w:fill="auto"/>
            <w:noWrap/>
            <w:vAlign w:val="bottom"/>
            <w:hideMark/>
          </w:tcPr>
          <w:p w14:paraId="09E25E5A"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0%</w:t>
            </w:r>
          </w:p>
        </w:tc>
      </w:tr>
      <w:tr w:rsidR="007A1438" w:rsidRPr="00E24F8F" w14:paraId="0DA52290" w14:textId="77777777" w:rsidTr="003D59FE">
        <w:trPr>
          <w:trHeight w:val="292"/>
          <w:jc w:val="center"/>
        </w:trPr>
        <w:tc>
          <w:tcPr>
            <w:tcW w:w="1438" w:type="dxa"/>
            <w:vMerge/>
            <w:vAlign w:val="center"/>
            <w:hideMark/>
          </w:tcPr>
          <w:p w14:paraId="5BEC9B3D"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1F0C66ED"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College</w:t>
            </w:r>
          </w:p>
        </w:tc>
        <w:tc>
          <w:tcPr>
            <w:tcW w:w="1020" w:type="dxa"/>
            <w:shd w:val="clear" w:color="auto" w:fill="auto"/>
            <w:noWrap/>
            <w:vAlign w:val="bottom"/>
            <w:hideMark/>
          </w:tcPr>
          <w:p w14:paraId="39D55DED"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18.1</w:t>
            </w:r>
          </w:p>
        </w:tc>
        <w:tc>
          <w:tcPr>
            <w:tcW w:w="1020" w:type="dxa"/>
            <w:shd w:val="clear" w:color="auto" w:fill="auto"/>
            <w:noWrap/>
            <w:vAlign w:val="bottom"/>
            <w:hideMark/>
          </w:tcPr>
          <w:p w14:paraId="4981200B"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19.9</w:t>
            </w:r>
          </w:p>
        </w:tc>
        <w:tc>
          <w:tcPr>
            <w:tcW w:w="1270" w:type="dxa"/>
            <w:shd w:val="clear" w:color="auto" w:fill="auto"/>
            <w:noWrap/>
            <w:vAlign w:val="bottom"/>
            <w:hideMark/>
          </w:tcPr>
          <w:p w14:paraId="79B722C1"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16.7</w:t>
            </w:r>
          </w:p>
        </w:tc>
        <w:tc>
          <w:tcPr>
            <w:tcW w:w="890" w:type="dxa"/>
            <w:shd w:val="clear" w:color="auto" w:fill="auto"/>
            <w:noWrap/>
            <w:vAlign w:val="bottom"/>
            <w:hideMark/>
          </w:tcPr>
          <w:p w14:paraId="01BD4160"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10%</w:t>
            </w:r>
          </w:p>
        </w:tc>
        <w:tc>
          <w:tcPr>
            <w:tcW w:w="1270" w:type="dxa"/>
            <w:shd w:val="clear" w:color="auto" w:fill="auto"/>
            <w:noWrap/>
            <w:vAlign w:val="bottom"/>
            <w:hideMark/>
          </w:tcPr>
          <w:p w14:paraId="5481ABB5"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-8%</w:t>
            </w:r>
          </w:p>
        </w:tc>
      </w:tr>
      <w:tr w:rsidR="007A1438" w:rsidRPr="00E24F8F" w14:paraId="73D38EB9" w14:textId="77777777" w:rsidTr="003D59FE">
        <w:trPr>
          <w:trHeight w:val="292"/>
          <w:jc w:val="center"/>
        </w:trPr>
        <w:tc>
          <w:tcPr>
            <w:tcW w:w="1438" w:type="dxa"/>
            <w:vMerge w:val="restart"/>
            <w:shd w:val="clear" w:color="auto" w:fill="D9D9D9" w:themeFill="background1" w:themeFillShade="D9"/>
            <w:vAlign w:val="center"/>
            <w:hideMark/>
          </w:tcPr>
          <w:p w14:paraId="132BB6B2"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Tenure</w:t>
            </w:r>
          </w:p>
        </w:tc>
        <w:tc>
          <w:tcPr>
            <w:tcW w:w="2060" w:type="dxa"/>
            <w:shd w:val="clear" w:color="auto" w:fill="D9D9D9" w:themeFill="background1" w:themeFillShade="D9"/>
            <w:noWrap/>
            <w:vAlign w:val="bottom"/>
            <w:hideMark/>
          </w:tcPr>
          <w:p w14:paraId="0F0C8FFA"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Renter</w:t>
            </w:r>
          </w:p>
        </w:tc>
        <w:tc>
          <w:tcPr>
            <w:tcW w:w="1020" w:type="dxa"/>
            <w:shd w:val="clear" w:color="auto" w:fill="D9D9D9" w:themeFill="background1" w:themeFillShade="D9"/>
            <w:noWrap/>
            <w:vAlign w:val="bottom"/>
            <w:hideMark/>
          </w:tcPr>
          <w:p w14:paraId="6FFC1DF8"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23.9</w:t>
            </w:r>
          </w:p>
        </w:tc>
        <w:tc>
          <w:tcPr>
            <w:tcW w:w="1020" w:type="dxa"/>
            <w:shd w:val="clear" w:color="auto" w:fill="D9D9D9" w:themeFill="background1" w:themeFillShade="D9"/>
            <w:noWrap/>
            <w:vAlign w:val="bottom"/>
            <w:hideMark/>
          </w:tcPr>
          <w:p w14:paraId="36169D1E"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23.5</w:t>
            </w:r>
          </w:p>
        </w:tc>
        <w:tc>
          <w:tcPr>
            <w:tcW w:w="1270" w:type="dxa"/>
            <w:shd w:val="clear" w:color="auto" w:fill="D9D9D9" w:themeFill="background1" w:themeFillShade="D9"/>
            <w:noWrap/>
            <w:vAlign w:val="bottom"/>
            <w:hideMark/>
          </w:tcPr>
          <w:p w14:paraId="1C9662A4"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24.1</w:t>
            </w:r>
          </w:p>
        </w:tc>
        <w:tc>
          <w:tcPr>
            <w:tcW w:w="890" w:type="dxa"/>
            <w:shd w:val="clear" w:color="auto" w:fill="D9D9D9" w:themeFill="background1" w:themeFillShade="D9"/>
            <w:noWrap/>
            <w:vAlign w:val="bottom"/>
            <w:hideMark/>
          </w:tcPr>
          <w:p w14:paraId="5052DFC8"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w:t>
            </w:r>
          </w:p>
        </w:tc>
        <w:tc>
          <w:tcPr>
            <w:tcW w:w="1270" w:type="dxa"/>
            <w:shd w:val="clear" w:color="auto" w:fill="D9D9D9" w:themeFill="background1" w:themeFillShade="D9"/>
            <w:noWrap/>
            <w:vAlign w:val="bottom"/>
            <w:hideMark/>
          </w:tcPr>
          <w:p w14:paraId="165FC9F6"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w:t>
            </w:r>
          </w:p>
        </w:tc>
      </w:tr>
      <w:tr w:rsidR="007A1438" w:rsidRPr="00E24F8F" w14:paraId="7D3DBAA0" w14:textId="77777777" w:rsidTr="003D59FE">
        <w:trPr>
          <w:trHeight w:val="292"/>
          <w:jc w:val="center"/>
        </w:trPr>
        <w:tc>
          <w:tcPr>
            <w:tcW w:w="1438" w:type="dxa"/>
            <w:vMerge/>
            <w:shd w:val="clear" w:color="auto" w:fill="D9D9D9" w:themeFill="background1" w:themeFillShade="D9"/>
            <w:vAlign w:val="center"/>
            <w:hideMark/>
          </w:tcPr>
          <w:p w14:paraId="16173D6E"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D9D9D9" w:themeFill="background1" w:themeFillShade="D9"/>
            <w:noWrap/>
            <w:vAlign w:val="bottom"/>
            <w:hideMark/>
          </w:tcPr>
          <w:p w14:paraId="149C5FEF"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Owner</w:t>
            </w:r>
          </w:p>
        </w:tc>
        <w:tc>
          <w:tcPr>
            <w:tcW w:w="1020" w:type="dxa"/>
            <w:shd w:val="clear" w:color="auto" w:fill="D9D9D9" w:themeFill="background1" w:themeFillShade="D9"/>
            <w:noWrap/>
            <w:vAlign w:val="bottom"/>
            <w:hideMark/>
          </w:tcPr>
          <w:p w14:paraId="4E19056D"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20.3</w:t>
            </w:r>
          </w:p>
        </w:tc>
        <w:tc>
          <w:tcPr>
            <w:tcW w:w="1020" w:type="dxa"/>
            <w:shd w:val="clear" w:color="auto" w:fill="D9D9D9" w:themeFill="background1" w:themeFillShade="D9"/>
            <w:noWrap/>
            <w:vAlign w:val="bottom"/>
            <w:hideMark/>
          </w:tcPr>
          <w:p w14:paraId="30F209E1"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21.7</w:t>
            </w:r>
          </w:p>
        </w:tc>
        <w:tc>
          <w:tcPr>
            <w:tcW w:w="1270" w:type="dxa"/>
            <w:shd w:val="clear" w:color="auto" w:fill="D9D9D9" w:themeFill="background1" w:themeFillShade="D9"/>
            <w:noWrap/>
            <w:vAlign w:val="bottom"/>
            <w:hideMark/>
          </w:tcPr>
          <w:p w14:paraId="5071CA10"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21.9</w:t>
            </w:r>
          </w:p>
        </w:tc>
        <w:tc>
          <w:tcPr>
            <w:tcW w:w="890" w:type="dxa"/>
            <w:shd w:val="clear" w:color="auto" w:fill="D9D9D9" w:themeFill="background1" w:themeFillShade="D9"/>
            <w:noWrap/>
            <w:vAlign w:val="bottom"/>
            <w:hideMark/>
          </w:tcPr>
          <w:p w14:paraId="3861B309"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7%</w:t>
            </w:r>
          </w:p>
        </w:tc>
        <w:tc>
          <w:tcPr>
            <w:tcW w:w="1270" w:type="dxa"/>
            <w:shd w:val="clear" w:color="auto" w:fill="D9D9D9" w:themeFill="background1" w:themeFillShade="D9"/>
            <w:noWrap/>
            <w:vAlign w:val="bottom"/>
            <w:hideMark/>
          </w:tcPr>
          <w:p w14:paraId="171E3757"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8%</w:t>
            </w:r>
          </w:p>
        </w:tc>
      </w:tr>
      <w:tr w:rsidR="007A1438" w:rsidRPr="00E24F8F" w14:paraId="0BD0C6C3" w14:textId="77777777" w:rsidTr="003D59FE">
        <w:trPr>
          <w:trHeight w:val="292"/>
          <w:jc w:val="center"/>
        </w:trPr>
        <w:tc>
          <w:tcPr>
            <w:tcW w:w="1438" w:type="dxa"/>
            <w:vMerge w:val="restart"/>
            <w:shd w:val="clear" w:color="auto" w:fill="auto"/>
            <w:noWrap/>
            <w:vAlign w:val="center"/>
            <w:hideMark/>
          </w:tcPr>
          <w:p w14:paraId="442D8AE7"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Division</w:t>
            </w:r>
          </w:p>
        </w:tc>
        <w:tc>
          <w:tcPr>
            <w:tcW w:w="2060" w:type="dxa"/>
            <w:shd w:val="clear" w:color="auto" w:fill="auto"/>
            <w:noWrap/>
            <w:vAlign w:val="bottom"/>
            <w:hideMark/>
          </w:tcPr>
          <w:p w14:paraId="2236A6A6"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New England</w:t>
            </w:r>
          </w:p>
        </w:tc>
        <w:tc>
          <w:tcPr>
            <w:tcW w:w="1020" w:type="dxa"/>
            <w:shd w:val="clear" w:color="auto" w:fill="auto"/>
            <w:noWrap/>
            <w:vAlign w:val="bottom"/>
            <w:hideMark/>
          </w:tcPr>
          <w:p w14:paraId="25A3E2E8"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15.1</w:t>
            </w:r>
          </w:p>
        </w:tc>
        <w:tc>
          <w:tcPr>
            <w:tcW w:w="1020" w:type="dxa"/>
            <w:shd w:val="clear" w:color="auto" w:fill="auto"/>
            <w:noWrap/>
            <w:vAlign w:val="bottom"/>
            <w:hideMark/>
          </w:tcPr>
          <w:p w14:paraId="1B44A564"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17.7</w:t>
            </w:r>
          </w:p>
        </w:tc>
        <w:tc>
          <w:tcPr>
            <w:tcW w:w="1270" w:type="dxa"/>
            <w:shd w:val="clear" w:color="auto" w:fill="auto"/>
            <w:noWrap/>
            <w:vAlign w:val="bottom"/>
            <w:hideMark/>
          </w:tcPr>
          <w:p w14:paraId="3389AF44"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14.5</w:t>
            </w:r>
          </w:p>
        </w:tc>
        <w:tc>
          <w:tcPr>
            <w:tcW w:w="890" w:type="dxa"/>
            <w:shd w:val="clear" w:color="auto" w:fill="auto"/>
            <w:noWrap/>
            <w:vAlign w:val="bottom"/>
            <w:hideMark/>
          </w:tcPr>
          <w:p w14:paraId="4415978C" w14:textId="77777777" w:rsidR="007A1438" w:rsidRPr="00E24F8F" w:rsidRDefault="007A1438" w:rsidP="00E354D4">
            <w:pPr>
              <w:spacing w:after="0" w:line="240" w:lineRule="auto"/>
              <w:jc w:val="right"/>
              <w:rPr>
                <w:rFonts w:eastAsia="Times New Roman" w:cs="Times New Roman"/>
                <w:color w:val="FF0000"/>
                <w:sz w:val="20"/>
                <w:szCs w:val="20"/>
              </w:rPr>
            </w:pPr>
            <w:r w:rsidRPr="00E24F8F">
              <w:rPr>
                <w:rFonts w:eastAsia="Times New Roman" w:cs="Times New Roman"/>
                <w:color w:val="FF0000"/>
                <w:sz w:val="20"/>
                <w:szCs w:val="20"/>
              </w:rPr>
              <w:t>18%</w:t>
            </w:r>
          </w:p>
        </w:tc>
        <w:tc>
          <w:tcPr>
            <w:tcW w:w="1270" w:type="dxa"/>
            <w:shd w:val="clear" w:color="auto" w:fill="auto"/>
            <w:noWrap/>
            <w:vAlign w:val="bottom"/>
            <w:hideMark/>
          </w:tcPr>
          <w:p w14:paraId="0B63B984"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-4%</w:t>
            </w:r>
          </w:p>
        </w:tc>
      </w:tr>
      <w:tr w:rsidR="007A1438" w:rsidRPr="00E24F8F" w14:paraId="75880981" w14:textId="77777777" w:rsidTr="003D59FE">
        <w:trPr>
          <w:trHeight w:val="292"/>
          <w:jc w:val="center"/>
        </w:trPr>
        <w:tc>
          <w:tcPr>
            <w:tcW w:w="1438" w:type="dxa"/>
            <w:vMerge/>
            <w:vAlign w:val="center"/>
            <w:hideMark/>
          </w:tcPr>
          <w:p w14:paraId="6365D718"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54F98CA8" w14:textId="5340A5CD"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Mid</w:t>
            </w:r>
            <w:r w:rsidR="004C29FD">
              <w:rPr>
                <w:rFonts w:eastAsia="Times New Roman" w:cs="Times New Roman"/>
                <w:color w:val="000000"/>
                <w:sz w:val="20"/>
                <w:szCs w:val="20"/>
              </w:rPr>
              <w:t>-</w:t>
            </w:r>
            <w:r w:rsidRPr="00E24F8F">
              <w:rPr>
                <w:rFonts w:eastAsia="Times New Roman" w:cs="Times New Roman"/>
                <w:color w:val="000000"/>
                <w:sz w:val="20"/>
                <w:szCs w:val="20"/>
              </w:rPr>
              <w:t>Atlantic</w:t>
            </w:r>
          </w:p>
        </w:tc>
        <w:tc>
          <w:tcPr>
            <w:tcW w:w="1020" w:type="dxa"/>
            <w:shd w:val="clear" w:color="auto" w:fill="auto"/>
            <w:noWrap/>
            <w:vAlign w:val="bottom"/>
            <w:hideMark/>
          </w:tcPr>
          <w:p w14:paraId="0495FA2D"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22.6</w:t>
            </w:r>
          </w:p>
        </w:tc>
        <w:tc>
          <w:tcPr>
            <w:tcW w:w="1020" w:type="dxa"/>
            <w:shd w:val="clear" w:color="auto" w:fill="auto"/>
            <w:noWrap/>
            <w:vAlign w:val="bottom"/>
            <w:hideMark/>
          </w:tcPr>
          <w:p w14:paraId="08AB4E78"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23.4</w:t>
            </w:r>
          </w:p>
        </w:tc>
        <w:tc>
          <w:tcPr>
            <w:tcW w:w="1270" w:type="dxa"/>
            <w:shd w:val="clear" w:color="auto" w:fill="auto"/>
            <w:noWrap/>
            <w:vAlign w:val="bottom"/>
            <w:hideMark/>
          </w:tcPr>
          <w:p w14:paraId="2EEDF4F6"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24.0</w:t>
            </w:r>
          </w:p>
        </w:tc>
        <w:tc>
          <w:tcPr>
            <w:tcW w:w="890" w:type="dxa"/>
            <w:shd w:val="clear" w:color="auto" w:fill="auto"/>
            <w:noWrap/>
            <w:vAlign w:val="bottom"/>
            <w:hideMark/>
          </w:tcPr>
          <w:p w14:paraId="79DB5103"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4%</w:t>
            </w:r>
          </w:p>
        </w:tc>
        <w:tc>
          <w:tcPr>
            <w:tcW w:w="1270" w:type="dxa"/>
            <w:shd w:val="clear" w:color="auto" w:fill="auto"/>
            <w:noWrap/>
            <w:vAlign w:val="bottom"/>
            <w:hideMark/>
          </w:tcPr>
          <w:p w14:paraId="6DBFE383"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6%</w:t>
            </w:r>
          </w:p>
        </w:tc>
      </w:tr>
      <w:tr w:rsidR="007A1438" w:rsidRPr="00E24F8F" w14:paraId="05A43553" w14:textId="77777777" w:rsidTr="003D59FE">
        <w:trPr>
          <w:trHeight w:val="292"/>
          <w:jc w:val="center"/>
        </w:trPr>
        <w:tc>
          <w:tcPr>
            <w:tcW w:w="1438" w:type="dxa"/>
            <w:vMerge/>
            <w:vAlign w:val="center"/>
            <w:hideMark/>
          </w:tcPr>
          <w:p w14:paraId="7EE18FDF"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2E596183"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East North Central</w:t>
            </w:r>
          </w:p>
        </w:tc>
        <w:tc>
          <w:tcPr>
            <w:tcW w:w="1020" w:type="dxa"/>
            <w:shd w:val="clear" w:color="auto" w:fill="auto"/>
            <w:noWrap/>
            <w:vAlign w:val="bottom"/>
            <w:hideMark/>
          </w:tcPr>
          <w:p w14:paraId="35FEB00A"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21.3</w:t>
            </w:r>
          </w:p>
        </w:tc>
        <w:tc>
          <w:tcPr>
            <w:tcW w:w="1020" w:type="dxa"/>
            <w:shd w:val="clear" w:color="auto" w:fill="auto"/>
            <w:noWrap/>
            <w:vAlign w:val="bottom"/>
            <w:hideMark/>
          </w:tcPr>
          <w:p w14:paraId="06B4341F"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19.2</w:t>
            </w:r>
          </w:p>
        </w:tc>
        <w:tc>
          <w:tcPr>
            <w:tcW w:w="1270" w:type="dxa"/>
            <w:shd w:val="clear" w:color="auto" w:fill="auto"/>
            <w:noWrap/>
            <w:vAlign w:val="bottom"/>
            <w:hideMark/>
          </w:tcPr>
          <w:p w14:paraId="4A403D7D"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21.4</w:t>
            </w:r>
          </w:p>
        </w:tc>
        <w:tc>
          <w:tcPr>
            <w:tcW w:w="890" w:type="dxa"/>
            <w:shd w:val="clear" w:color="auto" w:fill="auto"/>
            <w:noWrap/>
            <w:vAlign w:val="bottom"/>
            <w:hideMark/>
          </w:tcPr>
          <w:p w14:paraId="1D83AF0B"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-10%</w:t>
            </w:r>
          </w:p>
        </w:tc>
        <w:tc>
          <w:tcPr>
            <w:tcW w:w="1270" w:type="dxa"/>
            <w:shd w:val="clear" w:color="auto" w:fill="auto"/>
            <w:noWrap/>
            <w:vAlign w:val="bottom"/>
            <w:hideMark/>
          </w:tcPr>
          <w:p w14:paraId="5FDEE92C"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0%</w:t>
            </w:r>
          </w:p>
        </w:tc>
      </w:tr>
      <w:tr w:rsidR="007A1438" w:rsidRPr="00E24F8F" w14:paraId="258B7ED7" w14:textId="77777777" w:rsidTr="003D59FE">
        <w:trPr>
          <w:trHeight w:val="292"/>
          <w:jc w:val="center"/>
        </w:trPr>
        <w:tc>
          <w:tcPr>
            <w:tcW w:w="1438" w:type="dxa"/>
            <w:vMerge/>
            <w:vAlign w:val="center"/>
            <w:hideMark/>
          </w:tcPr>
          <w:p w14:paraId="079E59B1"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60E3990A"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West North Central</w:t>
            </w:r>
          </w:p>
        </w:tc>
        <w:tc>
          <w:tcPr>
            <w:tcW w:w="1020" w:type="dxa"/>
            <w:shd w:val="clear" w:color="auto" w:fill="auto"/>
            <w:noWrap/>
            <w:vAlign w:val="bottom"/>
            <w:hideMark/>
          </w:tcPr>
          <w:p w14:paraId="16730840"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14.5</w:t>
            </w:r>
          </w:p>
        </w:tc>
        <w:tc>
          <w:tcPr>
            <w:tcW w:w="1020" w:type="dxa"/>
            <w:shd w:val="clear" w:color="auto" w:fill="auto"/>
            <w:noWrap/>
            <w:vAlign w:val="bottom"/>
            <w:hideMark/>
          </w:tcPr>
          <w:p w14:paraId="56103D24"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14.7</w:t>
            </w:r>
          </w:p>
        </w:tc>
        <w:tc>
          <w:tcPr>
            <w:tcW w:w="1270" w:type="dxa"/>
            <w:shd w:val="clear" w:color="auto" w:fill="auto"/>
            <w:noWrap/>
            <w:vAlign w:val="bottom"/>
            <w:hideMark/>
          </w:tcPr>
          <w:p w14:paraId="48066944"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14.2</w:t>
            </w:r>
          </w:p>
        </w:tc>
        <w:tc>
          <w:tcPr>
            <w:tcW w:w="890" w:type="dxa"/>
            <w:shd w:val="clear" w:color="auto" w:fill="auto"/>
            <w:noWrap/>
            <w:vAlign w:val="bottom"/>
            <w:hideMark/>
          </w:tcPr>
          <w:p w14:paraId="390131B7"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w:t>
            </w:r>
          </w:p>
        </w:tc>
        <w:tc>
          <w:tcPr>
            <w:tcW w:w="1270" w:type="dxa"/>
            <w:shd w:val="clear" w:color="auto" w:fill="auto"/>
            <w:noWrap/>
            <w:vAlign w:val="bottom"/>
            <w:hideMark/>
          </w:tcPr>
          <w:p w14:paraId="7DDD156A"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w:t>
            </w:r>
          </w:p>
        </w:tc>
      </w:tr>
      <w:tr w:rsidR="007A1438" w:rsidRPr="00E24F8F" w14:paraId="0D85B0C4" w14:textId="77777777" w:rsidTr="003D59FE">
        <w:trPr>
          <w:trHeight w:val="292"/>
          <w:jc w:val="center"/>
        </w:trPr>
        <w:tc>
          <w:tcPr>
            <w:tcW w:w="1438" w:type="dxa"/>
            <w:vMerge/>
            <w:vAlign w:val="center"/>
            <w:hideMark/>
          </w:tcPr>
          <w:p w14:paraId="738DD758"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238B319F"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South Atlantic</w:t>
            </w:r>
          </w:p>
        </w:tc>
        <w:tc>
          <w:tcPr>
            <w:tcW w:w="1020" w:type="dxa"/>
            <w:shd w:val="clear" w:color="auto" w:fill="auto"/>
            <w:noWrap/>
            <w:vAlign w:val="bottom"/>
            <w:hideMark/>
          </w:tcPr>
          <w:p w14:paraId="2DFB74E8"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29.3</w:t>
            </w:r>
          </w:p>
        </w:tc>
        <w:tc>
          <w:tcPr>
            <w:tcW w:w="1020" w:type="dxa"/>
            <w:shd w:val="clear" w:color="auto" w:fill="auto"/>
            <w:noWrap/>
            <w:vAlign w:val="bottom"/>
            <w:hideMark/>
          </w:tcPr>
          <w:p w14:paraId="22C0C173"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27.1</w:t>
            </w:r>
          </w:p>
        </w:tc>
        <w:tc>
          <w:tcPr>
            <w:tcW w:w="1270" w:type="dxa"/>
            <w:shd w:val="clear" w:color="auto" w:fill="auto"/>
            <w:noWrap/>
            <w:vAlign w:val="bottom"/>
            <w:hideMark/>
          </w:tcPr>
          <w:p w14:paraId="57CA1219"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30.1</w:t>
            </w:r>
          </w:p>
        </w:tc>
        <w:tc>
          <w:tcPr>
            <w:tcW w:w="890" w:type="dxa"/>
            <w:shd w:val="clear" w:color="auto" w:fill="auto"/>
            <w:noWrap/>
            <w:vAlign w:val="bottom"/>
            <w:hideMark/>
          </w:tcPr>
          <w:p w14:paraId="7E252132"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-8%</w:t>
            </w:r>
          </w:p>
        </w:tc>
        <w:tc>
          <w:tcPr>
            <w:tcW w:w="1270" w:type="dxa"/>
            <w:shd w:val="clear" w:color="auto" w:fill="auto"/>
            <w:noWrap/>
            <w:vAlign w:val="bottom"/>
            <w:hideMark/>
          </w:tcPr>
          <w:p w14:paraId="71776C61"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3%</w:t>
            </w:r>
          </w:p>
        </w:tc>
      </w:tr>
      <w:tr w:rsidR="007A1438" w:rsidRPr="00E24F8F" w14:paraId="27F9F4F5" w14:textId="77777777" w:rsidTr="003D59FE">
        <w:trPr>
          <w:trHeight w:val="292"/>
          <w:jc w:val="center"/>
        </w:trPr>
        <w:tc>
          <w:tcPr>
            <w:tcW w:w="1438" w:type="dxa"/>
            <w:vMerge/>
            <w:vAlign w:val="center"/>
            <w:hideMark/>
          </w:tcPr>
          <w:p w14:paraId="5CDAF57D"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5708B5A5"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East South Central</w:t>
            </w:r>
          </w:p>
        </w:tc>
        <w:tc>
          <w:tcPr>
            <w:tcW w:w="1020" w:type="dxa"/>
            <w:shd w:val="clear" w:color="auto" w:fill="auto"/>
            <w:noWrap/>
            <w:vAlign w:val="bottom"/>
            <w:hideMark/>
          </w:tcPr>
          <w:p w14:paraId="042D50BD"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21.6</w:t>
            </w:r>
          </w:p>
        </w:tc>
        <w:tc>
          <w:tcPr>
            <w:tcW w:w="1020" w:type="dxa"/>
            <w:shd w:val="clear" w:color="auto" w:fill="auto"/>
            <w:noWrap/>
            <w:vAlign w:val="bottom"/>
            <w:hideMark/>
          </w:tcPr>
          <w:p w14:paraId="597F154F"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17.4</w:t>
            </w:r>
          </w:p>
        </w:tc>
        <w:tc>
          <w:tcPr>
            <w:tcW w:w="1270" w:type="dxa"/>
            <w:shd w:val="clear" w:color="auto" w:fill="auto"/>
            <w:noWrap/>
            <w:vAlign w:val="bottom"/>
            <w:hideMark/>
          </w:tcPr>
          <w:p w14:paraId="7B616FCE"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19.3</w:t>
            </w:r>
          </w:p>
        </w:tc>
        <w:tc>
          <w:tcPr>
            <w:tcW w:w="890" w:type="dxa"/>
            <w:shd w:val="clear" w:color="auto" w:fill="auto"/>
            <w:noWrap/>
            <w:vAlign w:val="bottom"/>
            <w:hideMark/>
          </w:tcPr>
          <w:p w14:paraId="640B388E" w14:textId="77777777" w:rsidR="007A1438" w:rsidRPr="00E24F8F" w:rsidRDefault="007A1438" w:rsidP="00E354D4">
            <w:pPr>
              <w:spacing w:after="0" w:line="240" w:lineRule="auto"/>
              <w:jc w:val="right"/>
              <w:rPr>
                <w:rFonts w:eastAsia="Times New Roman" w:cs="Times New Roman"/>
                <w:color w:val="FF0000"/>
                <w:sz w:val="20"/>
                <w:szCs w:val="20"/>
              </w:rPr>
            </w:pPr>
            <w:r w:rsidRPr="00E24F8F">
              <w:rPr>
                <w:rFonts w:eastAsia="Times New Roman" w:cs="Times New Roman"/>
                <w:color w:val="FF0000"/>
                <w:sz w:val="20"/>
                <w:szCs w:val="20"/>
              </w:rPr>
              <w:t>-20%</w:t>
            </w:r>
          </w:p>
        </w:tc>
        <w:tc>
          <w:tcPr>
            <w:tcW w:w="1270" w:type="dxa"/>
            <w:shd w:val="clear" w:color="auto" w:fill="auto"/>
            <w:noWrap/>
            <w:vAlign w:val="bottom"/>
            <w:hideMark/>
          </w:tcPr>
          <w:p w14:paraId="1D859035"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-10%</w:t>
            </w:r>
          </w:p>
        </w:tc>
      </w:tr>
      <w:tr w:rsidR="007A1438" w:rsidRPr="00E24F8F" w14:paraId="7BD5276C" w14:textId="77777777" w:rsidTr="003D59FE">
        <w:trPr>
          <w:trHeight w:val="292"/>
          <w:jc w:val="center"/>
        </w:trPr>
        <w:tc>
          <w:tcPr>
            <w:tcW w:w="1438" w:type="dxa"/>
            <w:vMerge/>
            <w:vAlign w:val="center"/>
            <w:hideMark/>
          </w:tcPr>
          <w:p w14:paraId="3B371B38"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4C1C005F"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West South Central</w:t>
            </w:r>
          </w:p>
        </w:tc>
        <w:tc>
          <w:tcPr>
            <w:tcW w:w="1020" w:type="dxa"/>
            <w:shd w:val="clear" w:color="auto" w:fill="auto"/>
            <w:noWrap/>
            <w:vAlign w:val="bottom"/>
            <w:hideMark/>
          </w:tcPr>
          <w:p w14:paraId="69470BDC"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25.3</w:t>
            </w:r>
          </w:p>
        </w:tc>
        <w:tc>
          <w:tcPr>
            <w:tcW w:w="1020" w:type="dxa"/>
            <w:shd w:val="clear" w:color="auto" w:fill="auto"/>
            <w:noWrap/>
            <w:vAlign w:val="bottom"/>
            <w:hideMark/>
          </w:tcPr>
          <w:p w14:paraId="659EDE79"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27.5</w:t>
            </w:r>
          </w:p>
        </w:tc>
        <w:tc>
          <w:tcPr>
            <w:tcW w:w="1270" w:type="dxa"/>
            <w:shd w:val="clear" w:color="auto" w:fill="auto"/>
            <w:noWrap/>
            <w:vAlign w:val="bottom"/>
            <w:hideMark/>
          </w:tcPr>
          <w:p w14:paraId="1AC9A2D9"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24.1</w:t>
            </w:r>
          </w:p>
        </w:tc>
        <w:tc>
          <w:tcPr>
            <w:tcW w:w="890" w:type="dxa"/>
            <w:shd w:val="clear" w:color="auto" w:fill="auto"/>
            <w:noWrap/>
            <w:vAlign w:val="bottom"/>
            <w:hideMark/>
          </w:tcPr>
          <w:p w14:paraId="44791EF9"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9%</w:t>
            </w:r>
          </w:p>
        </w:tc>
        <w:tc>
          <w:tcPr>
            <w:tcW w:w="1270" w:type="dxa"/>
            <w:shd w:val="clear" w:color="auto" w:fill="auto"/>
            <w:noWrap/>
            <w:vAlign w:val="bottom"/>
            <w:hideMark/>
          </w:tcPr>
          <w:p w14:paraId="75A5FC83"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-5%</w:t>
            </w:r>
          </w:p>
        </w:tc>
      </w:tr>
      <w:tr w:rsidR="007A1438" w:rsidRPr="00E24F8F" w14:paraId="35F05504" w14:textId="77777777" w:rsidTr="003D59FE">
        <w:trPr>
          <w:trHeight w:val="292"/>
          <w:jc w:val="center"/>
        </w:trPr>
        <w:tc>
          <w:tcPr>
            <w:tcW w:w="1438" w:type="dxa"/>
            <w:vMerge/>
            <w:vAlign w:val="center"/>
            <w:hideMark/>
          </w:tcPr>
          <w:p w14:paraId="3B564190"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771DF75E"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Mountain</w:t>
            </w:r>
          </w:p>
        </w:tc>
        <w:tc>
          <w:tcPr>
            <w:tcW w:w="1020" w:type="dxa"/>
            <w:shd w:val="clear" w:color="auto" w:fill="auto"/>
            <w:noWrap/>
            <w:vAlign w:val="bottom"/>
            <w:hideMark/>
          </w:tcPr>
          <w:p w14:paraId="53A7CAFB"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14.1</w:t>
            </w:r>
          </w:p>
        </w:tc>
        <w:tc>
          <w:tcPr>
            <w:tcW w:w="1020" w:type="dxa"/>
            <w:shd w:val="clear" w:color="auto" w:fill="auto"/>
            <w:noWrap/>
            <w:vAlign w:val="bottom"/>
            <w:hideMark/>
          </w:tcPr>
          <w:p w14:paraId="6722E682"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11.7</w:t>
            </w:r>
          </w:p>
        </w:tc>
        <w:tc>
          <w:tcPr>
            <w:tcW w:w="1270" w:type="dxa"/>
            <w:shd w:val="clear" w:color="auto" w:fill="auto"/>
            <w:noWrap/>
            <w:vAlign w:val="bottom"/>
            <w:hideMark/>
          </w:tcPr>
          <w:p w14:paraId="40F1F593"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13.1</w:t>
            </w:r>
          </w:p>
        </w:tc>
        <w:tc>
          <w:tcPr>
            <w:tcW w:w="890" w:type="dxa"/>
            <w:shd w:val="clear" w:color="auto" w:fill="auto"/>
            <w:noWrap/>
            <w:vAlign w:val="bottom"/>
            <w:hideMark/>
          </w:tcPr>
          <w:p w14:paraId="1D66D4E8" w14:textId="77777777" w:rsidR="007A1438" w:rsidRPr="00E24F8F" w:rsidRDefault="007A1438" w:rsidP="00E354D4">
            <w:pPr>
              <w:spacing w:after="0" w:line="240" w:lineRule="auto"/>
              <w:jc w:val="right"/>
              <w:rPr>
                <w:rFonts w:eastAsia="Times New Roman" w:cs="Times New Roman"/>
                <w:color w:val="FF0000"/>
                <w:sz w:val="20"/>
                <w:szCs w:val="20"/>
              </w:rPr>
            </w:pPr>
            <w:r w:rsidRPr="00E24F8F">
              <w:rPr>
                <w:rFonts w:eastAsia="Times New Roman" w:cs="Times New Roman"/>
                <w:color w:val="FF0000"/>
                <w:sz w:val="20"/>
                <w:szCs w:val="20"/>
              </w:rPr>
              <w:t>-17%</w:t>
            </w:r>
          </w:p>
        </w:tc>
        <w:tc>
          <w:tcPr>
            <w:tcW w:w="1270" w:type="dxa"/>
            <w:shd w:val="clear" w:color="auto" w:fill="auto"/>
            <w:noWrap/>
            <w:vAlign w:val="bottom"/>
            <w:hideMark/>
          </w:tcPr>
          <w:p w14:paraId="0D028D38"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-7%</w:t>
            </w:r>
          </w:p>
        </w:tc>
      </w:tr>
      <w:tr w:rsidR="007A1438" w:rsidRPr="00E24F8F" w14:paraId="7B6AD975" w14:textId="77777777" w:rsidTr="003D59FE">
        <w:trPr>
          <w:trHeight w:val="292"/>
          <w:jc w:val="center"/>
        </w:trPr>
        <w:tc>
          <w:tcPr>
            <w:tcW w:w="1438" w:type="dxa"/>
            <w:vMerge/>
            <w:vAlign w:val="center"/>
            <w:hideMark/>
          </w:tcPr>
          <w:p w14:paraId="5FFA52B8"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214435A3"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Pacific</w:t>
            </w:r>
          </w:p>
        </w:tc>
        <w:tc>
          <w:tcPr>
            <w:tcW w:w="1020" w:type="dxa"/>
            <w:shd w:val="clear" w:color="auto" w:fill="auto"/>
            <w:noWrap/>
            <w:vAlign w:val="bottom"/>
            <w:hideMark/>
          </w:tcPr>
          <w:p w14:paraId="50CA6B0E"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21.8</w:t>
            </w:r>
          </w:p>
        </w:tc>
        <w:tc>
          <w:tcPr>
            <w:tcW w:w="1020" w:type="dxa"/>
            <w:shd w:val="clear" w:color="auto" w:fill="auto"/>
            <w:noWrap/>
            <w:vAlign w:val="bottom"/>
            <w:hideMark/>
          </w:tcPr>
          <w:p w14:paraId="0079E4D0"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23.8</w:t>
            </w:r>
          </w:p>
        </w:tc>
        <w:tc>
          <w:tcPr>
            <w:tcW w:w="1270" w:type="dxa"/>
            <w:shd w:val="clear" w:color="auto" w:fill="auto"/>
            <w:noWrap/>
            <w:vAlign w:val="bottom"/>
            <w:hideMark/>
          </w:tcPr>
          <w:p w14:paraId="5F4BA22E"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19.8</w:t>
            </w:r>
          </w:p>
        </w:tc>
        <w:tc>
          <w:tcPr>
            <w:tcW w:w="890" w:type="dxa"/>
            <w:shd w:val="clear" w:color="auto" w:fill="auto"/>
            <w:noWrap/>
            <w:vAlign w:val="bottom"/>
            <w:hideMark/>
          </w:tcPr>
          <w:p w14:paraId="73999567"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9%</w:t>
            </w:r>
          </w:p>
        </w:tc>
        <w:tc>
          <w:tcPr>
            <w:tcW w:w="1270" w:type="dxa"/>
            <w:shd w:val="clear" w:color="auto" w:fill="auto"/>
            <w:noWrap/>
            <w:vAlign w:val="bottom"/>
            <w:hideMark/>
          </w:tcPr>
          <w:p w14:paraId="66057BCA"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-9%</w:t>
            </w:r>
          </w:p>
        </w:tc>
      </w:tr>
      <w:tr w:rsidR="007A1438" w:rsidRPr="00E24F8F" w14:paraId="097633F3" w14:textId="77777777" w:rsidTr="003D59FE">
        <w:trPr>
          <w:trHeight w:val="292"/>
          <w:jc w:val="center"/>
        </w:trPr>
        <w:tc>
          <w:tcPr>
            <w:tcW w:w="1438" w:type="dxa"/>
            <w:shd w:val="clear" w:color="auto" w:fill="auto"/>
            <w:noWrap/>
            <w:vAlign w:val="bottom"/>
            <w:hideMark/>
          </w:tcPr>
          <w:p w14:paraId="4D255EFB" w14:textId="77777777" w:rsidR="007A1438" w:rsidRPr="00E24F8F" w:rsidRDefault="007A1438" w:rsidP="00E354D4">
            <w:pPr>
              <w:spacing w:after="0" w:line="240" w:lineRule="auto"/>
              <w:rPr>
                <w:rFonts w:eastAsia="Times New Roman" w:cs="Times New Roman"/>
                <w:b/>
                <w:color w:val="000000"/>
                <w:sz w:val="20"/>
                <w:szCs w:val="20"/>
              </w:rPr>
            </w:pPr>
            <w:r w:rsidRPr="00E24F8F">
              <w:rPr>
                <w:rFonts w:eastAsia="Times New Roman" w:cs="Times New Roman"/>
                <w:b/>
                <w:color w:val="000000"/>
                <w:sz w:val="20"/>
                <w:szCs w:val="20"/>
              </w:rPr>
              <w:t>All</w:t>
            </w:r>
          </w:p>
        </w:tc>
        <w:tc>
          <w:tcPr>
            <w:tcW w:w="2060" w:type="dxa"/>
            <w:shd w:val="clear" w:color="auto" w:fill="auto"/>
            <w:noWrap/>
            <w:vAlign w:val="bottom"/>
            <w:hideMark/>
          </w:tcPr>
          <w:p w14:paraId="2DB9983B" w14:textId="77777777" w:rsidR="007A1438" w:rsidRPr="00E24F8F" w:rsidRDefault="007A1438" w:rsidP="00E354D4">
            <w:pPr>
              <w:spacing w:after="0" w:line="240" w:lineRule="auto"/>
              <w:rPr>
                <w:rFonts w:eastAsia="Times New Roman" w:cs="Times New Roman"/>
                <w:b/>
                <w:color w:val="000000"/>
                <w:sz w:val="20"/>
                <w:szCs w:val="20"/>
              </w:rPr>
            </w:pPr>
          </w:p>
        </w:tc>
        <w:tc>
          <w:tcPr>
            <w:tcW w:w="1020" w:type="dxa"/>
            <w:shd w:val="clear" w:color="auto" w:fill="auto"/>
            <w:noWrap/>
            <w:vAlign w:val="bottom"/>
            <w:hideMark/>
          </w:tcPr>
          <w:p w14:paraId="4411C921" w14:textId="77777777" w:rsidR="007A1438" w:rsidRPr="00E24F8F" w:rsidRDefault="007A1438" w:rsidP="00E354D4">
            <w:pPr>
              <w:spacing w:after="0" w:line="240" w:lineRule="auto"/>
              <w:jc w:val="right"/>
              <w:rPr>
                <w:rFonts w:eastAsia="Times New Roman" w:cs="Times New Roman"/>
                <w:b/>
                <w:color w:val="000000"/>
                <w:sz w:val="20"/>
                <w:szCs w:val="20"/>
              </w:rPr>
            </w:pPr>
            <w:r w:rsidRPr="00E24F8F">
              <w:rPr>
                <w:rFonts w:eastAsia="Times New Roman" w:cs="Times New Roman"/>
                <w:b/>
                <w:color w:val="000000"/>
                <w:sz w:val="20"/>
                <w:szCs w:val="20"/>
              </w:rPr>
              <w:t>22.6</w:t>
            </w:r>
          </w:p>
        </w:tc>
        <w:tc>
          <w:tcPr>
            <w:tcW w:w="1020" w:type="dxa"/>
            <w:shd w:val="clear" w:color="auto" w:fill="auto"/>
            <w:noWrap/>
            <w:vAlign w:val="bottom"/>
            <w:hideMark/>
          </w:tcPr>
          <w:p w14:paraId="795DCB94" w14:textId="77777777" w:rsidR="007A1438" w:rsidRPr="00E24F8F" w:rsidRDefault="007A1438" w:rsidP="00E354D4">
            <w:pPr>
              <w:spacing w:after="0" w:line="240" w:lineRule="auto"/>
              <w:jc w:val="right"/>
              <w:rPr>
                <w:rFonts w:eastAsia="Times New Roman" w:cs="Times New Roman"/>
                <w:b/>
                <w:color w:val="000000"/>
                <w:sz w:val="20"/>
                <w:szCs w:val="20"/>
              </w:rPr>
            </w:pPr>
            <w:r w:rsidRPr="00E24F8F">
              <w:rPr>
                <w:rFonts w:eastAsia="Times New Roman" w:cs="Times New Roman"/>
                <w:b/>
                <w:color w:val="000000"/>
                <w:sz w:val="20"/>
                <w:szCs w:val="20"/>
              </w:rPr>
              <w:t>22.5</w:t>
            </w:r>
          </w:p>
        </w:tc>
        <w:tc>
          <w:tcPr>
            <w:tcW w:w="1270" w:type="dxa"/>
            <w:shd w:val="clear" w:color="auto" w:fill="auto"/>
            <w:noWrap/>
            <w:vAlign w:val="bottom"/>
            <w:hideMark/>
          </w:tcPr>
          <w:p w14:paraId="1E57EFBE" w14:textId="77777777" w:rsidR="007A1438" w:rsidRPr="00E24F8F" w:rsidRDefault="007A1438" w:rsidP="00E354D4">
            <w:pPr>
              <w:spacing w:after="0" w:line="240" w:lineRule="auto"/>
              <w:jc w:val="right"/>
              <w:rPr>
                <w:rFonts w:eastAsia="Times New Roman" w:cs="Times New Roman"/>
                <w:b/>
                <w:color w:val="000000"/>
                <w:sz w:val="20"/>
                <w:szCs w:val="20"/>
              </w:rPr>
            </w:pPr>
            <w:r w:rsidRPr="00E24F8F">
              <w:rPr>
                <w:rFonts w:eastAsia="Times New Roman" w:cs="Times New Roman"/>
                <w:b/>
                <w:color w:val="000000"/>
                <w:sz w:val="20"/>
                <w:szCs w:val="20"/>
              </w:rPr>
              <w:t>22.8</w:t>
            </w:r>
          </w:p>
        </w:tc>
        <w:tc>
          <w:tcPr>
            <w:tcW w:w="890" w:type="dxa"/>
            <w:shd w:val="clear" w:color="auto" w:fill="auto"/>
            <w:noWrap/>
            <w:vAlign w:val="bottom"/>
            <w:hideMark/>
          </w:tcPr>
          <w:p w14:paraId="2E9512FB" w14:textId="77777777" w:rsidR="007A1438" w:rsidRPr="00E24F8F" w:rsidRDefault="007A1438" w:rsidP="00E354D4">
            <w:pPr>
              <w:spacing w:after="0" w:line="240" w:lineRule="auto"/>
              <w:jc w:val="right"/>
              <w:rPr>
                <w:rFonts w:eastAsia="Times New Roman" w:cs="Times New Roman"/>
                <w:b/>
                <w:color w:val="000000"/>
                <w:sz w:val="20"/>
                <w:szCs w:val="20"/>
              </w:rPr>
            </w:pPr>
            <w:r w:rsidRPr="00E24F8F">
              <w:rPr>
                <w:rFonts w:eastAsia="Times New Roman" w:cs="Times New Roman"/>
                <w:b/>
                <w:color w:val="000000"/>
                <w:sz w:val="20"/>
                <w:szCs w:val="20"/>
              </w:rPr>
              <w:t>-1%</w:t>
            </w:r>
          </w:p>
        </w:tc>
        <w:tc>
          <w:tcPr>
            <w:tcW w:w="1270" w:type="dxa"/>
            <w:shd w:val="clear" w:color="auto" w:fill="auto"/>
            <w:noWrap/>
            <w:vAlign w:val="bottom"/>
            <w:hideMark/>
          </w:tcPr>
          <w:p w14:paraId="2806018D" w14:textId="77777777" w:rsidR="007A1438" w:rsidRPr="00E24F8F" w:rsidRDefault="007A1438" w:rsidP="00E354D4">
            <w:pPr>
              <w:spacing w:after="0" w:line="240" w:lineRule="auto"/>
              <w:jc w:val="right"/>
              <w:rPr>
                <w:rFonts w:eastAsia="Times New Roman" w:cs="Times New Roman"/>
                <w:b/>
                <w:color w:val="000000"/>
                <w:sz w:val="20"/>
                <w:szCs w:val="20"/>
              </w:rPr>
            </w:pPr>
            <w:r w:rsidRPr="00E24F8F">
              <w:rPr>
                <w:rFonts w:eastAsia="Times New Roman" w:cs="Times New Roman"/>
                <w:b/>
                <w:color w:val="000000"/>
                <w:sz w:val="20"/>
                <w:szCs w:val="20"/>
              </w:rPr>
              <w:t>1%</w:t>
            </w:r>
          </w:p>
        </w:tc>
      </w:tr>
    </w:tbl>
    <w:p w14:paraId="16B3ADD2" w14:textId="77777777" w:rsidR="007A1438" w:rsidRDefault="007A1438" w:rsidP="007A1438"/>
    <w:p w14:paraId="06202224" w14:textId="0F3BF61F" w:rsidR="007A1438" w:rsidRPr="00973466" w:rsidRDefault="007A1438" w:rsidP="007A1438">
      <w:r>
        <w:t xml:space="preserve">According to our estimates from the HRS, people </w:t>
      </w:r>
      <w:r w:rsidR="00B40FB2">
        <w:t xml:space="preserve">who </w:t>
      </w:r>
      <w:r>
        <w:t>reported receiving nonmarket care from persons outside their household received, on average, 22.6 hours of care per week. Our imputation, by design, hits the mark at 22.5 and 22.8 hours per week in the Diary and Interview samples, respectively. Turning to the 26 population subgroups depicted in the table, we observe that none of the imputations for the Interview sample fall outside the 15</w:t>
      </w:r>
      <w:r w:rsidR="00B40FB2">
        <w:t>-percent</w:t>
      </w:r>
      <w:r>
        <w:t xml:space="preserve"> rule-of-thumb threshold of deviation. For the Diary sample, there are four instances where the deviations crossed the threshold, of which three were found in the Census division. The remaining one occurred for the age group 61–70. None of the four cases showed a deviation </w:t>
      </w:r>
      <w:r>
        <w:lastRenderedPageBreak/>
        <w:t>exceeding 20 percent. As a result, we can conclude that the imputations succeed in replicating the overall and subgroup averages of care received.</w:t>
      </w:r>
      <w:r>
        <w:rPr>
          <w:rStyle w:val="FootnoteReference"/>
        </w:rPr>
        <w:footnoteReference w:id="50"/>
      </w:r>
    </w:p>
    <w:p w14:paraId="19CA722F" w14:textId="77777777" w:rsidR="007A1438" w:rsidRPr="000C51A6" w:rsidRDefault="007A1438" w:rsidP="007A1438">
      <w:pPr>
        <w:pStyle w:val="Heading2"/>
      </w:pPr>
      <w:bookmarkStart w:id="112" w:name="_Toc158095512"/>
      <w:r>
        <w:t>Conclusion</w:t>
      </w:r>
      <w:bookmarkEnd w:id="112"/>
    </w:p>
    <w:p w14:paraId="068B23E9" w14:textId="4818A3C1" w:rsidR="007A1438" w:rsidRDefault="007A1438" w:rsidP="007A1438">
      <w:r>
        <w:t>We estimate that</w:t>
      </w:r>
      <w:r w:rsidR="00B40FB2">
        <w:t>,</w:t>
      </w:r>
      <w:r>
        <w:t xml:space="preserve"> of a population of nearly 21 million children under six years of age in 2019, about 1.9 million (9.3 percent) receive, without any payment, regular care from relatives or nonrelatives </w:t>
      </w:r>
      <w:r w:rsidR="00B40FB2">
        <w:t xml:space="preserve">who </w:t>
      </w:r>
      <w:r>
        <w:t xml:space="preserve">do not live with them. For those who receive such care, the average hours of care received amount to 19.4 hours per week. In the aggregate, this translates </w:t>
      </w:r>
      <w:r w:rsidR="00B40FB2">
        <w:t xml:space="preserve">to </w:t>
      </w:r>
      <w:r>
        <w:t xml:space="preserve">approximately 38 million hours per week. Or, in terms of 35-hour-per-week jobs, a little over one million. </w:t>
      </w:r>
    </w:p>
    <w:p w14:paraId="22ED42EA" w14:textId="16450310" w:rsidR="007A1438" w:rsidRDefault="007A1438" w:rsidP="007A1438">
      <w:r>
        <w:t xml:space="preserve">The care received by the children is vital to them. Additionally, through their caring activity, the kith and kin (especially grandmothers, who constitute the majority of such caregivers) can also potentially facilitate the </w:t>
      </w:r>
      <w:r w:rsidR="00056927">
        <w:t>children’s parents’</w:t>
      </w:r>
      <w:r>
        <w:t xml:space="preserve"> </w:t>
      </w:r>
      <w:r w:rsidR="00056927">
        <w:t>pursuit of</w:t>
      </w:r>
      <w:r>
        <w:t xml:space="preserve"> education or employment</w:t>
      </w:r>
      <w:r w:rsidR="004C29FD">
        <w:t>,</w:t>
      </w:r>
      <w:r>
        <w:t xml:space="preserve"> thus enabling families to sustain or enhance their standard of living. The benefits of having well-cared-for children and promoting productive activity of their parents extend beyond the families of children to the broader community and society. </w:t>
      </w:r>
    </w:p>
    <w:p w14:paraId="032CD75D" w14:textId="5D64EDE0" w:rsidR="007A1438" w:rsidRDefault="007A1438" w:rsidP="007A1438">
      <w:r>
        <w:t xml:space="preserve">Turning to similar care received by older adults, about 3.6 million persons over 50 receive care from people (relatives or nonrelatives) outside their household for no payment. The incidence of such nonmarket care was only 3.2 percent in the total population of 112 million older adults in 2019. We estimate that the average hours of care received by the recipients is about 22 hours per week. Therefore, about 80 million weekly hours of caring activity occur in this sphere, which would amount to nearly 2.3 million full-time (35 hours per week) jobs. The HRS data shows that daughters or daughters-in-law carry out most of this caring activity. Their </w:t>
      </w:r>
      <w:r w:rsidR="00C243C8">
        <w:t>“</w:t>
      </w:r>
      <w:r>
        <w:t>hidden</w:t>
      </w:r>
      <w:r w:rsidR="00C243C8">
        <w:t>”</w:t>
      </w:r>
      <w:r>
        <w:t xml:space="preserve"> labor is part of the social costs of caring for older adults. Just as with the care of preschoolers, the beneficiaries of the care of older adults are also not the immediate recipients of care alone.</w:t>
      </w:r>
    </w:p>
    <w:p w14:paraId="6A4EC1C8" w14:textId="0C245FF6" w:rsidR="007A1438" w:rsidRDefault="007A1438" w:rsidP="007A1438">
      <w:r>
        <w:t xml:space="preserve">The scope of our present study is to incorporate the contribution made by these types of nonmarket care, usually left out of the analysis, into a comprehensive measurement of nonmarket care. From this perspective, the estimates of </w:t>
      </w:r>
      <w:proofErr w:type="spellStart"/>
      <w:r>
        <w:t>nonhousehold</w:t>
      </w:r>
      <w:proofErr w:type="spellEnd"/>
      <w:r>
        <w:t xml:space="preserve">, nonmarket care we provide underestimate the actual volume </w:t>
      </w:r>
      <w:r>
        <w:lastRenderedPageBreak/>
        <w:t>of such activity. We do not account for the care that older children (especially those in the 6 to 13 years age group) may receive from people outside their household</w:t>
      </w:r>
      <w:r w:rsidR="00E27A83">
        <w:t>—</w:t>
      </w:r>
      <w:r>
        <w:t>their relatives, neighbors, or nonrelatives. It is reasonable to think that regular care received by the children in this age group will primarily take place for a limited period before the start or end of the school day. On average, the duration of care received by older children is thus likely to be shorter than that of younger children. Yet, the population of children in the 6 to 13 age group is almost double that of the younger group. Consequently, we may be missing a considerable number of hours.</w:t>
      </w:r>
      <w:r>
        <w:rPr>
          <w:rStyle w:val="FootnoteReference"/>
        </w:rPr>
        <w:footnoteReference w:id="51"/>
      </w:r>
      <w:r w:rsidR="00614087">
        <w:t xml:space="preserve"> </w:t>
      </w:r>
      <w:r w:rsidR="008640D9">
        <w:t>To get an approximate idea of how much we are missing</w:t>
      </w:r>
      <w:r w:rsidR="004C29FD">
        <w:t>,</w:t>
      </w:r>
      <w:r w:rsidR="008640D9">
        <w:t xml:space="preserve"> we can compare the ECPP aggregate hours of care to the total</w:t>
      </w:r>
      <w:r w:rsidR="00614087">
        <w:t xml:space="preserve"> weekly hours of care given by respondents in the ATUS to </w:t>
      </w:r>
      <w:proofErr w:type="spellStart"/>
      <w:r w:rsidR="00614087">
        <w:t>nonhousehold</w:t>
      </w:r>
      <w:proofErr w:type="spellEnd"/>
      <w:r w:rsidR="00614087">
        <w:t xml:space="preserve"> children</w:t>
      </w:r>
      <w:r w:rsidR="008640D9">
        <w:t>.</w:t>
      </w:r>
      <w:r w:rsidR="00123820">
        <w:rPr>
          <w:rStyle w:val="FootnoteReference"/>
        </w:rPr>
        <w:footnoteReference w:id="52"/>
      </w:r>
      <w:r w:rsidR="00614087">
        <w:t xml:space="preserve"> </w:t>
      </w:r>
      <w:r w:rsidR="008640D9">
        <w:t xml:space="preserve">The latter is </w:t>
      </w:r>
      <w:r w:rsidR="000862FD">
        <w:t xml:space="preserve">127 million hours, </w:t>
      </w:r>
      <w:r w:rsidR="008640D9">
        <w:t xml:space="preserve">about 3.3 times higher than its ECPP counterpart. </w:t>
      </w:r>
      <w:r w:rsidR="00026327">
        <w:t>While the ECPP collects only information on regular care received by preschoolers</w:t>
      </w:r>
      <w:r w:rsidR="008640D9">
        <w:t>,</w:t>
      </w:r>
      <w:r w:rsidR="00026327">
        <w:t xml:space="preserve"> the ATUS measure encompasses all children under 18 years and does not distinguish between regular and irregular care.</w:t>
      </w:r>
    </w:p>
    <w:p w14:paraId="6A6CFBEF" w14:textId="340E01D4" w:rsidR="007A1438" w:rsidRDefault="007A1438" w:rsidP="007A1438">
      <w:r>
        <w:t xml:space="preserve">Finally, we are not accounting for the </w:t>
      </w:r>
      <w:proofErr w:type="spellStart"/>
      <w:r>
        <w:t>nonhousehold</w:t>
      </w:r>
      <w:proofErr w:type="spellEnd"/>
      <w:r>
        <w:t xml:space="preserve">, nonmarket care received by adults in the 18 to 50 age group. Systematic data collection on the nonmarket help received by those with disabilities who live in households is probably required to fill this gap. The ATUS collects data on time spent caring for </w:t>
      </w:r>
      <w:proofErr w:type="spellStart"/>
      <w:r>
        <w:t>nonhousehold</w:t>
      </w:r>
      <w:proofErr w:type="spellEnd"/>
      <w:r>
        <w:t xml:space="preserve"> adults, but it does not contain any information regarding the age of the adults. Therefore, we cannot develop separate estimates for the care received by adults in the 18 to 50 age group, just as we cannot estimate the care received by </w:t>
      </w:r>
      <w:proofErr w:type="spellStart"/>
      <w:r>
        <w:t>nonhousehold</w:t>
      </w:r>
      <w:proofErr w:type="spellEnd"/>
      <w:r>
        <w:t xml:space="preserve"> children in the 6 to 13 age group. We also noted that our source of data for the care of older adults, HRS, covered only help received in daily activities (such as bathing or paying bills) by those with some mental or physical difficulties. The gap in coverage leaves an unknown but perhaps nontrivial amount of the care received by older adults from our measurement exercise.</w:t>
      </w:r>
      <w:r w:rsidR="007A31AF">
        <w:t xml:space="preserve"> We may use the ATUS benchmark of aggregate hours of </w:t>
      </w:r>
      <w:r w:rsidR="008609E5">
        <w:t xml:space="preserve">care given </w:t>
      </w:r>
      <w:r w:rsidR="007A31AF">
        <w:t xml:space="preserve">to have a rough </w:t>
      </w:r>
      <w:r w:rsidR="005F24C1">
        <w:t>idea</w:t>
      </w:r>
      <w:r w:rsidR="007A31AF">
        <w:t xml:space="preserve"> of </w:t>
      </w:r>
      <w:r w:rsidR="0002774B">
        <w:t xml:space="preserve">the omission’s </w:t>
      </w:r>
      <w:r w:rsidR="007A31AF">
        <w:t xml:space="preserve">magnitude. </w:t>
      </w:r>
      <w:r w:rsidR="005F24C1">
        <w:t xml:space="preserve">Estimates from the 2019 round of ATUS indicate that </w:t>
      </w:r>
      <w:r w:rsidR="00CB18BA">
        <w:t>help</w:t>
      </w:r>
      <w:r w:rsidR="005F24C1">
        <w:t xml:space="preserve"> given by</w:t>
      </w:r>
      <w:r w:rsidR="008609E5">
        <w:t xml:space="preserve"> respondents in the ATUS to </w:t>
      </w:r>
      <w:proofErr w:type="spellStart"/>
      <w:r w:rsidR="008609E5">
        <w:t>nonhousehold</w:t>
      </w:r>
      <w:proofErr w:type="spellEnd"/>
      <w:r w:rsidR="008609E5">
        <w:t xml:space="preserve"> adults amounted to 119 million </w:t>
      </w:r>
      <w:r w:rsidR="00CB18BA">
        <w:t xml:space="preserve">weekly </w:t>
      </w:r>
      <w:r w:rsidR="008609E5">
        <w:t>hours</w:t>
      </w:r>
      <w:r w:rsidR="0002774B">
        <w:t>.</w:t>
      </w:r>
      <w:r w:rsidR="00CB18BA">
        <w:rPr>
          <w:rStyle w:val="FootnoteReference"/>
        </w:rPr>
        <w:footnoteReference w:id="53"/>
      </w:r>
      <w:r w:rsidR="008609E5">
        <w:t xml:space="preserve"> </w:t>
      </w:r>
      <w:r w:rsidR="005F24C1">
        <w:t xml:space="preserve">This amount is about 1.5 times higher than that recorded in the HRS. </w:t>
      </w:r>
    </w:p>
    <w:p w14:paraId="3A3AC2B2" w14:textId="357F7329" w:rsidR="007A1438" w:rsidRDefault="007A1438">
      <w:pPr>
        <w:spacing w:after="0" w:line="240" w:lineRule="auto"/>
      </w:pPr>
      <w:r>
        <w:br w:type="page"/>
      </w:r>
    </w:p>
    <w:p w14:paraId="3028527A" w14:textId="13DA858E" w:rsidR="007A1438" w:rsidRDefault="007A1438" w:rsidP="007A1438">
      <w:pPr>
        <w:pStyle w:val="Heading1"/>
      </w:pPr>
      <w:bookmarkStart w:id="113" w:name="_Toc158095513"/>
      <w:r>
        <w:lastRenderedPageBreak/>
        <w:t xml:space="preserve">Consumption </w:t>
      </w:r>
      <w:r w:rsidR="00C65DD9">
        <w:t>E</w:t>
      </w:r>
      <w:r>
        <w:t xml:space="preserve">xpenditures and </w:t>
      </w:r>
      <w:r w:rsidR="00C65DD9">
        <w:t>H</w:t>
      </w:r>
      <w:r>
        <w:t xml:space="preserve">ousehold </w:t>
      </w:r>
      <w:r w:rsidR="00C65DD9">
        <w:t>P</w:t>
      </w:r>
      <w:r>
        <w:t>roduction</w:t>
      </w:r>
      <w:bookmarkEnd w:id="113"/>
    </w:p>
    <w:p w14:paraId="15F0E1F9" w14:textId="77777777" w:rsidR="007A1438" w:rsidRDefault="007A1438" w:rsidP="007A1438">
      <w:pPr>
        <w:pStyle w:val="Heading2"/>
      </w:pPr>
      <w:bookmarkStart w:id="114" w:name="_Toc158095514"/>
      <w:r>
        <w:t>Introduction</w:t>
      </w:r>
      <w:bookmarkEnd w:id="114"/>
    </w:p>
    <w:p w14:paraId="5519C427" w14:textId="1D3440A4" w:rsidR="007A1438" w:rsidRDefault="00C27093" w:rsidP="007A1438">
      <w:r>
        <w:t>The purpose of this chapter is to present a preliminary analysis of the imputations. Our estimates in this chapter were calculated from the synthetic file created by statistically matching the third-quarter CE interview file with the ATUS, augmented by the imputations from the ECPP and HRS for nonmarket help received from people outside the consumer unit.</w:t>
      </w:r>
      <w:r w:rsidR="002D30BD">
        <w:t xml:space="preserve"> </w:t>
      </w:r>
      <w:r w:rsidR="002D30BD" w:rsidRPr="002D30BD">
        <w:t xml:space="preserve">The CE sample for the third quarter has a little over 5,000 consumer units. All the calculations were done using the weight variable </w:t>
      </w:r>
      <w:r w:rsidR="00C243C8">
        <w:t>“</w:t>
      </w:r>
      <w:r w:rsidR="002D30BD" w:rsidRPr="002D30BD">
        <w:t>finlwt21.</w:t>
      </w:r>
      <w:r w:rsidR="00C243C8">
        <w:t>”</w:t>
      </w:r>
      <w:r w:rsidR="002D30BD" w:rsidRPr="002D30BD">
        <w:t xml:space="preserve"> The matching procedure is described in Chapter 3</w:t>
      </w:r>
      <w:r w:rsidR="004544E3">
        <w:t>,</w:t>
      </w:r>
      <w:r w:rsidR="002D30BD" w:rsidRPr="002D30BD">
        <w:t xml:space="preserve"> and the imputations from ECPP and HRS are discussed in Chapter 4.</w:t>
      </w:r>
    </w:p>
    <w:p w14:paraId="57E75707" w14:textId="473EAA5C" w:rsidR="002D30BD" w:rsidRPr="00753234" w:rsidRDefault="002D30BD" w:rsidP="007A1438">
      <w:r>
        <w:t xml:space="preserve">We first indicate the extent </w:t>
      </w:r>
      <w:r w:rsidR="004544E3">
        <w:t>to</w:t>
      </w:r>
      <w:r>
        <w:t xml:space="preserve"> which the inclusion of household production alters the </w:t>
      </w:r>
      <w:r w:rsidR="00BE08F0">
        <w:t xml:space="preserve">average value of expenditures. In light of the elaboration of the differences between our preferred measure and the </w:t>
      </w:r>
      <w:r w:rsidR="00C243C8">
        <w:t>“</w:t>
      </w:r>
      <w:r w:rsidR="00BE08F0">
        <w:t>BEA</w:t>
      </w:r>
      <w:r w:rsidR="00C243C8">
        <w:t>”</w:t>
      </w:r>
      <w:r w:rsidR="00BE08F0">
        <w:t xml:space="preserve"> measure (Chapter 2), we examine the impact using both measures. </w:t>
      </w:r>
      <w:r w:rsidR="0042026F">
        <w:t>Our preliminary analysis is also extended to assess subgroup disparities. Here, we present evidence o</w:t>
      </w:r>
      <w:r w:rsidR="004544E3">
        <w:t>f</w:t>
      </w:r>
      <w:r w:rsidR="0042026F">
        <w:t xml:space="preserve"> the much higher contribution made by women to household production. Further, we also consider how much the inclusion of household production affects the measured differentials among households differentiated by two key demographic characteristics</w:t>
      </w:r>
      <w:r w:rsidR="0042026F">
        <w:rPr>
          <w:rFonts w:cs="Times New Roman"/>
        </w:rPr>
        <w:t>—</w:t>
      </w:r>
      <w:r w:rsidR="0042026F">
        <w:t xml:space="preserve">size and composition </w:t>
      </w:r>
      <w:r w:rsidR="004544E3">
        <w:t xml:space="preserve">of the household </w:t>
      </w:r>
      <w:r w:rsidR="0042026F">
        <w:t xml:space="preserve">as well as by the race and ethnicity of the reference person. </w:t>
      </w:r>
      <w:r w:rsidR="00BE08F0">
        <w:t xml:space="preserve">Next, we turn to the distributional profile of household production, i.e., the gap in the average value of household production across the deciles of expenditures. </w:t>
      </w:r>
      <w:r w:rsidR="00851181">
        <w:t>To better understand the distributional impact of adding the value of household production to expenditures, we also conduct decomposition analys</w:t>
      </w:r>
      <w:r w:rsidR="004544E3">
        <w:t>e</w:t>
      </w:r>
      <w:r w:rsidR="00851181">
        <w:t>s of the Gini coefficient by groups (</w:t>
      </w:r>
      <w:r w:rsidR="006A42A4">
        <w:t xml:space="preserve">with and without </w:t>
      </w:r>
      <w:r w:rsidR="00851181">
        <w:t>children) and by source (expenditures and categories of household production).</w:t>
      </w:r>
      <w:r w:rsidR="008B2822">
        <w:t xml:space="preserve"> </w:t>
      </w:r>
      <w:r w:rsidR="00A3020A" w:rsidRPr="00A3020A">
        <w:rPr>
          <w:highlight w:val="yellow"/>
        </w:rPr>
        <w:t>Apart from analyzing overall distributional issues, synthetic data may also be used for analyzing subsets of spending and household production. We briefly illustrate this point by considering food and childcare.</w:t>
      </w:r>
      <w:r w:rsidR="00A3020A">
        <w:t xml:space="preserve"> </w:t>
      </w:r>
      <w:r w:rsidR="00EB431A">
        <w:t xml:space="preserve">The final section offers </w:t>
      </w:r>
      <w:r w:rsidR="003F7D72">
        <w:t>some</w:t>
      </w:r>
      <w:r w:rsidR="00EB431A">
        <w:t xml:space="preserve"> concluding comments and caveats.</w:t>
      </w:r>
    </w:p>
    <w:p w14:paraId="5886FCEF" w14:textId="56F0E4E6" w:rsidR="007A1438" w:rsidRPr="0087546F" w:rsidRDefault="007A1438" w:rsidP="007A1438">
      <w:pPr>
        <w:pStyle w:val="Heading2"/>
      </w:pPr>
      <w:bookmarkStart w:id="115" w:name="_Toc158095515"/>
      <w:r>
        <w:t xml:space="preserve">The overall impact of the inclusion of </w:t>
      </w:r>
      <w:r w:rsidR="002D30BD">
        <w:t>household</w:t>
      </w:r>
      <w:r>
        <w:t xml:space="preserve"> production</w:t>
      </w:r>
      <w:bookmarkEnd w:id="115"/>
    </w:p>
    <w:p w14:paraId="4DA244D3" w14:textId="698705C3" w:rsidR="007A1438" w:rsidRDefault="007A1438" w:rsidP="007A1438">
      <w:r>
        <w:t>We begin with an overview of the average monetary values of various categories of household production</w:t>
      </w:r>
      <w:r w:rsidR="00D35454">
        <w:t xml:space="preserve">, namely, unpaid (nonmarket) help received from persons not residing in the household and home production by </w:t>
      </w:r>
      <w:r w:rsidR="004544E3">
        <w:t>household members for their household</w:t>
      </w:r>
      <w:r w:rsidR="00D35454">
        <w:t xml:space="preserve">. The former is further split into help received in caring for young children and </w:t>
      </w:r>
      <w:r w:rsidR="00280244">
        <w:t xml:space="preserve">help received in caring for </w:t>
      </w:r>
      <w:r w:rsidR="00D35454">
        <w:t xml:space="preserve">older adults </w:t>
      </w:r>
      <w:r>
        <w:t>(</w:t>
      </w:r>
      <w:r w:rsidR="00AF38C7">
        <w:fldChar w:fldCharType="begin"/>
      </w:r>
      <w:r w:rsidR="00AF38C7">
        <w:instrText xml:space="preserve"> REF _Ref135755381 \h </w:instrText>
      </w:r>
      <w:r w:rsidR="00AF38C7">
        <w:fldChar w:fldCharType="separate"/>
      </w:r>
      <w:r w:rsidR="00AF38C7" w:rsidRPr="00E224B5">
        <w:t xml:space="preserve">Table </w:t>
      </w:r>
      <w:r w:rsidR="00AF38C7">
        <w:rPr>
          <w:noProof/>
        </w:rPr>
        <w:t>5</w:t>
      </w:r>
      <w:r w:rsidR="00AF38C7">
        <w:noBreakHyphen/>
      </w:r>
      <w:r w:rsidR="00AF38C7">
        <w:rPr>
          <w:noProof/>
        </w:rPr>
        <w:t>1</w:t>
      </w:r>
      <w:r w:rsidR="00AF38C7">
        <w:fldChar w:fldCharType="end"/>
      </w:r>
      <w:r>
        <w:t>). We report two sets of monetary values.</w:t>
      </w:r>
      <w:r w:rsidR="003939A3">
        <w:rPr>
          <w:rStyle w:val="FootnoteReference"/>
        </w:rPr>
        <w:footnoteReference w:id="54"/>
      </w:r>
      <w:r>
        <w:t xml:space="preserve"> Those labeled </w:t>
      </w:r>
      <w:r w:rsidR="00C243C8">
        <w:t>“</w:t>
      </w:r>
      <w:r>
        <w:t>Preferred</w:t>
      </w:r>
      <w:r w:rsidR="00C243C8">
        <w:t>”</w:t>
      </w:r>
      <w:r>
        <w:t xml:space="preserve"> are based on our </w:t>
      </w:r>
      <w:r w:rsidR="004544E3">
        <w:t>household production definition and</w:t>
      </w:r>
      <w:r>
        <w:t xml:space="preserve"> </w:t>
      </w:r>
      <w:r w:rsidR="004544E3">
        <w:t xml:space="preserve">our </w:t>
      </w:r>
      <w:r>
        <w:lastRenderedPageBreak/>
        <w:t xml:space="preserve">valuation method. Alternatively, </w:t>
      </w:r>
      <w:r w:rsidR="00C243C8">
        <w:t>“</w:t>
      </w:r>
      <w:r>
        <w:t>BEA</w:t>
      </w:r>
      <w:r w:rsidR="00C243C8">
        <w:t>”</w:t>
      </w:r>
      <w:r>
        <w:t xml:space="preserve"> indicates results derived from using what we described earlier as the </w:t>
      </w:r>
      <w:r w:rsidR="00C243C8">
        <w:t>“</w:t>
      </w:r>
      <w:r>
        <w:t>BEA method.</w:t>
      </w:r>
      <w:r w:rsidR="00C243C8">
        <w:t>”</w:t>
      </w:r>
      <w:r>
        <w:t xml:space="preserve"> This approach excludes supervisory care and uses a single </w:t>
      </w:r>
      <w:r w:rsidR="00C243C8">
        <w:t>“</w:t>
      </w:r>
      <w:r>
        <w:t>generalist</w:t>
      </w:r>
      <w:r w:rsidR="00C243C8">
        <w:t>”</w:t>
      </w:r>
      <w:r>
        <w:t xml:space="preserve"> wage, instead of specialist wages as we do, to convert time into dollars. We discussed the differences between the two approaches and wage rates earlier in Chapter 2.</w:t>
      </w:r>
    </w:p>
    <w:p w14:paraId="3905E438" w14:textId="12118470" w:rsidR="00EB46EB" w:rsidRDefault="00EB46EB" w:rsidP="007A1438">
      <w:r>
        <w:t xml:space="preserve">The definition of expenditures shown in </w:t>
      </w:r>
      <w:r w:rsidR="00A034DC">
        <w:fldChar w:fldCharType="begin"/>
      </w:r>
      <w:r w:rsidR="00A034DC">
        <w:instrText xml:space="preserve"> REF _Ref135755381 \h </w:instrText>
      </w:r>
      <w:r w:rsidR="00A034DC">
        <w:fldChar w:fldCharType="separate"/>
      </w:r>
      <w:r w:rsidR="00A034DC" w:rsidRPr="00E224B5">
        <w:t xml:space="preserve">Table </w:t>
      </w:r>
      <w:r w:rsidR="00A034DC">
        <w:rPr>
          <w:noProof/>
        </w:rPr>
        <w:t>5</w:t>
      </w:r>
      <w:r w:rsidR="00A034DC">
        <w:noBreakHyphen/>
      </w:r>
      <w:r w:rsidR="00A034DC">
        <w:rPr>
          <w:noProof/>
        </w:rPr>
        <w:t>1</w:t>
      </w:r>
      <w:r w:rsidR="00A034DC">
        <w:fldChar w:fldCharType="end"/>
      </w:r>
      <w:r w:rsidR="00A034DC">
        <w:t xml:space="preserve">, </w:t>
      </w:r>
      <w:r w:rsidR="002F13F6">
        <w:t>l</w:t>
      </w:r>
      <w:r>
        <w:t>ine 1 was derived by subtracting, from total quarterly expenditures, certain expenditures on owner-occupied primary homes (</w:t>
      </w:r>
      <w:r w:rsidRPr="00BF324D">
        <w:t>mortgage interest, property taxes, maintenance, repairs, insurance</w:t>
      </w:r>
      <w:r>
        <w:t>,</w:t>
      </w:r>
      <w:r w:rsidRPr="00BF324D">
        <w:t xml:space="preserve"> and other expenditures</w:t>
      </w:r>
      <w:r>
        <w:t xml:space="preserve">) and expenditures classified as </w:t>
      </w:r>
      <w:r w:rsidRPr="00BF324D">
        <w:t>miscellaneous, cash contributions, and personal insurance and pensions.</w:t>
      </w:r>
      <w:r>
        <w:t xml:space="preserve"> We divided the resulting quarterly amount by three to get a monthly value and added the monthly rental value of owned primary home to obtain the estimates shown in </w:t>
      </w:r>
      <w:r w:rsidR="002F13F6">
        <w:t>l</w:t>
      </w:r>
      <w:r>
        <w:t xml:space="preserve">ine 1. </w:t>
      </w:r>
    </w:p>
    <w:p w14:paraId="50A9FFF8" w14:textId="316047D0" w:rsidR="00BC7335" w:rsidRDefault="00196AFF" w:rsidP="007A1438">
      <w:r>
        <w:t>Specifically, we first calculated the sum of expenditures in the current quarter (</w:t>
      </w:r>
      <w:r w:rsidRPr="00196AFF">
        <w:t>TOTEXPCQ</w:t>
      </w:r>
      <w:r>
        <w:t>) and previous quarter (</w:t>
      </w:r>
      <w:r w:rsidRPr="00196AFF">
        <w:t>TOTEXPPQ</w:t>
      </w:r>
      <w:r>
        <w:t xml:space="preserve">) and divided it by </w:t>
      </w:r>
      <w:r w:rsidR="006A42A4">
        <w:t>three</w:t>
      </w:r>
      <w:r>
        <w:t xml:space="preserve"> to obtain monthly amounts. In the next step, </w:t>
      </w:r>
      <w:r w:rsidR="00EB46EB">
        <w:t>we subtracted certain categories of expenditure from the sum obtained in the second step. The</w:t>
      </w:r>
      <w:r w:rsidR="006A42A4">
        <w:t xml:space="preserve"> categories</w:t>
      </w:r>
      <w:r w:rsidR="00EB46EB">
        <w:t xml:space="preserve"> are: </w:t>
      </w:r>
      <w:r w:rsidR="00EB46EB" w:rsidRPr="0022109C">
        <w:t>mortgage interest, property taxes, maintenance, repairs, insurance, and other expenditures on owner-occupied primary home; expenses classified as miscellaneous, cash contributions, and personal insurance and pensions.</w:t>
      </w:r>
      <w:r w:rsidR="00EB46EB">
        <w:t xml:space="preserve"> Each expenditure item was formed by summing the expenditures in current and previous quarter and dividing the sum by </w:t>
      </w:r>
      <w:r w:rsidR="006A42A4">
        <w:t>three</w:t>
      </w:r>
      <w:r w:rsidR="00EB46EB">
        <w:t xml:space="preserve"> to obtain monthly amounts.</w:t>
      </w:r>
      <w:r w:rsidR="00EB46EB">
        <w:rPr>
          <w:rStyle w:val="FootnoteReference"/>
        </w:rPr>
        <w:footnoteReference w:id="55"/>
      </w:r>
      <w:r w:rsidR="00EB46EB">
        <w:t xml:space="preserve"> Finally, </w:t>
      </w:r>
      <w:r>
        <w:t xml:space="preserve">we added the rental equivalent for owned homes </w:t>
      </w:r>
      <w:r w:rsidR="0022109C">
        <w:t>(</w:t>
      </w:r>
      <w:r w:rsidR="0022109C" w:rsidRPr="0022109C">
        <w:t>RENTEQVX</w:t>
      </w:r>
      <w:r w:rsidR="0022109C">
        <w:t>)</w:t>
      </w:r>
      <w:r w:rsidR="006A42A4">
        <w:t xml:space="preserve">, </w:t>
      </w:r>
      <w:r w:rsidR="0022109C">
        <w:t>which is available in the file as a monthly amount.</w:t>
      </w:r>
    </w:p>
    <w:p w14:paraId="544AEC7A" w14:textId="55E06552" w:rsidR="007F31FA" w:rsidRDefault="007F31FA" w:rsidP="007A1438">
      <w:r>
        <w:t>The expenditures we subtracted from total expenditures are also excluded by Garner et al. (2023). Similarly, our addition of imputed rent for own</w:t>
      </w:r>
      <w:r w:rsidR="006A42A4">
        <w:t>-</w:t>
      </w:r>
      <w:r>
        <w:t>homes also mirror their approach.</w:t>
      </w:r>
      <w:r>
        <w:rPr>
          <w:rStyle w:val="FootnoteReference"/>
        </w:rPr>
        <w:footnoteReference w:id="56"/>
      </w:r>
      <w:r w:rsidR="002945A4">
        <w:t xml:space="preserve"> However, our measure does not reflect some key modifications </w:t>
      </w:r>
      <w:r w:rsidR="00E23243">
        <w:t>made by</w:t>
      </w:r>
      <w:r w:rsidR="002945A4">
        <w:t xml:space="preserve"> Garner et al. (2023)</w:t>
      </w:r>
      <w:r w:rsidR="00E23243">
        <w:t xml:space="preserve"> to arrive at their measure of consumption</w:t>
      </w:r>
      <w:r w:rsidR="002945A4">
        <w:t xml:space="preserve">. First, we do not remove net outlays and financing charges associated with vehicles because an estimate of service flow from vehicles is not available </w:t>
      </w:r>
      <w:r w:rsidR="00E23243">
        <w:t xml:space="preserve">to replace them </w:t>
      </w:r>
      <w:r w:rsidR="002945A4">
        <w:t xml:space="preserve">in the public-use CE files. Second, </w:t>
      </w:r>
      <w:r w:rsidR="002A4297">
        <w:t>we did not net out education and medical expenditures in accordance with the ILO and OECD guidelines. Finally, we do not include impute</w:t>
      </w:r>
      <w:r w:rsidR="006A42A4">
        <w:t>d</w:t>
      </w:r>
      <w:r w:rsidR="002A4297">
        <w:t xml:space="preserve"> monetary values for in-kind transfers because the requisite imputed values are not available in the public-use CE files.</w:t>
      </w:r>
      <w:r w:rsidR="00E23243">
        <w:t xml:space="preserve"> Analyzing the impact of including </w:t>
      </w:r>
      <w:r w:rsidR="00E23243">
        <w:lastRenderedPageBreak/>
        <w:t xml:space="preserve">household production on alternative measures of consumption </w:t>
      </w:r>
      <w:r w:rsidR="00741F85">
        <w:t xml:space="preserve">would be interesting but it </w:t>
      </w:r>
      <w:r w:rsidR="00E23243">
        <w:t>falls outside the scope of our current research.</w:t>
      </w:r>
    </w:p>
    <w:p w14:paraId="653730FC" w14:textId="3B8F064E" w:rsidR="007A1438" w:rsidRDefault="007A1438" w:rsidP="00CD0FFD">
      <w:pPr>
        <w:spacing w:after="0" w:line="240" w:lineRule="auto"/>
      </w:pPr>
      <w:bookmarkStart w:id="116" w:name="_Ref135755381"/>
      <w:bookmarkStart w:id="117" w:name="_Toc158095557"/>
      <w:r w:rsidRPr="00E224B5">
        <w:t xml:space="preserve">Table </w:t>
      </w:r>
      <w:fldSimple w:instr=" STYLEREF 1 \s ">
        <w:r w:rsidR="006C1E92">
          <w:rPr>
            <w:noProof/>
          </w:rPr>
          <w:t>5</w:t>
        </w:r>
      </w:fldSimple>
      <w:r w:rsidR="006C1E92">
        <w:noBreakHyphen/>
      </w:r>
      <w:fldSimple w:instr=" SEQ Table \* ARABIC \s 1 ">
        <w:r w:rsidR="006C1E92">
          <w:rPr>
            <w:noProof/>
          </w:rPr>
          <w:t>1</w:t>
        </w:r>
      </w:fldSimple>
      <w:bookmarkEnd w:id="116"/>
      <w:r w:rsidRPr="00E224B5">
        <w:t xml:space="preserve"> </w:t>
      </w:r>
      <w:r>
        <w:t xml:space="preserve">Average </w:t>
      </w:r>
      <w:r w:rsidR="00543598">
        <w:t>m</w:t>
      </w:r>
      <w:r w:rsidR="006A42A4">
        <w:t xml:space="preserve">onthly </w:t>
      </w:r>
      <w:r w:rsidR="00543598">
        <w:t>v</w:t>
      </w:r>
      <w:r w:rsidR="006A42A4">
        <w:t xml:space="preserve">alues of </w:t>
      </w:r>
      <w:r w:rsidR="00543598">
        <w:t>e</w:t>
      </w:r>
      <w:r w:rsidR="006A42A4">
        <w:t xml:space="preserve">xpenditures and </w:t>
      </w:r>
      <w:r w:rsidR="00543598">
        <w:t>h</w:t>
      </w:r>
      <w:r w:rsidR="006A42A4">
        <w:t xml:space="preserve">ousehold </w:t>
      </w:r>
      <w:r w:rsidR="00543598">
        <w:t>p</w:t>
      </w:r>
      <w:r w:rsidR="006A42A4">
        <w:t xml:space="preserve">roduction </w:t>
      </w:r>
      <w:r w:rsidR="00543598">
        <w:t>p</w:t>
      </w:r>
      <w:r w:rsidR="006A42A4">
        <w:t xml:space="preserve">er </w:t>
      </w:r>
      <w:r w:rsidR="00543598">
        <w:t>c</w:t>
      </w:r>
      <w:r w:rsidR="006A42A4">
        <w:t xml:space="preserve">onsumer </w:t>
      </w:r>
      <w:r w:rsidR="00543598">
        <w:t>u</w:t>
      </w:r>
      <w:r w:rsidR="006A42A4">
        <w:t>nit, 2019 (</w:t>
      </w:r>
      <w:r w:rsidR="00543598">
        <w:t>t</w:t>
      </w:r>
      <w:r w:rsidR="006A42A4">
        <w:t xml:space="preserve">hird </w:t>
      </w:r>
      <w:r w:rsidR="00543598">
        <w:t>q</w:t>
      </w:r>
      <w:r w:rsidR="006A42A4">
        <w:t>uarter)</w:t>
      </w:r>
      <w:bookmarkEnd w:id="117"/>
    </w:p>
    <w:tbl>
      <w:tblPr>
        <w:tblStyle w:val="PlainTable11"/>
        <w:tblW w:w="5000" w:type="pct"/>
        <w:tblLayout w:type="fixed"/>
        <w:tblLook w:val="04A0" w:firstRow="1" w:lastRow="0" w:firstColumn="1" w:lastColumn="0" w:noHBand="0" w:noVBand="1"/>
      </w:tblPr>
      <w:tblGrid>
        <w:gridCol w:w="714"/>
        <w:gridCol w:w="2678"/>
        <w:gridCol w:w="1025"/>
        <w:gridCol w:w="1141"/>
        <w:gridCol w:w="755"/>
        <w:gridCol w:w="1025"/>
        <w:gridCol w:w="1141"/>
        <w:gridCol w:w="871"/>
      </w:tblGrid>
      <w:tr w:rsidR="007A1438" w:rsidRPr="006A0D03" w14:paraId="49B85C0A" w14:textId="77777777" w:rsidTr="00E354D4">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82" w:type="pct"/>
            <w:noWrap/>
            <w:hideMark/>
          </w:tcPr>
          <w:p w14:paraId="115F27B0" w14:textId="77777777" w:rsidR="007A1438" w:rsidRPr="006A0D03" w:rsidRDefault="007A1438" w:rsidP="00E354D4">
            <w:pPr>
              <w:spacing w:after="0" w:line="240" w:lineRule="auto"/>
              <w:rPr>
                <w:rFonts w:eastAsia="Times New Roman" w:cs="Times New Roman"/>
                <w:b w:val="0"/>
                <w:sz w:val="20"/>
                <w:szCs w:val="20"/>
              </w:rPr>
            </w:pPr>
          </w:p>
        </w:tc>
        <w:tc>
          <w:tcPr>
            <w:tcW w:w="1432" w:type="pct"/>
            <w:noWrap/>
            <w:hideMark/>
          </w:tcPr>
          <w:p w14:paraId="0A82533F" w14:textId="77777777" w:rsidR="007A1438" w:rsidRPr="006A0D03" w:rsidRDefault="007A1438" w:rsidP="00E354D4">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rPr>
            </w:pPr>
          </w:p>
        </w:tc>
        <w:tc>
          <w:tcPr>
            <w:tcW w:w="1562" w:type="pct"/>
            <w:gridSpan w:val="3"/>
            <w:noWrap/>
            <w:hideMark/>
          </w:tcPr>
          <w:p w14:paraId="44C0563A" w14:textId="77777777" w:rsidR="007A1438" w:rsidRPr="006A0D03" w:rsidRDefault="007A1438" w:rsidP="00E354D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 w:val="20"/>
                <w:szCs w:val="20"/>
              </w:rPr>
            </w:pPr>
            <w:r w:rsidRPr="006A0D03">
              <w:rPr>
                <w:rFonts w:eastAsia="Times New Roman" w:cs="Times New Roman"/>
                <w:color w:val="000000"/>
                <w:sz w:val="20"/>
                <w:szCs w:val="20"/>
              </w:rPr>
              <w:t>Preferred</w:t>
            </w:r>
            <w:r w:rsidRPr="006A0D03">
              <w:rPr>
                <w:rFonts w:eastAsia="Times New Roman" w:cs="Times New Roman"/>
                <w:b w:val="0"/>
                <w:color w:val="000000"/>
                <w:sz w:val="20"/>
                <w:szCs w:val="20"/>
              </w:rPr>
              <w:t>*</w:t>
            </w:r>
          </w:p>
        </w:tc>
        <w:tc>
          <w:tcPr>
            <w:tcW w:w="1624" w:type="pct"/>
            <w:gridSpan w:val="3"/>
            <w:noWrap/>
            <w:hideMark/>
          </w:tcPr>
          <w:p w14:paraId="21B8CDB5" w14:textId="77777777" w:rsidR="007A1438" w:rsidRPr="006A0D03" w:rsidRDefault="007A1438" w:rsidP="00E354D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 w:val="20"/>
                <w:szCs w:val="20"/>
              </w:rPr>
            </w:pPr>
            <w:r w:rsidRPr="006A0D03">
              <w:rPr>
                <w:rFonts w:eastAsia="Times New Roman" w:cs="Times New Roman"/>
                <w:color w:val="000000"/>
                <w:sz w:val="20"/>
                <w:szCs w:val="20"/>
              </w:rPr>
              <w:t>BEA</w:t>
            </w:r>
            <w:r w:rsidRPr="006A0D03">
              <w:rPr>
                <w:rFonts w:eastAsia="Times New Roman" w:cs="Times New Roman"/>
                <w:b w:val="0"/>
                <w:color w:val="000000"/>
                <w:sz w:val="20"/>
                <w:szCs w:val="20"/>
              </w:rPr>
              <w:t>**</w:t>
            </w:r>
          </w:p>
        </w:tc>
      </w:tr>
      <w:tr w:rsidR="007A1438" w:rsidRPr="006A0D03" w14:paraId="3E511DCC"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82" w:type="pct"/>
            <w:noWrap/>
            <w:hideMark/>
          </w:tcPr>
          <w:p w14:paraId="40AFC9D1" w14:textId="77777777" w:rsidR="007A1438" w:rsidRPr="006A0D03" w:rsidRDefault="007A1438" w:rsidP="00E354D4">
            <w:pPr>
              <w:spacing w:after="0" w:line="240" w:lineRule="auto"/>
              <w:rPr>
                <w:rFonts w:eastAsia="Times New Roman" w:cs="Times New Roman"/>
                <w:color w:val="000000"/>
                <w:sz w:val="20"/>
                <w:szCs w:val="20"/>
              </w:rPr>
            </w:pPr>
            <w:r w:rsidRPr="006A0D03">
              <w:rPr>
                <w:rFonts w:eastAsia="Times New Roman" w:cs="Times New Roman"/>
                <w:color w:val="000000"/>
                <w:sz w:val="20"/>
                <w:szCs w:val="20"/>
              </w:rPr>
              <w:t>Line</w:t>
            </w:r>
          </w:p>
        </w:tc>
        <w:tc>
          <w:tcPr>
            <w:tcW w:w="1432" w:type="pct"/>
            <w:noWrap/>
            <w:hideMark/>
          </w:tcPr>
          <w:p w14:paraId="32DE3D21" w14:textId="77777777" w:rsidR="007A1438" w:rsidRPr="006A0D03"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 w:val="20"/>
                <w:szCs w:val="20"/>
              </w:rPr>
            </w:pPr>
            <w:r w:rsidRPr="006A0D03">
              <w:rPr>
                <w:rFonts w:eastAsia="Times New Roman" w:cs="Times New Roman"/>
                <w:b/>
                <w:color w:val="000000"/>
                <w:sz w:val="20"/>
                <w:szCs w:val="20"/>
              </w:rPr>
              <w:t>Categories</w:t>
            </w:r>
          </w:p>
        </w:tc>
        <w:tc>
          <w:tcPr>
            <w:tcW w:w="548" w:type="pct"/>
            <w:noWrap/>
            <w:hideMark/>
          </w:tcPr>
          <w:p w14:paraId="12DBEB8A" w14:textId="77777777" w:rsidR="007A1438" w:rsidRPr="006A0D03"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 w:val="20"/>
                <w:szCs w:val="20"/>
              </w:rPr>
            </w:pPr>
            <w:r w:rsidRPr="006A0D03">
              <w:rPr>
                <w:rFonts w:eastAsia="Times New Roman" w:cs="Times New Roman"/>
                <w:b/>
                <w:color w:val="000000"/>
                <w:sz w:val="20"/>
                <w:szCs w:val="20"/>
              </w:rPr>
              <w:t>No children</w:t>
            </w:r>
          </w:p>
        </w:tc>
        <w:tc>
          <w:tcPr>
            <w:tcW w:w="610" w:type="pct"/>
            <w:noWrap/>
            <w:hideMark/>
          </w:tcPr>
          <w:p w14:paraId="19E7CABA" w14:textId="77777777" w:rsidR="007A1438" w:rsidRPr="006A0D03"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 w:val="20"/>
                <w:szCs w:val="20"/>
              </w:rPr>
            </w:pPr>
            <w:r w:rsidRPr="006A0D03">
              <w:rPr>
                <w:rFonts w:eastAsia="Times New Roman" w:cs="Times New Roman"/>
                <w:b/>
                <w:color w:val="000000"/>
                <w:sz w:val="20"/>
                <w:szCs w:val="20"/>
              </w:rPr>
              <w:t>With children</w:t>
            </w:r>
          </w:p>
        </w:tc>
        <w:tc>
          <w:tcPr>
            <w:tcW w:w="404" w:type="pct"/>
            <w:noWrap/>
            <w:hideMark/>
          </w:tcPr>
          <w:p w14:paraId="6C5900E2" w14:textId="77777777" w:rsidR="007A1438" w:rsidRPr="006A0D03"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 w:val="20"/>
                <w:szCs w:val="20"/>
              </w:rPr>
            </w:pPr>
            <w:r w:rsidRPr="006A0D03">
              <w:rPr>
                <w:rFonts w:eastAsia="Times New Roman" w:cs="Times New Roman"/>
                <w:b/>
                <w:color w:val="000000"/>
                <w:sz w:val="20"/>
                <w:szCs w:val="20"/>
              </w:rPr>
              <w:t>All</w:t>
            </w:r>
          </w:p>
        </w:tc>
        <w:tc>
          <w:tcPr>
            <w:tcW w:w="548" w:type="pct"/>
            <w:noWrap/>
            <w:hideMark/>
          </w:tcPr>
          <w:p w14:paraId="2D83CA99" w14:textId="77777777" w:rsidR="007A1438" w:rsidRPr="006A0D03"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 w:val="20"/>
                <w:szCs w:val="20"/>
              </w:rPr>
            </w:pPr>
            <w:r w:rsidRPr="006A0D03">
              <w:rPr>
                <w:rFonts w:eastAsia="Times New Roman" w:cs="Times New Roman"/>
                <w:b/>
                <w:color w:val="000000"/>
                <w:sz w:val="20"/>
                <w:szCs w:val="20"/>
              </w:rPr>
              <w:t>No children</w:t>
            </w:r>
          </w:p>
        </w:tc>
        <w:tc>
          <w:tcPr>
            <w:tcW w:w="610" w:type="pct"/>
            <w:noWrap/>
            <w:hideMark/>
          </w:tcPr>
          <w:p w14:paraId="34002A06" w14:textId="77777777" w:rsidR="007A1438" w:rsidRPr="006A0D03"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 w:val="20"/>
                <w:szCs w:val="20"/>
              </w:rPr>
            </w:pPr>
            <w:r w:rsidRPr="006A0D03">
              <w:rPr>
                <w:rFonts w:eastAsia="Times New Roman" w:cs="Times New Roman"/>
                <w:b/>
                <w:color w:val="000000"/>
                <w:sz w:val="20"/>
                <w:szCs w:val="20"/>
              </w:rPr>
              <w:t>With children</w:t>
            </w:r>
          </w:p>
        </w:tc>
        <w:tc>
          <w:tcPr>
            <w:tcW w:w="465" w:type="pct"/>
            <w:noWrap/>
            <w:hideMark/>
          </w:tcPr>
          <w:p w14:paraId="0558E4E0" w14:textId="77777777" w:rsidR="007A1438" w:rsidRPr="006A0D03"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 w:val="20"/>
                <w:szCs w:val="20"/>
              </w:rPr>
            </w:pPr>
            <w:r w:rsidRPr="006A0D03">
              <w:rPr>
                <w:rFonts w:eastAsia="Times New Roman" w:cs="Times New Roman"/>
                <w:b/>
                <w:color w:val="000000"/>
                <w:sz w:val="20"/>
                <w:szCs w:val="20"/>
              </w:rPr>
              <w:t>All</w:t>
            </w:r>
          </w:p>
        </w:tc>
      </w:tr>
      <w:tr w:rsidR="007A1438" w:rsidRPr="006A0D03" w14:paraId="46A28CDF" w14:textId="77777777" w:rsidTr="00E354D4">
        <w:trPr>
          <w:trHeight w:val="292"/>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48F0EC55" w14:textId="77777777" w:rsidR="007A1438" w:rsidRPr="006A0D03" w:rsidRDefault="007A1438" w:rsidP="00E354D4">
            <w:pPr>
              <w:spacing w:after="0" w:line="240" w:lineRule="auto"/>
              <w:jc w:val="right"/>
              <w:rPr>
                <w:rFonts w:eastAsia="Times New Roman" w:cs="Times New Roman"/>
                <w:color w:val="000000"/>
                <w:sz w:val="20"/>
                <w:szCs w:val="20"/>
              </w:rPr>
            </w:pPr>
            <w:r w:rsidRPr="006A0D03">
              <w:rPr>
                <w:rFonts w:eastAsia="Times New Roman" w:cs="Times New Roman"/>
                <w:color w:val="000000"/>
                <w:sz w:val="20"/>
                <w:szCs w:val="20"/>
              </w:rPr>
              <w:t>1</w:t>
            </w:r>
          </w:p>
        </w:tc>
        <w:tc>
          <w:tcPr>
            <w:tcW w:w="1432" w:type="pct"/>
            <w:noWrap/>
            <w:vAlign w:val="bottom"/>
            <w:hideMark/>
          </w:tcPr>
          <w:p w14:paraId="5DA74ED2" w14:textId="77777777" w:rsidR="007A1438" w:rsidRPr="006A0D03"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Expenditures***</w:t>
            </w:r>
          </w:p>
        </w:tc>
        <w:tc>
          <w:tcPr>
            <w:tcW w:w="548" w:type="pct"/>
            <w:noWrap/>
            <w:hideMark/>
          </w:tcPr>
          <w:p w14:paraId="7687B53D"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4,402 </w:t>
            </w:r>
          </w:p>
        </w:tc>
        <w:tc>
          <w:tcPr>
            <w:tcW w:w="610" w:type="pct"/>
            <w:noWrap/>
            <w:hideMark/>
          </w:tcPr>
          <w:p w14:paraId="4F40D507"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5,490 </w:t>
            </w:r>
          </w:p>
        </w:tc>
        <w:tc>
          <w:tcPr>
            <w:tcW w:w="404" w:type="pct"/>
            <w:noWrap/>
            <w:hideMark/>
          </w:tcPr>
          <w:p w14:paraId="05394EBB"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4,726 </w:t>
            </w:r>
          </w:p>
        </w:tc>
        <w:tc>
          <w:tcPr>
            <w:tcW w:w="548" w:type="pct"/>
            <w:noWrap/>
            <w:hideMark/>
          </w:tcPr>
          <w:p w14:paraId="028DFF9B"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4,402 </w:t>
            </w:r>
          </w:p>
        </w:tc>
        <w:tc>
          <w:tcPr>
            <w:tcW w:w="610" w:type="pct"/>
            <w:noWrap/>
            <w:hideMark/>
          </w:tcPr>
          <w:p w14:paraId="1C937C1B"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5,490 </w:t>
            </w:r>
          </w:p>
        </w:tc>
        <w:tc>
          <w:tcPr>
            <w:tcW w:w="465" w:type="pct"/>
            <w:noWrap/>
            <w:hideMark/>
          </w:tcPr>
          <w:p w14:paraId="610CE463"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4,726 </w:t>
            </w:r>
          </w:p>
        </w:tc>
      </w:tr>
      <w:tr w:rsidR="007A1438" w:rsidRPr="006A0D03" w14:paraId="6713AECC"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650317DB" w14:textId="77777777" w:rsidR="007A1438" w:rsidRPr="006A0D03" w:rsidRDefault="007A1438" w:rsidP="00E354D4">
            <w:pPr>
              <w:spacing w:after="0" w:line="240" w:lineRule="auto"/>
              <w:jc w:val="right"/>
              <w:rPr>
                <w:rFonts w:eastAsia="Times New Roman" w:cs="Times New Roman"/>
                <w:color w:val="000000"/>
                <w:sz w:val="20"/>
                <w:szCs w:val="20"/>
              </w:rPr>
            </w:pPr>
            <w:r w:rsidRPr="006A0D03">
              <w:rPr>
                <w:rFonts w:eastAsia="Times New Roman" w:cs="Times New Roman"/>
                <w:color w:val="000000"/>
                <w:sz w:val="20"/>
                <w:szCs w:val="20"/>
              </w:rPr>
              <w:t>2</w:t>
            </w:r>
          </w:p>
        </w:tc>
        <w:tc>
          <w:tcPr>
            <w:tcW w:w="1432" w:type="pct"/>
            <w:noWrap/>
            <w:vAlign w:val="bottom"/>
            <w:hideMark/>
          </w:tcPr>
          <w:p w14:paraId="42B72C63" w14:textId="18BBE8DA" w:rsidR="007A1438" w:rsidRPr="006A0D03"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Ho</w:t>
            </w:r>
            <w:r w:rsidR="004A3D22">
              <w:rPr>
                <w:rFonts w:eastAsia="Times New Roman" w:cs="Times New Roman"/>
                <w:color w:val="000000"/>
                <w:sz w:val="20"/>
                <w:szCs w:val="20"/>
              </w:rPr>
              <w:t>usehold</w:t>
            </w:r>
            <w:r w:rsidRPr="006A0D03">
              <w:rPr>
                <w:rFonts w:eastAsia="Times New Roman" w:cs="Times New Roman"/>
                <w:color w:val="000000"/>
                <w:sz w:val="20"/>
                <w:szCs w:val="20"/>
              </w:rPr>
              <w:t xml:space="preserve"> production</w:t>
            </w:r>
          </w:p>
        </w:tc>
        <w:tc>
          <w:tcPr>
            <w:tcW w:w="548" w:type="pct"/>
            <w:noWrap/>
            <w:hideMark/>
          </w:tcPr>
          <w:p w14:paraId="082EA729"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1,8</w:t>
            </w:r>
            <w:r>
              <w:rPr>
                <w:rFonts w:eastAsia="Times New Roman" w:cs="Times New Roman"/>
                <w:color w:val="000000"/>
                <w:sz w:val="20"/>
                <w:szCs w:val="20"/>
              </w:rPr>
              <w:t>89</w:t>
            </w:r>
            <w:r w:rsidRPr="006A0D03">
              <w:rPr>
                <w:rFonts w:eastAsia="Times New Roman" w:cs="Times New Roman"/>
                <w:color w:val="000000"/>
                <w:sz w:val="20"/>
                <w:szCs w:val="20"/>
              </w:rPr>
              <w:t xml:space="preserve"> </w:t>
            </w:r>
          </w:p>
        </w:tc>
        <w:tc>
          <w:tcPr>
            <w:tcW w:w="610" w:type="pct"/>
            <w:noWrap/>
            <w:hideMark/>
          </w:tcPr>
          <w:p w14:paraId="00CF9788"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5,433 </w:t>
            </w:r>
          </w:p>
        </w:tc>
        <w:tc>
          <w:tcPr>
            <w:tcW w:w="404" w:type="pct"/>
            <w:noWrap/>
            <w:hideMark/>
          </w:tcPr>
          <w:p w14:paraId="36F4E265"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2,989 </w:t>
            </w:r>
          </w:p>
        </w:tc>
        <w:tc>
          <w:tcPr>
            <w:tcW w:w="548" w:type="pct"/>
            <w:noWrap/>
            <w:hideMark/>
          </w:tcPr>
          <w:p w14:paraId="6B9E1A0D"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1,836 </w:t>
            </w:r>
          </w:p>
        </w:tc>
        <w:tc>
          <w:tcPr>
            <w:tcW w:w="610" w:type="pct"/>
            <w:noWrap/>
            <w:hideMark/>
          </w:tcPr>
          <w:p w14:paraId="2B5A5677"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3,564 </w:t>
            </w:r>
          </w:p>
        </w:tc>
        <w:tc>
          <w:tcPr>
            <w:tcW w:w="465" w:type="pct"/>
            <w:noWrap/>
            <w:hideMark/>
          </w:tcPr>
          <w:p w14:paraId="43B3E2E1"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2,368 </w:t>
            </w:r>
          </w:p>
        </w:tc>
      </w:tr>
      <w:tr w:rsidR="007A1438" w:rsidRPr="006A0D03" w14:paraId="3C2CA4AA" w14:textId="77777777" w:rsidTr="00E354D4">
        <w:trPr>
          <w:trHeight w:val="292"/>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7925B8E0" w14:textId="77777777" w:rsidR="007A1438" w:rsidRPr="006A0D03" w:rsidRDefault="007A1438" w:rsidP="00E354D4">
            <w:pPr>
              <w:spacing w:after="0" w:line="240" w:lineRule="auto"/>
              <w:jc w:val="right"/>
              <w:rPr>
                <w:rFonts w:eastAsia="Times New Roman" w:cs="Times New Roman"/>
                <w:color w:val="000000"/>
                <w:sz w:val="20"/>
                <w:szCs w:val="20"/>
              </w:rPr>
            </w:pPr>
            <w:r w:rsidRPr="006A0D03">
              <w:rPr>
                <w:rFonts w:eastAsia="Times New Roman" w:cs="Times New Roman"/>
                <w:color w:val="000000"/>
                <w:sz w:val="20"/>
                <w:szCs w:val="20"/>
              </w:rPr>
              <w:t>3</w:t>
            </w:r>
          </w:p>
        </w:tc>
        <w:tc>
          <w:tcPr>
            <w:tcW w:w="1432" w:type="pct"/>
            <w:noWrap/>
            <w:vAlign w:val="bottom"/>
            <w:hideMark/>
          </w:tcPr>
          <w:p w14:paraId="37325160" w14:textId="22724811" w:rsidR="007A1438" w:rsidRPr="006A0D03" w:rsidRDefault="007A1438" w:rsidP="00E354D4">
            <w:pPr>
              <w:spacing w:after="0" w:line="240" w:lineRule="auto"/>
              <w:ind w:firstLineChars="100" w:firstLine="20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Unpaid help from </w:t>
            </w:r>
            <w:proofErr w:type="spellStart"/>
            <w:r w:rsidRPr="006A0D03">
              <w:rPr>
                <w:rFonts w:eastAsia="Times New Roman" w:cs="Times New Roman"/>
                <w:color w:val="000000"/>
                <w:sz w:val="20"/>
                <w:szCs w:val="20"/>
              </w:rPr>
              <w:t>nonhousehold</w:t>
            </w:r>
            <w:proofErr w:type="spellEnd"/>
            <w:r w:rsidRPr="006A0D03">
              <w:rPr>
                <w:rFonts w:eastAsia="Times New Roman" w:cs="Times New Roman"/>
                <w:color w:val="000000"/>
                <w:sz w:val="20"/>
                <w:szCs w:val="20"/>
              </w:rPr>
              <w:t xml:space="preserve"> people</w:t>
            </w:r>
          </w:p>
        </w:tc>
        <w:tc>
          <w:tcPr>
            <w:tcW w:w="548" w:type="pct"/>
            <w:noWrap/>
            <w:vAlign w:val="bottom"/>
            <w:hideMark/>
          </w:tcPr>
          <w:p w14:paraId="2068AE36" w14:textId="77777777" w:rsidR="007A1438" w:rsidRPr="006A0D03" w:rsidRDefault="007A1438" w:rsidP="00E354D4">
            <w:pPr>
              <w:spacing w:after="0" w:line="240" w:lineRule="auto"/>
              <w:ind w:firstLineChars="100" w:firstLine="20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48</w:t>
            </w:r>
          </w:p>
        </w:tc>
        <w:tc>
          <w:tcPr>
            <w:tcW w:w="610" w:type="pct"/>
            <w:noWrap/>
            <w:hideMark/>
          </w:tcPr>
          <w:p w14:paraId="6AF01B64"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99 </w:t>
            </w:r>
          </w:p>
        </w:tc>
        <w:tc>
          <w:tcPr>
            <w:tcW w:w="404" w:type="pct"/>
            <w:noWrap/>
            <w:hideMark/>
          </w:tcPr>
          <w:p w14:paraId="1857BA00"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64 </w:t>
            </w:r>
          </w:p>
        </w:tc>
        <w:tc>
          <w:tcPr>
            <w:tcW w:w="548" w:type="pct"/>
            <w:noWrap/>
            <w:hideMark/>
          </w:tcPr>
          <w:p w14:paraId="7887506A"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610" w:type="pct"/>
            <w:noWrap/>
            <w:hideMark/>
          </w:tcPr>
          <w:p w14:paraId="7A24D81B"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465" w:type="pct"/>
            <w:noWrap/>
            <w:hideMark/>
          </w:tcPr>
          <w:p w14:paraId="72838FB2"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7A1438" w:rsidRPr="006A0D03" w14:paraId="2DBB0C15"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17B5D11F" w14:textId="77777777" w:rsidR="007A1438" w:rsidRPr="006A0D03" w:rsidRDefault="007A1438" w:rsidP="00E354D4">
            <w:pPr>
              <w:spacing w:after="0" w:line="240" w:lineRule="auto"/>
              <w:jc w:val="right"/>
              <w:rPr>
                <w:rFonts w:eastAsia="Times New Roman" w:cs="Times New Roman"/>
                <w:color w:val="000000"/>
                <w:sz w:val="20"/>
                <w:szCs w:val="20"/>
              </w:rPr>
            </w:pPr>
            <w:r w:rsidRPr="006A0D03">
              <w:rPr>
                <w:rFonts w:eastAsia="Times New Roman" w:cs="Times New Roman"/>
                <w:color w:val="000000"/>
                <w:sz w:val="20"/>
                <w:szCs w:val="20"/>
              </w:rPr>
              <w:t>4</w:t>
            </w:r>
          </w:p>
        </w:tc>
        <w:tc>
          <w:tcPr>
            <w:tcW w:w="1432" w:type="pct"/>
            <w:noWrap/>
            <w:vAlign w:val="bottom"/>
            <w:hideMark/>
          </w:tcPr>
          <w:p w14:paraId="3524510D" w14:textId="77777777" w:rsidR="007A1438" w:rsidRPr="006A0D03" w:rsidRDefault="007A1438" w:rsidP="00E354D4">
            <w:pPr>
              <w:spacing w:after="0" w:line="240" w:lineRule="auto"/>
              <w:ind w:firstLineChars="200" w:firstLine="40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Help with childcare</w:t>
            </w:r>
            <w:r>
              <w:rPr>
                <w:rFonts w:eastAsia="Times New Roman" w:cs="Times New Roman"/>
                <w:color w:val="000000"/>
                <w:sz w:val="20"/>
                <w:szCs w:val="20"/>
              </w:rPr>
              <w:t xml:space="preserve"> for children under 6</w:t>
            </w:r>
          </w:p>
        </w:tc>
        <w:tc>
          <w:tcPr>
            <w:tcW w:w="548" w:type="pct"/>
            <w:noWrap/>
            <w:hideMark/>
          </w:tcPr>
          <w:p w14:paraId="4D4641CE" w14:textId="77777777" w:rsidR="007A1438" w:rsidRPr="006A0D03" w:rsidRDefault="007A1438" w:rsidP="00E354D4">
            <w:pPr>
              <w:spacing w:after="0" w:line="240" w:lineRule="auto"/>
              <w:ind w:firstLineChars="200" w:firstLine="40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610" w:type="pct"/>
            <w:noWrap/>
            <w:hideMark/>
          </w:tcPr>
          <w:p w14:paraId="1B574CC3"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79 </w:t>
            </w:r>
          </w:p>
        </w:tc>
        <w:tc>
          <w:tcPr>
            <w:tcW w:w="404" w:type="pct"/>
            <w:noWrap/>
            <w:hideMark/>
          </w:tcPr>
          <w:p w14:paraId="7F288EE8"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24 </w:t>
            </w:r>
          </w:p>
        </w:tc>
        <w:tc>
          <w:tcPr>
            <w:tcW w:w="548" w:type="pct"/>
            <w:noWrap/>
            <w:hideMark/>
          </w:tcPr>
          <w:p w14:paraId="51FF51B7"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610" w:type="pct"/>
            <w:noWrap/>
            <w:hideMark/>
          </w:tcPr>
          <w:p w14:paraId="4AEEC800"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c>
          <w:tcPr>
            <w:tcW w:w="465" w:type="pct"/>
            <w:noWrap/>
            <w:hideMark/>
          </w:tcPr>
          <w:p w14:paraId="457B7EC4"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7A1438" w:rsidRPr="006A0D03" w14:paraId="150E36EE" w14:textId="77777777" w:rsidTr="00E354D4">
        <w:trPr>
          <w:trHeight w:val="292"/>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7BCB4429" w14:textId="77777777" w:rsidR="007A1438" w:rsidRPr="006A0D03" w:rsidRDefault="007A1438" w:rsidP="00E354D4">
            <w:pPr>
              <w:spacing w:after="0" w:line="240" w:lineRule="auto"/>
              <w:jc w:val="right"/>
              <w:rPr>
                <w:rFonts w:eastAsia="Times New Roman" w:cs="Times New Roman"/>
                <w:color w:val="000000"/>
                <w:sz w:val="20"/>
                <w:szCs w:val="20"/>
              </w:rPr>
            </w:pPr>
            <w:r w:rsidRPr="006A0D03">
              <w:rPr>
                <w:rFonts w:eastAsia="Times New Roman" w:cs="Times New Roman"/>
                <w:color w:val="000000"/>
                <w:sz w:val="20"/>
                <w:szCs w:val="20"/>
              </w:rPr>
              <w:t>5</w:t>
            </w:r>
          </w:p>
        </w:tc>
        <w:tc>
          <w:tcPr>
            <w:tcW w:w="1432" w:type="pct"/>
            <w:noWrap/>
            <w:vAlign w:val="bottom"/>
            <w:hideMark/>
          </w:tcPr>
          <w:p w14:paraId="4002E47C" w14:textId="77777777" w:rsidR="007A1438" w:rsidRPr="006A0D03" w:rsidRDefault="007A1438" w:rsidP="00E354D4">
            <w:pPr>
              <w:spacing w:after="0" w:line="240" w:lineRule="auto"/>
              <w:ind w:firstLineChars="200" w:firstLine="40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Help with adult care</w:t>
            </w:r>
            <w:r>
              <w:rPr>
                <w:rFonts w:eastAsia="Times New Roman" w:cs="Times New Roman"/>
                <w:color w:val="000000"/>
                <w:sz w:val="20"/>
                <w:szCs w:val="20"/>
              </w:rPr>
              <w:t xml:space="preserve"> for adults over 50</w:t>
            </w:r>
          </w:p>
        </w:tc>
        <w:tc>
          <w:tcPr>
            <w:tcW w:w="548" w:type="pct"/>
            <w:noWrap/>
            <w:hideMark/>
          </w:tcPr>
          <w:p w14:paraId="4A04522C"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48 </w:t>
            </w:r>
          </w:p>
        </w:tc>
        <w:tc>
          <w:tcPr>
            <w:tcW w:w="610" w:type="pct"/>
            <w:noWrap/>
            <w:hideMark/>
          </w:tcPr>
          <w:p w14:paraId="22D135C2"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20 </w:t>
            </w:r>
          </w:p>
        </w:tc>
        <w:tc>
          <w:tcPr>
            <w:tcW w:w="404" w:type="pct"/>
            <w:noWrap/>
            <w:hideMark/>
          </w:tcPr>
          <w:p w14:paraId="4F0809CD"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40 </w:t>
            </w:r>
          </w:p>
        </w:tc>
        <w:tc>
          <w:tcPr>
            <w:tcW w:w="548" w:type="pct"/>
            <w:noWrap/>
            <w:hideMark/>
          </w:tcPr>
          <w:p w14:paraId="026CCB67"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610" w:type="pct"/>
            <w:noWrap/>
            <w:hideMark/>
          </w:tcPr>
          <w:p w14:paraId="22C3DE4D"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465" w:type="pct"/>
            <w:noWrap/>
            <w:hideMark/>
          </w:tcPr>
          <w:p w14:paraId="4F33E613"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7A1438" w:rsidRPr="006A0D03" w14:paraId="0A0889A7"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5D5DFBA3" w14:textId="77777777" w:rsidR="007A1438" w:rsidRPr="006A0D03" w:rsidRDefault="007A1438" w:rsidP="00E354D4">
            <w:pPr>
              <w:spacing w:after="0" w:line="240" w:lineRule="auto"/>
              <w:jc w:val="right"/>
              <w:rPr>
                <w:rFonts w:eastAsia="Times New Roman" w:cs="Times New Roman"/>
                <w:color w:val="000000"/>
                <w:sz w:val="20"/>
                <w:szCs w:val="20"/>
              </w:rPr>
            </w:pPr>
            <w:r w:rsidRPr="006A0D03">
              <w:rPr>
                <w:rFonts w:eastAsia="Times New Roman" w:cs="Times New Roman"/>
                <w:color w:val="000000"/>
                <w:sz w:val="20"/>
                <w:szCs w:val="20"/>
              </w:rPr>
              <w:t>6</w:t>
            </w:r>
          </w:p>
        </w:tc>
        <w:tc>
          <w:tcPr>
            <w:tcW w:w="1432" w:type="pct"/>
            <w:noWrap/>
            <w:vAlign w:val="bottom"/>
            <w:hideMark/>
          </w:tcPr>
          <w:p w14:paraId="798B7860" w14:textId="77777777" w:rsidR="007A1438" w:rsidRPr="006A0D03" w:rsidRDefault="007A1438" w:rsidP="00E354D4">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Home production of household members</w:t>
            </w:r>
          </w:p>
        </w:tc>
        <w:tc>
          <w:tcPr>
            <w:tcW w:w="548" w:type="pct"/>
            <w:noWrap/>
            <w:hideMark/>
          </w:tcPr>
          <w:p w14:paraId="7695E4BF"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1,840 </w:t>
            </w:r>
          </w:p>
        </w:tc>
        <w:tc>
          <w:tcPr>
            <w:tcW w:w="610" w:type="pct"/>
            <w:noWrap/>
            <w:hideMark/>
          </w:tcPr>
          <w:p w14:paraId="6F75668D"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5,334 </w:t>
            </w:r>
          </w:p>
        </w:tc>
        <w:tc>
          <w:tcPr>
            <w:tcW w:w="404" w:type="pct"/>
            <w:noWrap/>
            <w:hideMark/>
          </w:tcPr>
          <w:p w14:paraId="05EC101C"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2,925 </w:t>
            </w:r>
          </w:p>
        </w:tc>
        <w:tc>
          <w:tcPr>
            <w:tcW w:w="548" w:type="pct"/>
            <w:noWrap/>
            <w:hideMark/>
          </w:tcPr>
          <w:p w14:paraId="4C32B067"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1,836 </w:t>
            </w:r>
          </w:p>
        </w:tc>
        <w:tc>
          <w:tcPr>
            <w:tcW w:w="610" w:type="pct"/>
            <w:noWrap/>
            <w:hideMark/>
          </w:tcPr>
          <w:p w14:paraId="4FA63C07"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3,564 </w:t>
            </w:r>
          </w:p>
        </w:tc>
        <w:tc>
          <w:tcPr>
            <w:tcW w:w="465" w:type="pct"/>
            <w:noWrap/>
            <w:hideMark/>
          </w:tcPr>
          <w:p w14:paraId="3759C5DD"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2,368 </w:t>
            </w:r>
          </w:p>
        </w:tc>
      </w:tr>
      <w:tr w:rsidR="007A1438" w:rsidRPr="006A0D03" w14:paraId="457D2389" w14:textId="77777777" w:rsidTr="00E354D4">
        <w:trPr>
          <w:trHeight w:val="292"/>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04958165" w14:textId="77777777" w:rsidR="007A1438" w:rsidRPr="006A0D03" w:rsidRDefault="007A1438" w:rsidP="00E354D4">
            <w:pPr>
              <w:spacing w:after="0" w:line="240" w:lineRule="auto"/>
              <w:jc w:val="right"/>
              <w:rPr>
                <w:rFonts w:eastAsia="Times New Roman" w:cs="Times New Roman"/>
                <w:color w:val="000000"/>
                <w:sz w:val="20"/>
                <w:szCs w:val="20"/>
              </w:rPr>
            </w:pPr>
            <w:r w:rsidRPr="006A0D03">
              <w:rPr>
                <w:rFonts w:eastAsia="Times New Roman" w:cs="Times New Roman"/>
                <w:color w:val="000000"/>
                <w:sz w:val="20"/>
                <w:szCs w:val="20"/>
              </w:rPr>
              <w:t>7</w:t>
            </w:r>
          </w:p>
        </w:tc>
        <w:tc>
          <w:tcPr>
            <w:tcW w:w="1432" w:type="pct"/>
            <w:noWrap/>
            <w:vAlign w:val="bottom"/>
            <w:hideMark/>
          </w:tcPr>
          <w:p w14:paraId="7691BC3B" w14:textId="77777777" w:rsidR="007A1438" w:rsidRPr="006A0D03" w:rsidRDefault="007A1438" w:rsidP="00E354D4">
            <w:pPr>
              <w:spacing w:after="0" w:line="240" w:lineRule="auto"/>
              <w:ind w:firstLineChars="200" w:firstLine="40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Food preparation and clean-up</w:t>
            </w:r>
          </w:p>
        </w:tc>
        <w:tc>
          <w:tcPr>
            <w:tcW w:w="548" w:type="pct"/>
            <w:noWrap/>
            <w:hideMark/>
          </w:tcPr>
          <w:p w14:paraId="4FEF1AA5"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408 </w:t>
            </w:r>
          </w:p>
        </w:tc>
        <w:tc>
          <w:tcPr>
            <w:tcW w:w="610" w:type="pct"/>
            <w:noWrap/>
            <w:hideMark/>
          </w:tcPr>
          <w:p w14:paraId="22DE057C"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696 </w:t>
            </w:r>
          </w:p>
        </w:tc>
        <w:tc>
          <w:tcPr>
            <w:tcW w:w="404" w:type="pct"/>
            <w:noWrap/>
            <w:hideMark/>
          </w:tcPr>
          <w:p w14:paraId="3A851BD9"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494 </w:t>
            </w:r>
          </w:p>
        </w:tc>
        <w:tc>
          <w:tcPr>
            <w:tcW w:w="548" w:type="pct"/>
            <w:noWrap/>
            <w:hideMark/>
          </w:tcPr>
          <w:p w14:paraId="1F8A1758"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410 </w:t>
            </w:r>
          </w:p>
        </w:tc>
        <w:tc>
          <w:tcPr>
            <w:tcW w:w="610" w:type="pct"/>
            <w:noWrap/>
            <w:hideMark/>
          </w:tcPr>
          <w:p w14:paraId="0FAE57B3"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697 </w:t>
            </w:r>
          </w:p>
        </w:tc>
        <w:tc>
          <w:tcPr>
            <w:tcW w:w="465" w:type="pct"/>
            <w:noWrap/>
            <w:hideMark/>
          </w:tcPr>
          <w:p w14:paraId="2E672181"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496 </w:t>
            </w:r>
          </w:p>
        </w:tc>
      </w:tr>
      <w:tr w:rsidR="007A1438" w:rsidRPr="006A0D03" w14:paraId="2DBBBEA8"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6CC91828" w14:textId="77777777" w:rsidR="007A1438" w:rsidRPr="006A0D03" w:rsidRDefault="007A1438" w:rsidP="00E354D4">
            <w:pPr>
              <w:spacing w:after="0" w:line="240" w:lineRule="auto"/>
              <w:jc w:val="right"/>
              <w:rPr>
                <w:rFonts w:eastAsia="Times New Roman" w:cs="Times New Roman"/>
                <w:color w:val="000000"/>
                <w:sz w:val="20"/>
                <w:szCs w:val="20"/>
              </w:rPr>
            </w:pPr>
            <w:r w:rsidRPr="006A0D03">
              <w:rPr>
                <w:rFonts w:eastAsia="Times New Roman" w:cs="Times New Roman"/>
                <w:color w:val="000000"/>
                <w:sz w:val="20"/>
                <w:szCs w:val="20"/>
              </w:rPr>
              <w:t>8</w:t>
            </w:r>
          </w:p>
        </w:tc>
        <w:tc>
          <w:tcPr>
            <w:tcW w:w="1432" w:type="pct"/>
            <w:noWrap/>
            <w:vAlign w:val="bottom"/>
            <w:hideMark/>
          </w:tcPr>
          <w:p w14:paraId="79B0AB1E" w14:textId="77777777" w:rsidR="007A1438" w:rsidRPr="006A0D03" w:rsidRDefault="007A1438" w:rsidP="00E354D4">
            <w:pPr>
              <w:spacing w:after="0" w:line="240" w:lineRule="auto"/>
              <w:ind w:firstLineChars="200" w:firstLine="40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Housework </w:t>
            </w:r>
            <w:r>
              <w:rPr>
                <w:rFonts w:eastAsia="Times New Roman" w:cs="Times New Roman"/>
                <w:color w:val="000000"/>
                <w:sz w:val="20"/>
                <w:szCs w:val="20"/>
              </w:rPr>
              <w:t>(</w:t>
            </w:r>
            <w:r w:rsidRPr="006A0D03">
              <w:rPr>
                <w:rFonts w:eastAsia="Times New Roman" w:cs="Times New Roman"/>
                <w:color w:val="000000"/>
                <w:sz w:val="20"/>
                <w:szCs w:val="20"/>
              </w:rPr>
              <w:t>except food preparation</w:t>
            </w:r>
            <w:r>
              <w:rPr>
                <w:rFonts w:eastAsia="Times New Roman" w:cs="Times New Roman"/>
                <w:color w:val="000000"/>
                <w:sz w:val="20"/>
                <w:szCs w:val="20"/>
              </w:rPr>
              <w:t>)</w:t>
            </w:r>
          </w:p>
        </w:tc>
        <w:tc>
          <w:tcPr>
            <w:tcW w:w="548" w:type="pct"/>
            <w:noWrap/>
            <w:hideMark/>
          </w:tcPr>
          <w:p w14:paraId="09A19005"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1,377 </w:t>
            </w:r>
          </w:p>
        </w:tc>
        <w:tc>
          <w:tcPr>
            <w:tcW w:w="610" w:type="pct"/>
            <w:noWrap/>
            <w:hideMark/>
          </w:tcPr>
          <w:p w14:paraId="161EB582"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1,648 </w:t>
            </w:r>
          </w:p>
        </w:tc>
        <w:tc>
          <w:tcPr>
            <w:tcW w:w="404" w:type="pct"/>
            <w:noWrap/>
            <w:hideMark/>
          </w:tcPr>
          <w:p w14:paraId="3325FDB7"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1,458 </w:t>
            </w:r>
          </w:p>
        </w:tc>
        <w:tc>
          <w:tcPr>
            <w:tcW w:w="548" w:type="pct"/>
            <w:noWrap/>
            <w:hideMark/>
          </w:tcPr>
          <w:p w14:paraId="538325E1"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1,377 </w:t>
            </w:r>
          </w:p>
        </w:tc>
        <w:tc>
          <w:tcPr>
            <w:tcW w:w="610" w:type="pct"/>
            <w:noWrap/>
            <w:hideMark/>
          </w:tcPr>
          <w:p w14:paraId="6950FEC1"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1,648 </w:t>
            </w:r>
          </w:p>
        </w:tc>
        <w:tc>
          <w:tcPr>
            <w:tcW w:w="465" w:type="pct"/>
            <w:noWrap/>
            <w:hideMark/>
          </w:tcPr>
          <w:p w14:paraId="634A2008"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1,458 </w:t>
            </w:r>
          </w:p>
        </w:tc>
      </w:tr>
      <w:tr w:rsidR="007A1438" w:rsidRPr="006A0D03" w14:paraId="6DFEDB6E" w14:textId="77777777" w:rsidTr="00E354D4">
        <w:trPr>
          <w:trHeight w:val="292"/>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168DEE27" w14:textId="77777777" w:rsidR="007A1438" w:rsidRPr="006A0D03" w:rsidRDefault="007A1438" w:rsidP="00E354D4">
            <w:pPr>
              <w:spacing w:after="0" w:line="240" w:lineRule="auto"/>
              <w:jc w:val="right"/>
              <w:rPr>
                <w:rFonts w:eastAsia="Times New Roman" w:cs="Times New Roman"/>
                <w:color w:val="000000"/>
                <w:sz w:val="20"/>
                <w:szCs w:val="20"/>
              </w:rPr>
            </w:pPr>
            <w:r w:rsidRPr="006A0D03">
              <w:rPr>
                <w:rFonts w:eastAsia="Times New Roman" w:cs="Times New Roman"/>
                <w:color w:val="000000"/>
                <w:sz w:val="20"/>
                <w:szCs w:val="20"/>
              </w:rPr>
              <w:t>9</w:t>
            </w:r>
          </w:p>
        </w:tc>
        <w:tc>
          <w:tcPr>
            <w:tcW w:w="1432" w:type="pct"/>
            <w:noWrap/>
            <w:vAlign w:val="bottom"/>
            <w:hideMark/>
          </w:tcPr>
          <w:p w14:paraId="5DF60DB5" w14:textId="77777777" w:rsidR="007A1438" w:rsidRPr="006A0D03" w:rsidRDefault="007A1438" w:rsidP="00E354D4">
            <w:pPr>
              <w:spacing w:after="0" w:line="240" w:lineRule="auto"/>
              <w:ind w:firstLineChars="200" w:firstLine="40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Childcare</w:t>
            </w:r>
          </w:p>
        </w:tc>
        <w:tc>
          <w:tcPr>
            <w:tcW w:w="548" w:type="pct"/>
            <w:noWrap/>
            <w:hideMark/>
          </w:tcPr>
          <w:p w14:paraId="4378B3CB" w14:textId="77777777" w:rsidR="007A1438" w:rsidRPr="006A0D03" w:rsidRDefault="007A1438" w:rsidP="00E354D4">
            <w:pPr>
              <w:spacing w:after="0" w:line="240" w:lineRule="auto"/>
              <w:ind w:firstLineChars="200" w:firstLine="40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610" w:type="pct"/>
            <w:noWrap/>
            <w:hideMark/>
          </w:tcPr>
          <w:p w14:paraId="089640D3"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2,920 </w:t>
            </w:r>
          </w:p>
        </w:tc>
        <w:tc>
          <w:tcPr>
            <w:tcW w:w="404" w:type="pct"/>
            <w:noWrap/>
            <w:hideMark/>
          </w:tcPr>
          <w:p w14:paraId="07419C79"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914 </w:t>
            </w:r>
          </w:p>
        </w:tc>
        <w:tc>
          <w:tcPr>
            <w:tcW w:w="548" w:type="pct"/>
            <w:noWrap/>
            <w:hideMark/>
          </w:tcPr>
          <w:p w14:paraId="7B1C7BCF"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610" w:type="pct"/>
            <w:noWrap/>
            <w:hideMark/>
          </w:tcPr>
          <w:p w14:paraId="0EC6BAB3"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1,157 </w:t>
            </w:r>
          </w:p>
        </w:tc>
        <w:tc>
          <w:tcPr>
            <w:tcW w:w="465" w:type="pct"/>
            <w:noWrap/>
            <w:hideMark/>
          </w:tcPr>
          <w:p w14:paraId="78F51A4C"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362 </w:t>
            </w:r>
          </w:p>
        </w:tc>
      </w:tr>
      <w:tr w:rsidR="007A1438" w:rsidRPr="006A0D03" w14:paraId="0BA45B3C"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6534F4AF" w14:textId="77777777" w:rsidR="007A1438" w:rsidRPr="006A0D03" w:rsidRDefault="007A1438" w:rsidP="00E354D4">
            <w:pPr>
              <w:spacing w:after="0" w:line="240" w:lineRule="auto"/>
              <w:jc w:val="right"/>
              <w:rPr>
                <w:rFonts w:eastAsia="Times New Roman" w:cs="Times New Roman"/>
                <w:color w:val="000000"/>
                <w:sz w:val="20"/>
                <w:szCs w:val="20"/>
              </w:rPr>
            </w:pPr>
            <w:r w:rsidRPr="006A0D03">
              <w:rPr>
                <w:rFonts w:eastAsia="Times New Roman" w:cs="Times New Roman"/>
                <w:color w:val="000000"/>
                <w:sz w:val="20"/>
                <w:szCs w:val="20"/>
              </w:rPr>
              <w:t>10</w:t>
            </w:r>
          </w:p>
        </w:tc>
        <w:tc>
          <w:tcPr>
            <w:tcW w:w="1432" w:type="pct"/>
            <w:noWrap/>
            <w:vAlign w:val="bottom"/>
            <w:hideMark/>
          </w:tcPr>
          <w:p w14:paraId="3B9BC2CE" w14:textId="77777777" w:rsidR="007A1438" w:rsidRPr="006A0D03" w:rsidRDefault="007A1438" w:rsidP="00E354D4">
            <w:pPr>
              <w:spacing w:after="0" w:line="240" w:lineRule="auto"/>
              <w:ind w:firstLineChars="300" w:firstLine="60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Active care</w:t>
            </w:r>
          </w:p>
        </w:tc>
        <w:tc>
          <w:tcPr>
            <w:tcW w:w="548" w:type="pct"/>
            <w:noWrap/>
            <w:hideMark/>
          </w:tcPr>
          <w:p w14:paraId="618D1B85" w14:textId="77777777" w:rsidR="007A1438" w:rsidRPr="006A0D03" w:rsidRDefault="007A1438" w:rsidP="00E354D4">
            <w:pPr>
              <w:spacing w:after="0" w:line="240" w:lineRule="auto"/>
              <w:ind w:firstLineChars="300" w:firstLine="60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610" w:type="pct"/>
            <w:noWrap/>
            <w:hideMark/>
          </w:tcPr>
          <w:p w14:paraId="7D65B07A"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1,449 </w:t>
            </w:r>
          </w:p>
        </w:tc>
        <w:tc>
          <w:tcPr>
            <w:tcW w:w="404" w:type="pct"/>
            <w:noWrap/>
            <w:hideMark/>
          </w:tcPr>
          <w:p w14:paraId="41303F7E"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453 </w:t>
            </w:r>
          </w:p>
        </w:tc>
        <w:tc>
          <w:tcPr>
            <w:tcW w:w="548" w:type="pct"/>
            <w:noWrap/>
            <w:hideMark/>
          </w:tcPr>
          <w:p w14:paraId="73009252"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610" w:type="pct"/>
            <w:noWrap/>
            <w:hideMark/>
          </w:tcPr>
          <w:p w14:paraId="77FA53EA"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1,157 </w:t>
            </w:r>
          </w:p>
        </w:tc>
        <w:tc>
          <w:tcPr>
            <w:tcW w:w="465" w:type="pct"/>
            <w:noWrap/>
            <w:hideMark/>
          </w:tcPr>
          <w:p w14:paraId="59722939"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362 </w:t>
            </w:r>
          </w:p>
        </w:tc>
      </w:tr>
      <w:tr w:rsidR="007A1438" w:rsidRPr="006A0D03" w14:paraId="7C3E7EA2" w14:textId="77777777" w:rsidTr="00E354D4">
        <w:trPr>
          <w:trHeight w:val="292"/>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3B4CB303" w14:textId="77777777" w:rsidR="007A1438" w:rsidRPr="006A0D03" w:rsidRDefault="007A1438" w:rsidP="00E354D4">
            <w:pPr>
              <w:spacing w:after="0" w:line="240" w:lineRule="auto"/>
              <w:jc w:val="right"/>
              <w:rPr>
                <w:rFonts w:eastAsia="Times New Roman" w:cs="Times New Roman"/>
                <w:color w:val="000000"/>
                <w:sz w:val="20"/>
                <w:szCs w:val="20"/>
              </w:rPr>
            </w:pPr>
            <w:r w:rsidRPr="006A0D03">
              <w:rPr>
                <w:rFonts w:eastAsia="Times New Roman" w:cs="Times New Roman"/>
                <w:color w:val="000000"/>
                <w:sz w:val="20"/>
                <w:szCs w:val="20"/>
              </w:rPr>
              <w:t>11</w:t>
            </w:r>
          </w:p>
        </w:tc>
        <w:tc>
          <w:tcPr>
            <w:tcW w:w="1432" w:type="pct"/>
            <w:noWrap/>
            <w:vAlign w:val="bottom"/>
            <w:hideMark/>
          </w:tcPr>
          <w:p w14:paraId="087C45FF" w14:textId="77777777" w:rsidR="007A1438" w:rsidRPr="006A0D03" w:rsidRDefault="007A1438" w:rsidP="00E354D4">
            <w:pPr>
              <w:spacing w:after="0" w:line="240" w:lineRule="auto"/>
              <w:ind w:firstLineChars="300" w:firstLine="60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Supervisory care</w:t>
            </w:r>
          </w:p>
        </w:tc>
        <w:tc>
          <w:tcPr>
            <w:tcW w:w="548" w:type="pct"/>
            <w:noWrap/>
            <w:hideMark/>
          </w:tcPr>
          <w:p w14:paraId="2295FB31" w14:textId="77777777" w:rsidR="007A1438" w:rsidRPr="006A0D03" w:rsidRDefault="007A1438" w:rsidP="00E354D4">
            <w:pPr>
              <w:spacing w:after="0" w:line="240" w:lineRule="auto"/>
              <w:ind w:firstLineChars="300" w:firstLine="60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610" w:type="pct"/>
            <w:noWrap/>
            <w:hideMark/>
          </w:tcPr>
          <w:p w14:paraId="6ED23913"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1,471 </w:t>
            </w:r>
          </w:p>
        </w:tc>
        <w:tc>
          <w:tcPr>
            <w:tcW w:w="404" w:type="pct"/>
            <w:noWrap/>
            <w:hideMark/>
          </w:tcPr>
          <w:p w14:paraId="11E4898A"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461 </w:t>
            </w:r>
          </w:p>
        </w:tc>
        <w:tc>
          <w:tcPr>
            <w:tcW w:w="548" w:type="pct"/>
            <w:noWrap/>
            <w:hideMark/>
          </w:tcPr>
          <w:p w14:paraId="077D1B86"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610" w:type="pct"/>
            <w:noWrap/>
            <w:hideMark/>
          </w:tcPr>
          <w:p w14:paraId="6595937B"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465" w:type="pct"/>
            <w:noWrap/>
            <w:hideMark/>
          </w:tcPr>
          <w:p w14:paraId="3647D18A"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7A1438" w:rsidRPr="006A0D03" w14:paraId="6B9C6A66"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048D1573" w14:textId="77777777" w:rsidR="007A1438" w:rsidRPr="006A0D03" w:rsidRDefault="007A1438" w:rsidP="00E354D4">
            <w:pPr>
              <w:spacing w:after="0" w:line="240" w:lineRule="auto"/>
              <w:jc w:val="right"/>
              <w:rPr>
                <w:rFonts w:eastAsia="Times New Roman" w:cs="Times New Roman"/>
                <w:color w:val="000000"/>
                <w:sz w:val="20"/>
                <w:szCs w:val="20"/>
              </w:rPr>
            </w:pPr>
            <w:r w:rsidRPr="006A0D03">
              <w:rPr>
                <w:rFonts w:eastAsia="Times New Roman" w:cs="Times New Roman"/>
                <w:color w:val="000000"/>
                <w:sz w:val="20"/>
                <w:szCs w:val="20"/>
              </w:rPr>
              <w:t>12</w:t>
            </w:r>
          </w:p>
        </w:tc>
        <w:tc>
          <w:tcPr>
            <w:tcW w:w="1432" w:type="pct"/>
            <w:noWrap/>
            <w:hideMark/>
          </w:tcPr>
          <w:p w14:paraId="337C9559" w14:textId="77777777" w:rsidR="007A1438" w:rsidRPr="006A0D03" w:rsidRDefault="007A1438" w:rsidP="00E354D4">
            <w:pPr>
              <w:spacing w:after="0" w:line="240" w:lineRule="auto"/>
              <w:ind w:firstLineChars="400" w:firstLine="80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Not joint with home production</w:t>
            </w:r>
          </w:p>
        </w:tc>
        <w:tc>
          <w:tcPr>
            <w:tcW w:w="548" w:type="pct"/>
            <w:noWrap/>
            <w:hideMark/>
          </w:tcPr>
          <w:p w14:paraId="4D7A567E" w14:textId="77777777" w:rsidR="007A1438" w:rsidRPr="006A0D03" w:rsidRDefault="007A1438" w:rsidP="00E354D4">
            <w:pPr>
              <w:spacing w:after="0" w:line="240" w:lineRule="auto"/>
              <w:ind w:firstLineChars="400" w:firstLine="80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610" w:type="pct"/>
            <w:noWrap/>
            <w:hideMark/>
          </w:tcPr>
          <w:p w14:paraId="6954ED79"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1,014 </w:t>
            </w:r>
          </w:p>
        </w:tc>
        <w:tc>
          <w:tcPr>
            <w:tcW w:w="404" w:type="pct"/>
            <w:noWrap/>
            <w:hideMark/>
          </w:tcPr>
          <w:p w14:paraId="7A2722A8"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318 </w:t>
            </w:r>
          </w:p>
        </w:tc>
        <w:tc>
          <w:tcPr>
            <w:tcW w:w="548" w:type="pct"/>
            <w:noWrap/>
            <w:hideMark/>
          </w:tcPr>
          <w:p w14:paraId="4A696FDB"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610" w:type="pct"/>
            <w:noWrap/>
            <w:hideMark/>
          </w:tcPr>
          <w:p w14:paraId="49F502E5"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c>
          <w:tcPr>
            <w:tcW w:w="465" w:type="pct"/>
            <w:noWrap/>
            <w:hideMark/>
          </w:tcPr>
          <w:p w14:paraId="577CD8F7"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7A1438" w:rsidRPr="006A0D03" w14:paraId="59B8D921" w14:textId="77777777" w:rsidTr="00E354D4">
        <w:trPr>
          <w:trHeight w:val="292"/>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6AAAAFC2" w14:textId="77777777" w:rsidR="007A1438" w:rsidRPr="006A0D03" w:rsidRDefault="007A1438" w:rsidP="00E354D4">
            <w:pPr>
              <w:spacing w:after="0" w:line="240" w:lineRule="auto"/>
              <w:jc w:val="right"/>
              <w:rPr>
                <w:rFonts w:eastAsia="Times New Roman" w:cs="Times New Roman"/>
                <w:color w:val="000000"/>
                <w:sz w:val="20"/>
                <w:szCs w:val="20"/>
              </w:rPr>
            </w:pPr>
            <w:r w:rsidRPr="006A0D03">
              <w:rPr>
                <w:rFonts w:eastAsia="Times New Roman" w:cs="Times New Roman"/>
                <w:color w:val="000000"/>
                <w:sz w:val="20"/>
                <w:szCs w:val="20"/>
              </w:rPr>
              <w:t>13</w:t>
            </w:r>
          </w:p>
        </w:tc>
        <w:tc>
          <w:tcPr>
            <w:tcW w:w="1432" w:type="pct"/>
            <w:noWrap/>
            <w:hideMark/>
          </w:tcPr>
          <w:p w14:paraId="3125841D" w14:textId="77777777" w:rsidR="007A1438" w:rsidRPr="006A0D03" w:rsidRDefault="007A1438" w:rsidP="00E354D4">
            <w:pPr>
              <w:spacing w:after="0" w:line="240" w:lineRule="auto"/>
              <w:ind w:firstLineChars="400" w:firstLine="80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Joint with home production</w:t>
            </w:r>
          </w:p>
        </w:tc>
        <w:tc>
          <w:tcPr>
            <w:tcW w:w="548" w:type="pct"/>
            <w:noWrap/>
            <w:hideMark/>
          </w:tcPr>
          <w:p w14:paraId="074A0FD3" w14:textId="77777777" w:rsidR="007A1438" w:rsidRPr="006A0D03" w:rsidRDefault="007A1438" w:rsidP="00E354D4">
            <w:pPr>
              <w:spacing w:after="0" w:line="240" w:lineRule="auto"/>
              <w:ind w:firstLineChars="400" w:firstLine="80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610" w:type="pct"/>
            <w:noWrap/>
            <w:hideMark/>
          </w:tcPr>
          <w:p w14:paraId="3F4DC979"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458 </w:t>
            </w:r>
          </w:p>
        </w:tc>
        <w:tc>
          <w:tcPr>
            <w:tcW w:w="404" w:type="pct"/>
            <w:noWrap/>
            <w:hideMark/>
          </w:tcPr>
          <w:p w14:paraId="26370D29"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144 </w:t>
            </w:r>
          </w:p>
        </w:tc>
        <w:tc>
          <w:tcPr>
            <w:tcW w:w="548" w:type="pct"/>
            <w:noWrap/>
            <w:hideMark/>
          </w:tcPr>
          <w:p w14:paraId="2900AE72"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610" w:type="pct"/>
            <w:noWrap/>
            <w:hideMark/>
          </w:tcPr>
          <w:p w14:paraId="1A310902"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465" w:type="pct"/>
            <w:noWrap/>
            <w:hideMark/>
          </w:tcPr>
          <w:p w14:paraId="6633510A"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7A1438" w:rsidRPr="006A0D03" w14:paraId="66EBF822"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236EA16E" w14:textId="77777777" w:rsidR="007A1438" w:rsidRPr="006A0D03" w:rsidRDefault="007A1438" w:rsidP="00E354D4">
            <w:pPr>
              <w:spacing w:after="0" w:line="240" w:lineRule="auto"/>
              <w:jc w:val="right"/>
              <w:rPr>
                <w:rFonts w:eastAsia="Times New Roman" w:cs="Times New Roman"/>
                <w:color w:val="000000"/>
                <w:sz w:val="20"/>
                <w:szCs w:val="20"/>
              </w:rPr>
            </w:pPr>
            <w:r w:rsidRPr="006A0D03">
              <w:rPr>
                <w:rFonts w:eastAsia="Times New Roman" w:cs="Times New Roman"/>
                <w:color w:val="000000"/>
                <w:sz w:val="20"/>
                <w:szCs w:val="20"/>
              </w:rPr>
              <w:t>14</w:t>
            </w:r>
          </w:p>
        </w:tc>
        <w:tc>
          <w:tcPr>
            <w:tcW w:w="1432" w:type="pct"/>
            <w:noWrap/>
            <w:vAlign w:val="bottom"/>
            <w:hideMark/>
          </w:tcPr>
          <w:p w14:paraId="6633B5A7" w14:textId="77777777" w:rsidR="007A1438" w:rsidRPr="006A0D03" w:rsidRDefault="007A1438" w:rsidP="00E354D4">
            <w:pPr>
              <w:spacing w:after="0" w:line="240" w:lineRule="auto"/>
              <w:ind w:firstLineChars="200" w:firstLine="40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Adult care</w:t>
            </w:r>
          </w:p>
        </w:tc>
        <w:tc>
          <w:tcPr>
            <w:tcW w:w="548" w:type="pct"/>
            <w:noWrap/>
            <w:hideMark/>
          </w:tcPr>
          <w:p w14:paraId="68CCA673"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55 </w:t>
            </w:r>
          </w:p>
        </w:tc>
        <w:tc>
          <w:tcPr>
            <w:tcW w:w="610" w:type="pct"/>
            <w:noWrap/>
            <w:hideMark/>
          </w:tcPr>
          <w:p w14:paraId="0E1A815E"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70 </w:t>
            </w:r>
          </w:p>
        </w:tc>
        <w:tc>
          <w:tcPr>
            <w:tcW w:w="404" w:type="pct"/>
            <w:noWrap/>
            <w:hideMark/>
          </w:tcPr>
          <w:p w14:paraId="29E1A2BB"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60 </w:t>
            </w:r>
          </w:p>
        </w:tc>
        <w:tc>
          <w:tcPr>
            <w:tcW w:w="548" w:type="pct"/>
            <w:noWrap/>
            <w:hideMark/>
          </w:tcPr>
          <w:p w14:paraId="502CA085"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49 </w:t>
            </w:r>
          </w:p>
        </w:tc>
        <w:tc>
          <w:tcPr>
            <w:tcW w:w="610" w:type="pct"/>
            <w:noWrap/>
            <w:hideMark/>
          </w:tcPr>
          <w:p w14:paraId="5B16FE2F"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63 </w:t>
            </w:r>
          </w:p>
        </w:tc>
        <w:tc>
          <w:tcPr>
            <w:tcW w:w="465" w:type="pct"/>
            <w:noWrap/>
            <w:hideMark/>
          </w:tcPr>
          <w:p w14:paraId="1C22322F"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53 </w:t>
            </w:r>
          </w:p>
        </w:tc>
      </w:tr>
      <w:tr w:rsidR="007A1438" w:rsidRPr="006A0D03" w14:paraId="70C7BC7B" w14:textId="77777777" w:rsidTr="00E354D4">
        <w:trPr>
          <w:trHeight w:val="292"/>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059B2000" w14:textId="77777777" w:rsidR="007A1438" w:rsidRPr="006A0D03" w:rsidRDefault="007A1438" w:rsidP="00E354D4">
            <w:pPr>
              <w:spacing w:after="0" w:line="240" w:lineRule="auto"/>
              <w:rPr>
                <w:rFonts w:eastAsia="Times New Roman" w:cs="Times New Roman"/>
                <w:color w:val="000000"/>
                <w:sz w:val="20"/>
                <w:szCs w:val="20"/>
              </w:rPr>
            </w:pPr>
          </w:p>
        </w:tc>
        <w:tc>
          <w:tcPr>
            <w:tcW w:w="1432" w:type="pct"/>
            <w:noWrap/>
            <w:hideMark/>
          </w:tcPr>
          <w:p w14:paraId="2B2745D7" w14:textId="77777777" w:rsidR="007A1438" w:rsidRPr="006A0D03"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i/>
                <w:iCs/>
                <w:color w:val="000000"/>
                <w:sz w:val="20"/>
                <w:szCs w:val="20"/>
              </w:rPr>
            </w:pPr>
            <w:r w:rsidRPr="006A0D03">
              <w:rPr>
                <w:rFonts w:eastAsia="Times New Roman" w:cs="Times New Roman"/>
                <w:i/>
                <w:iCs/>
                <w:color w:val="000000"/>
                <w:sz w:val="20"/>
                <w:szCs w:val="20"/>
              </w:rPr>
              <w:t>Addendum:</w:t>
            </w:r>
          </w:p>
        </w:tc>
        <w:tc>
          <w:tcPr>
            <w:tcW w:w="548" w:type="pct"/>
            <w:noWrap/>
            <w:hideMark/>
          </w:tcPr>
          <w:p w14:paraId="1CAF1888"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i/>
                <w:iCs/>
                <w:color w:val="000000"/>
                <w:sz w:val="20"/>
                <w:szCs w:val="20"/>
              </w:rPr>
            </w:pPr>
          </w:p>
        </w:tc>
        <w:tc>
          <w:tcPr>
            <w:tcW w:w="610" w:type="pct"/>
            <w:noWrap/>
            <w:hideMark/>
          </w:tcPr>
          <w:p w14:paraId="044CE191"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404" w:type="pct"/>
            <w:noWrap/>
            <w:hideMark/>
          </w:tcPr>
          <w:p w14:paraId="14762815"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548" w:type="pct"/>
            <w:noWrap/>
            <w:hideMark/>
          </w:tcPr>
          <w:p w14:paraId="13EC6E25"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610" w:type="pct"/>
            <w:noWrap/>
            <w:hideMark/>
          </w:tcPr>
          <w:p w14:paraId="704A43FA"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465" w:type="pct"/>
            <w:noWrap/>
            <w:hideMark/>
          </w:tcPr>
          <w:p w14:paraId="6C1EB30C"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7A1438" w:rsidRPr="006A0D03" w14:paraId="777E7205"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3996B4E4" w14:textId="77777777" w:rsidR="007A1438" w:rsidRPr="006A0D03" w:rsidRDefault="007A1438" w:rsidP="00E354D4">
            <w:pPr>
              <w:spacing w:after="0" w:line="240" w:lineRule="auto"/>
              <w:jc w:val="right"/>
              <w:rPr>
                <w:rFonts w:eastAsia="Times New Roman" w:cs="Times New Roman"/>
                <w:color w:val="000000"/>
                <w:sz w:val="20"/>
                <w:szCs w:val="20"/>
              </w:rPr>
            </w:pPr>
            <w:r w:rsidRPr="006A0D03">
              <w:rPr>
                <w:rFonts w:eastAsia="Times New Roman" w:cs="Times New Roman"/>
                <w:color w:val="000000"/>
                <w:sz w:val="20"/>
                <w:szCs w:val="20"/>
              </w:rPr>
              <w:t>15</w:t>
            </w:r>
          </w:p>
        </w:tc>
        <w:tc>
          <w:tcPr>
            <w:tcW w:w="1432" w:type="pct"/>
            <w:noWrap/>
            <w:vAlign w:val="bottom"/>
            <w:hideMark/>
          </w:tcPr>
          <w:p w14:paraId="65A6728E" w14:textId="77777777" w:rsidR="007A1438" w:rsidRPr="006A0D03"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Augmented expenditures</w:t>
            </w:r>
            <w:r>
              <w:rPr>
                <w:rFonts w:eastAsia="Times New Roman" w:cs="Times New Roman"/>
                <w:color w:val="000000"/>
                <w:sz w:val="20"/>
                <w:szCs w:val="20"/>
              </w:rPr>
              <w:t xml:space="preserve"> (Line 1 </w:t>
            </w:r>
            <w:r w:rsidRPr="007464C1">
              <w:rPr>
                <w:rFonts w:eastAsia="Times New Roman" w:cs="Times New Roman"/>
                <w:i/>
                <w:color w:val="000000"/>
                <w:sz w:val="20"/>
                <w:szCs w:val="20"/>
              </w:rPr>
              <w:t>plus</w:t>
            </w:r>
            <w:r>
              <w:rPr>
                <w:rFonts w:eastAsia="Times New Roman" w:cs="Times New Roman"/>
                <w:color w:val="000000"/>
                <w:sz w:val="20"/>
                <w:szCs w:val="20"/>
              </w:rPr>
              <w:t xml:space="preserve"> Line 2)</w:t>
            </w:r>
          </w:p>
        </w:tc>
        <w:tc>
          <w:tcPr>
            <w:tcW w:w="548" w:type="pct"/>
            <w:noWrap/>
            <w:hideMark/>
          </w:tcPr>
          <w:p w14:paraId="3D85A8B9"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6,242 </w:t>
            </w:r>
          </w:p>
        </w:tc>
        <w:tc>
          <w:tcPr>
            <w:tcW w:w="610" w:type="pct"/>
            <w:noWrap/>
            <w:hideMark/>
          </w:tcPr>
          <w:p w14:paraId="4BA693B4"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10,923 </w:t>
            </w:r>
          </w:p>
        </w:tc>
        <w:tc>
          <w:tcPr>
            <w:tcW w:w="404" w:type="pct"/>
            <w:noWrap/>
            <w:hideMark/>
          </w:tcPr>
          <w:p w14:paraId="507D39B4"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7,715 </w:t>
            </w:r>
          </w:p>
        </w:tc>
        <w:tc>
          <w:tcPr>
            <w:tcW w:w="548" w:type="pct"/>
            <w:noWrap/>
            <w:hideMark/>
          </w:tcPr>
          <w:p w14:paraId="6F1B9C02"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6,238 </w:t>
            </w:r>
          </w:p>
        </w:tc>
        <w:tc>
          <w:tcPr>
            <w:tcW w:w="610" w:type="pct"/>
            <w:noWrap/>
            <w:hideMark/>
          </w:tcPr>
          <w:p w14:paraId="113CEEF7"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9,055 </w:t>
            </w:r>
          </w:p>
        </w:tc>
        <w:tc>
          <w:tcPr>
            <w:tcW w:w="465" w:type="pct"/>
            <w:noWrap/>
            <w:hideMark/>
          </w:tcPr>
          <w:p w14:paraId="69A8457B"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7,095 </w:t>
            </w:r>
          </w:p>
        </w:tc>
      </w:tr>
      <w:tr w:rsidR="007A1438" w:rsidRPr="006A0D03" w14:paraId="7EA417E4" w14:textId="77777777" w:rsidTr="00E354D4">
        <w:trPr>
          <w:trHeight w:val="583"/>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48E93110" w14:textId="77777777" w:rsidR="007A1438" w:rsidRPr="006A0D03" w:rsidRDefault="007A1438" w:rsidP="00E354D4">
            <w:pPr>
              <w:spacing w:after="0" w:line="240" w:lineRule="auto"/>
              <w:jc w:val="right"/>
              <w:rPr>
                <w:rFonts w:eastAsia="Times New Roman" w:cs="Times New Roman"/>
                <w:color w:val="000000"/>
                <w:sz w:val="20"/>
                <w:szCs w:val="20"/>
              </w:rPr>
            </w:pPr>
            <w:r w:rsidRPr="006A0D03">
              <w:rPr>
                <w:rFonts w:eastAsia="Times New Roman" w:cs="Times New Roman"/>
                <w:color w:val="000000"/>
                <w:sz w:val="20"/>
                <w:szCs w:val="20"/>
              </w:rPr>
              <w:t>16</w:t>
            </w:r>
          </w:p>
        </w:tc>
        <w:tc>
          <w:tcPr>
            <w:tcW w:w="1432" w:type="pct"/>
            <w:vAlign w:val="bottom"/>
            <w:hideMark/>
          </w:tcPr>
          <w:p w14:paraId="350C0768" w14:textId="77777777" w:rsidR="007A1438" w:rsidRPr="006A0D03"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Augmented expenditures (as a percent of Expenditures)</w:t>
            </w:r>
          </w:p>
        </w:tc>
        <w:tc>
          <w:tcPr>
            <w:tcW w:w="548" w:type="pct"/>
            <w:noWrap/>
            <w:vAlign w:val="bottom"/>
            <w:hideMark/>
          </w:tcPr>
          <w:p w14:paraId="2984FD65"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142%</w:t>
            </w:r>
          </w:p>
        </w:tc>
        <w:tc>
          <w:tcPr>
            <w:tcW w:w="610" w:type="pct"/>
            <w:noWrap/>
            <w:vAlign w:val="bottom"/>
            <w:hideMark/>
          </w:tcPr>
          <w:p w14:paraId="6DF9D2A5"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199%</w:t>
            </w:r>
          </w:p>
        </w:tc>
        <w:tc>
          <w:tcPr>
            <w:tcW w:w="404" w:type="pct"/>
            <w:noWrap/>
            <w:vAlign w:val="bottom"/>
            <w:hideMark/>
          </w:tcPr>
          <w:p w14:paraId="241304AC"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163%</w:t>
            </w:r>
          </w:p>
        </w:tc>
        <w:tc>
          <w:tcPr>
            <w:tcW w:w="548" w:type="pct"/>
            <w:noWrap/>
            <w:vAlign w:val="bottom"/>
            <w:hideMark/>
          </w:tcPr>
          <w:p w14:paraId="08A6F05D"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142%</w:t>
            </w:r>
          </w:p>
        </w:tc>
        <w:tc>
          <w:tcPr>
            <w:tcW w:w="610" w:type="pct"/>
            <w:noWrap/>
            <w:vAlign w:val="bottom"/>
            <w:hideMark/>
          </w:tcPr>
          <w:p w14:paraId="075FC3E8"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165%</w:t>
            </w:r>
          </w:p>
        </w:tc>
        <w:tc>
          <w:tcPr>
            <w:tcW w:w="465" w:type="pct"/>
            <w:noWrap/>
            <w:vAlign w:val="bottom"/>
            <w:hideMark/>
          </w:tcPr>
          <w:p w14:paraId="7FEB3D85"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150%</w:t>
            </w:r>
          </w:p>
        </w:tc>
      </w:tr>
    </w:tbl>
    <w:p w14:paraId="78357A57" w14:textId="578750D8" w:rsidR="007A1438" w:rsidRPr="00FC769F" w:rsidRDefault="007A1438" w:rsidP="007A1438">
      <w:pPr>
        <w:spacing w:line="240" w:lineRule="auto"/>
      </w:pPr>
      <w:r w:rsidRPr="007B4E55">
        <w:rPr>
          <w:i/>
          <w:sz w:val="20"/>
        </w:rPr>
        <w:t>Notes</w:t>
      </w:r>
      <w:r w:rsidRPr="007B4E55">
        <w:rPr>
          <w:sz w:val="20"/>
        </w:rPr>
        <w:t xml:space="preserve">: *Includes unpaid help from </w:t>
      </w:r>
      <w:proofErr w:type="spellStart"/>
      <w:r w:rsidRPr="007B4E55">
        <w:rPr>
          <w:sz w:val="20"/>
        </w:rPr>
        <w:t>nonhousehold</w:t>
      </w:r>
      <w:proofErr w:type="spellEnd"/>
      <w:r w:rsidRPr="007B4E55">
        <w:rPr>
          <w:sz w:val="20"/>
        </w:rPr>
        <w:t xml:space="preserve"> people and supervisory childcare in the definition of home production. A specialist-wage method is used for valuation. **Excludes unpaid help from </w:t>
      </w:r>
      <w:proofErr w:type="spellStart"/>
      <w:r w:rsidRPr="007B4E55">
        <w:rPr>
          <w:sz w:val="20"/>
        </w:rPr>
        <w:t>nonhousehold</w:t>
      </w:r>
      <w:proofErr w:type="spellEnd"/>
      <w:r w:rsidRPr="007B4E55">
        <w:rPr>
          <w:sz w:val="20"/>
        </w:rPr>
        <w:t xml:space="preserve"> people and supervisory childcare in the definition of home production. A generalist-wage method is used for valuation. *** Excludes </w:t>
      </w:r>
      <w:bookmarkStart w:id="118" w:name="_Hlk128242033"/>
      <w:r w:rsidRPr="007B4E55">
        <w:rPr>
          <w:sz w:val="20"/>
        </w:rPr>
        <w:t>mortgage interest, property taxes, maintenance, repairs, insurance</w:t>
      </w:r>
      <w:r>
        <w:rPr>
          <w:sz w:val="20"/>
        </w:rPr>
        <w:t>,</w:t>
      </w:r>
      <w:r w:rsidRPr="007B4E55">
        <w:rPr>
          <w:sz w:val="20"/>
        </w:rPr>
        <w:t xml:space="preserve"> and other expenditures</w:t>
      </w:r>
      <w:bookmarkEnd w:id="118"/>
      <w:r w:rsidRPr="007B4E55">
        <w:rPr>
          <w:sz w:val="20"/>
        </w:rPr>
        <w:t xml:space="preserve"> on owner-occupied primary home; also excluded are expen</w:t>
      </w:r>
      <w:r>
        <w:rPr>
          <w:sz w:val="20"/>
        </w:rPr>
        <w:t>s</w:t>
      </w:r>
      <w:r w:rsidRPr="007B4E55">
        <w:rPr>
          <w:sz w:val="20"/>
        </w:rPr>
        <w:t xml:space="preserve">es </w:t>
      </w:r>
      <w:bookmarkStart w:id="119" w:name="_Hlk128242063"/>
      <w:r w:rsidRPr="007B4E55">
        <w:rPr>
          <w:sz w:val="20"/>
        </w:rPr>
        <w:t xml:space="preserve">classified as miscellaneous, cash contributions, and personal insurance and pensions. </w:t>
      </w:r>
      <w:bookmarkEnd w:id="119"/>
      <w:r w:rsidRPr="007B4E55">
        <w:rPr>
          <w:sz w:val="20"/>
        </w:rPr>
        <w:t>Includes estimated monthly rental value of owned primary home.</w:t>
      </w:r>
    </w:p>
    <w:p w14:paraId="0E0ED368" w14:textId="77777777" w:rsidR="006A42A4" w:rsidRDefault="006A42A4" w:rsidP="007A1438"/>
    <w:p w14:paraId="36A346D4" w14:textId="7D35605B" w:rsidR="007A1438" w:rsidRDefault="007A1438" w:rsidP="007A1438">
      <w:r>
        <w:t xml:space="preserve">In assessing the results, it is essential to differentiate between households with and without children (defined as persons under 18 years). In our estimates, most households have zero values for time spent on </w:t>
      </w:r>
      <w:r>
        <w:lastRenderedPageBreak/>
        <w:t xml:space="preserve">childcare. However, a sizeable minority (approximately 30 percent of consumer units) </w:t>
      </w:r>
      <w:r w:rsidR="006A42A4">
        <w:t xml:space="preserve">have </w:t>
      </w:r>
      <w:r>
        <w:t>positive childcare time values. On average, time spent on household production differs drastically between the two groups of households. The difference is manifested in the results we now discuss.</w:t>
      </w:r>
    </w:p>
    <w:p w14:paraId="30E10A29" w14:textId="5885CE1A" w:rsidR="007A1438" w:rsidRDefault="007A1438" w:rsidP="007A1438">
      <w:r>
        <w:t xml:space="preserve">The effect of adding the value of home production to expenditures is shown in </w:t>
      </w:r>
      <w:r w:rsidR="002F13F6">
        <w:t>l</w:t>
      </w:r>
      <w:r>
        <w:t xml:space="preserve">ine 15 with the label </w:t>
      </w:r>
      <w:r w:rsidR="00C243C8">
        <w:t>“</w:t>
      </w:r>
      <w:r>
        <w:t>Augmented expenditures.</w:t>
      </w:r>
      <w:r w:rsidR="00C243C8">
        <w:t>”</w:t>
      </w:r>
      <w:r>
        <w:t xml:space="preserve"> Our method increases the average expenditures of the entire sample by 63 percent, while the increase under the BEA method is smaller at 50 percent.</w:t>
      </w:r>
      <w:r>
        <w:rPr>
          <w:rStyle w:val="FootnoteReference"/>
        </w:rPr>
        <w:footnoteReference w:id="57"/>
      </w:r>
      <w:r>
        <w:t xml:space="preserve"> In either scenario, the impact of home production on measured average consumption expenditures is enormous.</w:t>
      </w:r>
    </w:p>
    <w:p w14:paraId="444F83E3" w14:textId="20409789" w:rsidR="007A1438" w:rsidRDefault="007A1438" w:rsidP="007A1438">
      <w:r>
        <w:t xml:space="preserve">Notably, both methods show that the impact on the average value of units with children is higher than that for all units: the increase is virtually 100 percent with our </w:t>
      </w:r>
      <w:r w:rsidR="004544E3">
        <w:t>approach</w:t>
      </w:r>
      <w:r>
        <w:t xml:space="preserve"> and 65 percent with the BEA method. On the other hand, for units without children, both methods produce approximately the same percentage increase of a little over 40 percent. Since standard expenditures (shown in </w:t>
      </w:r>
      <w:r w:rsidR="002F13F6">
        <w:t>l</w:t>
      </w:r>
      <w:r>
        <w:t>ine 1) are relatively higher for households with children than without, another way to interpret the finding is that accounting for home production widens the gap further in favor of the former group. Our method does this more so than the BEA approach.</w:t>
      </w:r>
    </w:p>
    <w:p w14:paraId="39836FC3" w14:textId="105E93FC" w:rsidR="007A1438" w:rsidRDefault="007A1438" w:rsidP="007A1438">
      <w:r>
        <w:t xml:space="preserve">The </w:t>
      </w:r>
      <w:r w:rsidR="00A034DC">
        <w:t xml:space="preserve">fact that </w:t>
      </w:r>
      <w:r>
        <w:t xml:space="preserve">preferred and BEA methods produce the same result for those without children indicates that our inclusion of nonmarket care received from outside the household had an insignificant impact. Indeed, the estimates shown in </w:t>
      </w:r>
      <w:r w:rsidR="002F13F6">
        <w:t>l</w:t>
      </w:r>
      <w:r>
        <w:t>ine 3 show that the average amount was pretty small relative to the rest of home production.</w:t>
      </w:r>
      <w:r>
        <w:rPr>
          <w:rStyle w:val="FootnoteReference"/>
        </w:rPr>
        <w:footnoteReference w:id="58"/>
      </w:r>
      <w:r>
        <w:t xml:space="preserve"> Further, the use of specialist instead of generalist wage had a negligible effect on the home production of household members in consumer units without children, as shown by the practical concurrence of average values under both valuation strategies (</w:t>
      </w:r>
      <w:r w:rsidR="002F13F6">
        <w:t>l</w:t>
      </w:r>
      <w:r>
        <w:t>ine 6). The trivial effect is not surprising because, under our method, the generalist wage is used for valuing housework (other than cooking) and shopping. Another reason is that the specialist wage for cooking is not much different from the generalist wage, as described in Chapter 2.</w:t>
      </w:r>
    </w:p>
    <w:p w14:paraId="02634C95" w14:textId="60056E28" w:rsidR="007A1438" w:rsidRDefault="007A1438" w:rsidP="007A1438">
      <w:r>
        <w:t xml:space="preserve">We should now address why our estimate of the average value of home production for households with children is notably higher (52 percent) than the BEA counterpart, as shown in </w:t>
      </w:r>
      <w:r w:rsidR="002F13F6">
        <w:t>l</w:t>
      </w:r>
      <w:r>
        <w:t xml:space="preserve">ine 2. Here, just as for households without children, we find virtually the same average values for cooking and other housework for the same reason. The driving force behind the discrepancy between the two methods is childcare. Two </w:t>
      </w:r>
      <w:r>
        <w:lastRenderedPageBreak/>
        <w:t>factors determine the difference in the average value of childcare. The first and less important reason is that the specialist wage for active childcare (used by us) is somewhat higher than the generalist wage (employed in the BEA method). We can observe the impact of this difference in the valuation of active childcare (</w:t>
      </w:r>
      <w:r w:rsidR="002F13F6">
        <w:t>l</w:t>
      </w:r>
      <w:r>
        <w:t xml:space="preserve">ine 10), which shows that our estimate is about 25 percent higher than the BEA counterpart. </w:t>
      </w:r>
    </w:p>
    <w:p w14:paraId="367DA135" w14:textId="4B5FEEBD" w:rsidR="007A1438" w:rsidRDefault="007A1438" w:rsidP="007A1438">
      <w:r>
        <w:t xml:space="preserve">But, the difference between our estimate of childcare and the BEA estimate shown in </w:t>
      </w:r>
      <w:r w:rsidR="002F13F6">
        <w:t>l</w:t>
      </w:r>
      <w:r>
        <w:t>ine 9 is a much larger 152 percent! Thus, the second and more important reason</w:t>
      </w:r>
      <w:r w:rsidR="002F13F6">
        <w:t xml:space="preserve"> for the discrepancy</w:t>
      </w:r>
      <w:r>
        <w:t xml:space="preserve"> is the inclusion of supervisory care in our definition and its omission in the BEA definition of childcare. The value of supervisory care is almost as large as active childcare even though it is valued at one-half the rate of active childcare because the time allocated to supervisory care compensates for the differential in the hourly rate. About 70 percent of the value of supervisory care stems from care that is not overlapping with other household production and the remaining from care that overlaps with other household production. Defining what counts as childcare trumps how it is valued (at least under the current wage structure) in determining the impact of including home production in a broader measure of consumption.</w:t>
      </w:r>
      <w:r w:rsidR="00935969">
        <w:rPr>
          <w:rStyle w:val="FootnoteReference"/>
        </w:rPr>
        <w:footnoteReference w:id="59"/>
      </w:r>
    </w:p>
    <w:p w14:paraId="6EF6BE8D" w14:textId="77777777" w:rsidR="00EB53C5" w:rsidRDefault="00EB53C5" w:rsidP="00EB53C5">
      <w:pPr>
        <w:pStyle w:val="Heading2"/>
      </w:pPr>
      <w:bookmarkStart w:id="120" w:name="_Toc158095516"/>
      <w:r>
        <w:t>Subgroup disparities</w:t>
      </w:r>
      <w:bookmarkEnd w:id="120"/>
    </w:p>
    <w:p w14:paraId="0AF90EC7" w14:textId="77777777" w:rsidR="00EB53C5" w:rsidRDefault="00EB53C5" w:rsidP="00EB53C5">
      <w:pPr>
        <w:pStyle w:val="Heading3"/>
      </w:pPr>
      <w:bookmarkStart w:id="121" w:name="_Toc158095517"/>
      <w:r>
        <w:t>Gender</w:t>
      </w:r>
      <w:bookmarkEnd w:id="121"/>
    </w:p>
    <w:p w14:paraId="38E5030D" w14:textId="2A1D693B" w:rsidR="004544E3" w:rsidRDefault="00EB53C5" w:rsidP="00EB53C5">
      <w:r>
        <w:t xml:space="preserve">We first focus on the well-known gap between men and women </w:t>
      </w:r>
      <w:r w:rsidR="004544E3">
        <w:t>regarding</w:t>
      </w:r>
      <w:r>
        <w:t xml:space="preserve"> the time spent on household production. Our estimates show that </w:t>
      </w:r>
      <w:r w:rsidR="004544E3">
        <w:t>including</w:t>
      </w:r>
      <w:r>
        <w:t xml:space="preserve"> supervisory care widens the gap further (</w:t>
      </w:r>
      <w:r>
        <w:fldChar w:fldCharType="begin"/>
      </w:r>
      <w:r>
        <w:instrText xml:space="preserve"> REF _Ref129704224 \h </w:instrText>
      </w:r>
      <w:r>
        <w:fldChar w:fldCharType="separate"/>
      </w:r>
      <w:r w:rsidR="002A3E69">
        <w:t xml:space="preserve">Figure </w:t>
      </w:r>
      <w:r w:rsidR="002A3E69">
        <w:rPr>
          <w:noProof/>
        </w:rPr>
        <w:t>5</w:t>
      </w:r>
      <w:r w:rsidR="002A3E69">
        <w:noBreakHyphen/>
      </w:r>
      <w:r w:rsidR="002A3E69">
        <w:rPr>
          <w:noProof/>
        </w:rPr>
        <w:t>1</w:t>
      </w:r>
      <w:r>
        <w:fldChar w:fldCharType="end"/>
      </w:r>
      <w:r>
        <w:t xml:space="preserve">). While women work about 124 hours per month </w:t>
      </w:r>
      <w:r w:rsidR="002443A2">
        <w:t xml:space="preserve">on </w:t>
      </w:r>
      <w:r>
        <w:t>home production</w:t>
      </w:r>
      <w:r w:rsidR="004544E3">
        <w:t>,</w:t>
      </w:r>
      <w:r>
        <w:t xml:space="preserve"> men work about 40 percent less</w:t>
      </w:r>
      <w:r w:rsidR="002443A2">
        <w:t>,</w:t>
      </w:r>
      <w:r>
        <w:t xml:space="preserve"> or 75 hours. But, the gap in supervisory childcare is even higher: Men’s engagement in this type of caregiving is 52 percent less than women</w:t>
      </w:r>
      <w:r w:rsidR="004544E3">
        <w:t>'s</w:t>
      </w:r>
      <w:r>
        <w:t xml:space="preserve"> (16 </w:t>
      </w:r>
      <w:r w:rsidR="00F90682">
        <w:t xml:space="preserve">vs. </w:t>
      </w:r>
      <w:r>
        <w:t xml:space="preserve">33 hours per month). The </w:t>
      </w:r>
      <w:r w:rsidR="004544E3">
        <w:t>gap in our context implie</w:t>
      </w:r>
      <w:r>
        <w:t>s that</w:t>
      </w:r>
      <w:r w:rsidR="00F90682">
        <w:t>,</w:t>
      </w:r>
      <w:r>
        <w:t xml:space="preserve"> by working longer hours providing household services, women make a greater contribution to enhancing the consumption of their households. </w:t>
      </w:r>
      <w:r w:rsidR="004544E3">
        <w:t>As a result, w</w:t>
      </w:r>
      <w:r>
        <w:t>e estimate that women account for the overwhelming share—78 percent</w:t>
      </w:r>
      <w:r>
        <w:rPr>
          <w:rFonts w:cs="Times New Roman"/>
        </w:rPr>
        <w:t>—</w:t>
      </w:r>
      <w:r>
        <w:t>of the total $386 billion added to monthly consumption</w:t>
      </w:r>
      <w:r w:rsidR="004544E3">
        <w:t xml:space="preserve"> expenditures</w:t>
      </w:r>
      <w:r>
        <w:t xml:space="preserve"> in 2019.</w:t>
      </w:r>
    </w:p>
    <w:p w14:paraId="0FB89CF9" w14:textId="7E3AA23F" w:rsidR="00EB53C5" w:rsidRDefault="00EB53C5" w:rsidP="00EB53C5">
      <w:r>
        <w:t>Interestingly, women’s contribution to aggregate hours</w:t>
      </w:r>
      <w:r w:rsidR="008B0F3B">
        <w:t xml:space="preserve"> of home production</w:t>
      </w:r>
      <w:r>
        <w:t xml:space="preserve"> is the same (about 78 percent of the 28.6 billion monthly hours). Thus, the larger contribution of women in augmenting consumption is due to the</w:t>
      </w:r>
      <w:r w:rsidR="00F90682">
        <w:t>ir</w:t>
      </w:r>
      <w:r>
        <w:t xml:space="preserve"> sheer volume of work that far exceeds that of men</w:t>
      </w:r>
      <w:r w:rsidR="001434B3">
        <w:t>.</w:t>
      </w:r>
      <w:r>
        <w:t xml:space="preserve"> Gender differences in the composition of</w:t>
      </w:r>
      <w:r w:rsidR="00F90682">
        <w:t xml:space="preserve"> </w:t>
      </w:r>
      <w:r>
        <w:t>home production</w:t>
      </w:r>
      <w:r w:rsidR="00194D73">
        <w:t xml:space="preserve"> (e.g., women spending more time than men </w:t>
      </w:r>
      <w:r w:rsidR="00F90682">
        <w:t xml:space="preserve">on </w:t>
      </w:r>
      <w:r w:rsidR="00194D73">
        <w:t>childcare</w:t>
      </w:r>
      <w:r w:rsidR="000D7C08">
        <w:t xml:space="preserve">, valued </w:t>
      </w:r>
      <w:r w:rsidR="00194D73">
        <w:t>at a higher rate)</w:t>
      </w:r>
      <w:r>
        <w:t xml:space="preserve"> or </w:t>
      </w:r>
      <w:r>
        <w:lastRenderedPageBreak/>
        <w:t>differences among the specialist wages we used in valuation played practically no role in shaping this outcome.</w:t>
      </w:r>
    </w:p>
    <w:p w14:paraId="386AA42B" w14:textId="186358EB" w:rsidR="00EB53C5" w:rsidRDefault="00EB53C5" w:rsidP="00EB53C5">
      <w:pPr>
        <w:pStyle w:val="Caption"/>
        <w:keepNext/>
      </w:pPr>
      <w:bookmarkStart w:id="122" w:name="_Ref129704224"/>
      <w:bookmarkStart w:id="123" w:name="_Toc158095579"/>
      <w:r>
        <w:t xml:space="preserve">Figure </w:t>
      </w:r>
      <w:fldSimple w:instr=" STYLEREF 1 \s ">
        <w:r w:rsidR="00083AB3">
          <w:rPr>
            <w:noProof/>
          </w:rPr>
          <w:t>5</w:t>
        </w:r>
      </w:fldSimple>
      <w:r w:rsidR="00083AB3">
        <w:noBreakHyphen/>
      </w:r>
      <w:fldSimple w:instr=" SEQ Figure \* ARABIC \s 1 ">
        <w:r w:rsidR="00083AB3">
          <w:rPr>
            <w:noProof/>
          </w:rPr>
          <w:t>1</w:t>
        </w:r>
      </w:fldSimple>
      <w:bookmarkEnd w:id="122"/>
      <w:r>
        <w:t xml:space="preserve"> Average </w:t>
      </w:r>
      <w:r w:rsidR="0008162F">
        <w:t>m</w:t>
      </w:r>
      <w:r w:rsidR="000D7C08">
        <w:t xml:space="preserve">onthly </w:t>
      </w:r>
      <w:r w:rsidR="0008162F">
        <w:t>h</w:t>
      </w:r>
      <w:r w:rsidR="000D7C08">
        <w:t xml:space="preserve">ours of </w:t>
      </w:r>
      <w:r w:rsidR="0008162F">
        <w:t>h</w:t>
      </w:r>
      <w:r w:rsidR="000D7C08">
        <w:t xml:space="preserve">ome </w:t>
      </w:r>
      <w:r w:rsidR="0008162F">
        <w:t>p</w:t>
      </w:r>
      <w:r w:rsidR="000D7C08">
        <w:t xml:space="preserve">roduction and </w:t>
      </w:r>
      <w:r w:rsidR="0008162F">
        <w:t>s</w:t>
      </w:r>
      <w:r w:rsidR="000D7C08">
        <w:t xml:space="preserve">upervisory </w:t>
      </w:r>
      <w:r w:rsidR="0008162F">
        <w:t>c</w:t>
      </w:r>
      <w:r w:rsidR="000D7C08">
        <w:t xml:space="preserve">are by </w:t>
      </w:r>
      <w:r w:rsidR="0008162F">
        <w:t>p</w:t>
      </w:r>
      <w:r w:rsidR="000D7C08">
        <w:t xml:space="preserve">ersons 15 </w:t>
      </w:r>
      <w:r w:rsidR="0008162F">
        <w:t>y</w:t>
      </w:r>
      <w:r w:rsidR="000D7C08">
        <w:t xml:space="preserve">ears and </w:t>
      </w:r>
      <w:r w:rsidR="0008162F">
        <w:t>o</w:t>
      </w:r>
      <w:r w:rsidR="000D7C08">
        <w:t xml:space="preserve">ver by </w:t>
      </w:r>
      <w:r w:rsidR="0008162F">
        <w:t>g</w:t>
      </w:r>
      <w:r w:rsidR="000D7C08">
        <w:t>ender, 2019</w:t>
      </w:r>
      <w:bookmarkEnd w:id="123"/>
    </w:p>
    <w:p w14:paraId="6E28E9CC" w14:textId="77777777" w:rsidR="00EB53C5" w:rsidRDefault="00EB53C5" w:rsidP="00EB53C5">
      <w:r>
        <w:rPr>
          <w:rFonts w:ascii="Arial" w:hAnsi="Arial" w:cs="Arial"/>
          <w:noProof/>
          <w:color w:val="000000"/>
          <w:sz w:val="20"/>
          <w:szCs w:val="20"/>
        </w:rPr>
        <w:drawing>
          <wp:inline distT="0" distB="0" distL="0" distR="0" wp14:anchorId="1AE081FB" wp14:editId="31E74CFB">
            <wp:extent cx="4572000" cy="3429000"/>
            <wp:effectExtent l="0" t="0" r="0" b="0"/>
            <wp:docPr id="13" name="Picture 13"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GPlot Procedur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329E31B1" w14:textId="5939A618" w:rsidR="00EB53C5" w:rsidRDefault="00EB53C5" w:rsidP="00EB53C5">
      <w:pPr>
        <w:spacing w:line="240" w:lineRule="auto"/>
        <w:rPr>
          <w:sz w:val="20"/>
        </w:rPr>
      </w:pPr>
      <w:r w:rsidRPr="00FD37A0">
        <w:rPr>
          <w:i/>
          <w:sz w:val="20"/>
        </w:rPr>
        <w:t>Note</w:t>
      </w:r>
      <w:r w:rsidRPr="00FD37A0">
        <w:rPr>
          <w:sz w:val="20"/>
        </w:rPr>
        <w:t>: N=10,357. Calculations are based on the individual-level synthetic file for the Interview sample (2019: Q3) and imputations via statistical matching.</w:t>
      </w:r>
      <w:r w:rsidR="000C6C3D">
        <w:rPr>
          <w:sz w:val="20"/>
        </w:rPr>
        <w:t xml:space="preserve"> All men and women are included in the calculation including those </w:t>
      </w:r>
      <w:r w:rsidR="00270363">
        <w:rPr>
          <w:sz w:val="20"/>
        </w:rPr>
        <w:t xml:space="preserve">who </w:t>
      </w:r>
      <w:r w:rsidR="000C6C3D">
        <w:rPr>
          <w:sz w:val="20"/>
        </w:rPr>
        <w:t>did not engage in any home production.</w:t>
      </w:r>
    </w:p>
    <w:p w14:paraId="3ABECB16" w14:textId="77777777" w:rsidR="000D7C08" w:rsidRPr="00FD37A0" w:rsidRDefault="000D7C08" w:rsidP="00EB53C5">
      <w:pPr>
        <w:spacing w:line="240" w:lineRule="auto"/>
        <w:rPr>
          <w:sz w:val="20"/>
        </w:rPr>
      </w:pPr>
    </w:p>
    <w:p w14:paraId="79E5336E" w14:textId="77777777" w:rsidR="00EB53C5" w:rsidRDefault="00EB53C5" w:rsidP="00EB53C5">
      <w:pPr>
        <w:pStyle w:val="Heading3"/>
      </w:pPr>
      <w:bookmarkStart w:id="124" w:name="_Toc158095518"/>
      <w:r>
        <w:t>Size and composition of consumer units</w:t>
      </w:r>
      <w:bookmarkEnd w:id="124"/>
    </w:p>
    <w:p w14:paraId="68F304E2" w14:textId="58FB7E11" w:rsidR="00EB53C5" w:rsidRDefault="00EB53C5" w:rsidP="00EB53C5">
      <w:r>
        <w:t>We have already considered how the incorporation of household production exacerbates the measured disparity in consumption between households with and without children in favor of the former. The presence of children, in general, creates more demand for home production</w:t>
      </w:r>
      <w:r w:rsidR="004544E3">
        <w:t>,</w:t>
      </w:r>
      <w:r>
        <w:t xml:space="preserve"> and such demand would increase with the number of children, other things remaining constant. Older children can, of course, be providers of home production too. On the other hand, the amount of household production also tends to rise, all else remaining the same, with the number of adults in the household because of its effect on both demand and supply of home production. As is well-known, the supply side is affected positively not just because </w:t>
      </w:r>
      <w:r w:rsidR="004544E3">
        <w:t>more people can engage in home production; more people also bring</w:t>
      </w:r>
      <w:r>
        <w:t xml:space="preserve"> in the possibility of someone in the household dedicating themselves to taking care of the house and dependents. We now present some evidence on the extent of these variations among consumer units differentiated by the number of adults and children. </w:t>
      </w:r>
      <w:r w:rsidR="004544E3">
        <w:t>We are interested i</w:t>
      </w:r>
      <w:r>
        <w:t xml:space="preserve">n how much the variations in home production alter the </w:t>
      </w:r>
      <w:r>
        <w:lastRenderedPageBreak/>
        <w:t xml:space="preserve">pattern of differences in market consumption expenditures between consumer units. It is </w:t>
      </w:r>
      <w:r w:rsidR="004544E3">
        <w:t xml:space="preserve">a separate matter to assess these differences normatively by placing them against differences in </w:t>
      </w:r>
      <w:r w:rsidR="00C243C8">
        <w:t>“</w:t>
      </w:r>
      <w:r w:rsidR="004544E3">
        <w:t>needs</w:t>
      </w:r>
      <w:r w:rsidR="00C243C8">
        <w:t>”</w:t>
      </w:r>
      <w:r w:rsidR="004544E3">
        <w:t xml:space="preserve"> with the latter</w:t>
      </w:r>
      <w:r w:rsidR="00A4153B">
        <w:t>,</w:t>
      </w:r>
      <w:r w:rsidR="004544E3">
        <w:t xml:space="preserve"> codified by</w:t>
      </w:r>
      <w:r>
        <w:t xml:space="preserve"> an explicit or implicit equivalence scale. The question of equivalence scales will have to be confronted for building a measure of poverty that incorporates deprivation in home production. </w:t>
      </w:r>
      <w:r w:rsidR="004544E3">
        <w:t>Properly treating</w:t>
      </w:r>
      <w:r>
        <w:t xml:space="preserve"> this issue falls outside the scope of our present research.</w:t>
      </w:r>
      <w:r>
        <w:rPr>
          <w:rStyle w:val="FootnoteReference"/>
        </w:rPr>
        <w:footnoteReference w:id="60"/>
      </w:r>
    </w:p>
    <w:p w14:paraId="4E0F511B" w14:textId="6C0A24DF" w:rsidR="00EB53C5" w:rsidRDefault="00EB53C5" w:rsidP="00EB53C5">
      <w:r>
        <w:t xml:space="preserve">In </w:t>
      </w:r>
      <w:r>
        <w:fldChar w:fldCharType="begin"/>
      </w:r>
      <w:r>
        <w:instrText xml:space="preserve"> REF _Ref131426898 \h </w:instrText>
      </w:r>
      <w:r>
        <w:fldChar w:fldCharType="separate"/>
      </w:r>
      <w:r w:rsidR="002A3E69">
        <w:t xml:space="preserve">Figure </w:t>
      </w:r>
      <w:r w:rsidR="002A3E69">
        <w:rPr>
          <w:noProof/>
        </w:rPr>
        <w:t>5</w:t>
      </w:r>
      <w:r w:rsidR="002A3E69">
        <w:noBreakHyphen/>
      </w:r>
      <w:r w:rsidR="002A3E69">
        <w:rPr>
          <w:noProof/>
        </w:rPr>
        <w:t>2</w:t>
      </w:r>
      <w:r>
        <w:fldChar w:fldCharType="end"/>
      </w:r>
      <w:r>
        <w:t xml:space="preserve">, we have shown the differences in the average value of market expenditures and augmented expenditures among consumer units differentiated by the number of adults and children. We have adopted the group with the largest share in the total number of consumer units, the consumer unit with two adults and no children, as the </w:t>
      </w:r>
      <w:r w:rsidR="00C243C8">
        <w:t>“</w:t>
      </w:r>
      <w:r>
        <w:t>base group</w:t>
      </w:r>
      <w:r w:rsidR="00C243C8">
        <w:t>”</w:t>
      </w:r>
      <w:r>
        <w:t>;</w:t>
      </w:r>
      <w:r>
        <w:rPr>
          <w:rStyle w:val="FootnoteReference"/>
        </w:rPr>
        <w:footnoteReference w:id="61"/>
      </w:r>
      <w:r>
        <w:t xml:space="preserve"> the average value of each group is expressed as a ratio to the average value of the base group. Hence, by construction, the average value for the two-adult-no-child household </w:t>
      </w:r>
      <w:r w:rsidR="004544E3">
        <w:t>equals</w:t>
      </w:r>
      <w:r>
        <w:t xml:space="preserve"> </w:t>
      </w:r>
      <w:r w:rsidR="00A4153B">
        <w:t>one</w:t>
      </w:r>
      <w:r>
        <w:t xml:space="preserve">. The ratios calculated using standard expenditures are represented by the </w:t>
      </w:r>
      <w:r w:rsidR="004544E3">
        <w:t>broa</w:t>
      </w:r>
      <w:r>
        <w:t>der bars</w:t>
      </w:r>
      <w:r w:rsidR="004544E3">
        <w:t>,</w:t>
      </w:r>
      <w:r>
        <w:t xml:space="preserve"> while the ratios corresponding to augmented expenditures are shown by the thinner bars.</w:t>
      </w:r>
    </w:p>
    <w:p w14:paraId="3CA74E14" w14:textId="6FEB63DA" w:rsidR="00EB53C5" w:rsidRDefault="00EB53C5" w:rsidP="00EB53C5">
      <w:pPr>
        <w:pStyle w:val="Caption"/>
        <w:keepNext/>
      </w:pPr>
      <w:bookmarkStart w:id="125" w:name="_Ref131426898"/>
      <w:bookmarkStart w:id="126" w:name="_Toc158095580"/>
      <w:r>
        <w:lastRenderedPageBreak/>
        <w:t xml:space="preserve">Figure </w:t>
      </w:r>
      <w:fldSimple w:instr=" STYLEREF 1 \s ">
        <w:r w:rsidR="00083AB3">
          <w:rPr>
            <w:noProof/>
          </w:rPr>
          <w:t>5</w:t>
        </w:r>
      </w:fldSimple>
      <w:r w:rsidR="00083AB3">
        <w:noBreakHyphen/>
      </w:r>
      <w:fldSimple w:instr=" SEQ Figure \* ARABIC \s 1 ">
        <w:r w:rsidR="00083AB3">
          <w:rPr>
            <w:noProof/>
          </w:rPr>
          <w:t>2</w:t>
        </w:r>
      </w:fldSimple>
      <w:bookmarkEnd w:id="125"/>
      <w:r>
        <w:t xml:space="preserve"> Relative </w:t>
      </w:r>
      <w:r w:rsidR="006A22A4">
        <w:t>a</w:t>
      </w:r>
      <w:r w:rsidR="00A4153B">
        <w:t xml:space="preserve">verage </w:t>
      </w:r>
      <w:r w:rsidR="006A22A4">
        <w:t>e</w:t>
      </w:r>
      <w:r w:rsidR="00A4153B">
        <w:t xml:space="preserve">xpenditures by the </w:t>
      </w:r>
      <w:r w:rsidR="006A22A4">
        <w:t>n</w:t>
      </w:r>
      <w:r w:rsidR="00A4153B">
        <w:t xml:space="preserve">umber of </w:t>
      </w:r>
      <w:r w:rsidR="006A22A4">
        <w:t>a</w:t>
      </w:r>
      <w:r w:rsidR="00A4153B">
        <w:t xml:space="preserve">dults and </w:t>
      </w:r>
      <w:r w:rsidR="006A22A4">
        <w:t>c</w:t>
      </w:r>
      <w:r w:rsidR="00A4153B">
        <w:t xml:space="preserve">hildren in the </w:t>
      </w:r>
      <w:r w:rsidR="006A22A4">
        <w:t>h</w:t>
      </w:r>
      <w:r w:rsidR="00A4153B">
        <w:t xml:space="preserve">ousehold, </w:t>
      </w:r>
      <w:r w:rsidR="006A22A4">
        <w:t>s</w:t>
      </w:r>
      <w:r w:rsidR="00A4153B">
        <w:t xml:space="preserve">tandard vs. </w:t>
      </w:r>
      <w:r w:rsidR="006A22A4">
        <w:t>a</w:t>
      </w:r>
      <w:r w:rsidR="00A4153B">
        <w:t xml:space="preserve">ugmented </w:t>
      </w:r>
      <w:r w:rsidR="006A22A4">
        <w:t>e</w:t>
      </w:r>
      <w:r w:rsidR="00A4153B">
        <w:t xml:space="preserve">xpenditure </w:t>
      </w:r>
      <w:r w:rsidR="006A22A4">
        <w:t>d</w:t>
      </w:r>
      <w:r w:rsidR="00A4153B">
        <w:t>efinition, 2019</w:t>
      </w:r>
      <w:bookmarkEnd w:id="126"/>
    </w:p>
    <w:p w14:paraId="796B23DD" w14:textId="77777777" w:rsidR="00EB53C5" w:rsidRDefault="00EB53C5" w:rsidP="00EB53C5">
      <w:pPr>
        <w:jc w:val="center"/>
      </w:pPr>
      <w:r>
        <w:rPr>
          <w:rFonts w:ascii="Arial" w:hAnsi="Arial" w:cs="Arial"/>
          <w:noProof/>
          <w:color w:val="000000"/>
          <w:sz w:val="20"/>
          <w:szCs w:val="20"/>
        </w:rPr>
        <w:drawing>
          <wp:inline distT="0" distB="0" distL="0" distR="0" wp14:anchorId="11810803" wp14:editId="1E1D11DD">
            <wp:extent cx="4882896" cy="3657600"/>
            <wp:effectExtent l="0" t="0" r="0" b="0"/>
            <wp:docPr id="16" name="Picture 16"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GPlot Procedur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82896" cy="3657600"/>
                    </a:xfrm>
                    <a:prstGeom prst="rect">
                      <a:avLst/>
                    </a:prstGeom>
                    <a:noFill/>
                    <a:ln>
                      <a:noFill/>
                    </a:ln>
                  </pic:spPr>
                </pic:pic>
              </a:graphicData>
            </a:graphic>
          </wp:inline>
        </w:drawing>
      </w:r>
    </w:p>
    <w:p w14:paraId="1E4BC3E2" w14:textId="5E23571F" w:rsidR="00EB53C5" w:rsidRDefault="00EB53C5" w:rsidP="00EB53C5">
      <w:pPr>
        <w:spacing w:line="240" w:lineRule="auto"/>
      </w:pPr>
      <w:r w:rsidRPr="00B83907">
        <w:rPr>
          <w:i/>
          <w:sz w:val="20"/>
        </w:rPr>
        <w:t>Note</w:t>
      </w:r>
      <w:r w:rsidRPr="00B83907">
        <w:rPr>
          <w:sz w:val="20"/>
        </w:rPr>
        <w:t xml:space="preserve">: Average expenditures are expressed as a ratio to the average expenditures of households with two adults and no children. </w:t>
      </w:r>
      <w:r>
        <w:rPr>
          <w:sz w:val="20"/>
        </w:rPr>
        <w:t>We estimate that for the latter</w:t>
      </w:r>
      <w:r w:rsidR="004544E3">
        <w:rPr>
          <w:sz w:val="20"/>
        </w:rPr>
        <w:t>,</w:t>
      </w:r>
      <w:r>
        <w:rPr>
          <w:sz w:val="20"/>
        </w:rPr>
        <w:t xml:space="preserve"> the average values for standard and augmented expenditures were, respectively, $5,106 and $7,446. </w:t>
      </w:r>
      <w:r w:rsidRPr="00B83907">
        <w:rPr>
          <w:sz w:val="20"/>
        </w:rPr>
        <w:t xml:space="preserve">The </w:t>
      </w:r>
      <w:r w:rsidR="004544E3">
        <w:rPr>
          <w:sz w:val="20"/>
        </w:rPr>
        <w:t>broa</w:t>
      </w:r>
      <w:r w:rsidRPr="00B83907">
        <w:rPr>
          <w:sz w:val="20"/>
        </w:rPr>
        <w:t>der bars show the ratios calculated with standard expenditures</w:t>
      </w:r>
      <w:r w:rsidR="004544E3">
        <w:rPr>
          <w:sz w:val="20"/>
        </w:rPr>
        <w:t>,</w:t>
      </w:r>
      <w:r w:rsidRPr="00B83907">
        <w:rPr>
          <w:sz w:val="20"/>
        </w:rPr>
        <w:t xml:space="preserve"> and </w:t>
      </w:r>
      <w:r w:rsidR="004544E3">
        <w:rPr>
          <w:sz w:val="20"/>
        </w:rPr>
        <w:t xml:space="preserve">the </w:t>
      </w:r>
      <w:r w:rsidRPr="00B83907">
        <w:rPr>
          <w:sz w:val="20"/>
        </w:rPr>
        <w:t>thinner bar</w:t>
      </w:r>
      <w:r w:rsidR="004544E3">
        <w:rPr>
          <w:sz w:val="20"/>
        </w:rPr>
        <w:t>s</w:t>
      </w:r>
      <w:r w:rsidRPr="00B83907">
        <w:rPr>
          <w:sz w:val="20"/>
        </w:rPr>
        <w:t xml:space="preserve"> indicate </w:t>
      </w:r>
      <w:r w:rsidR="004544E3">
        <w:rPr>
          <w:sz w:val="20"/>
        </w:rPr>
        <w:t xml:space="preserve">the </w:t>
      </w:r>
      <w:r w:rsidRPr="00B83907">
        <w:rPr>
          <w:sz w:val="20"/>
        </w:rPr>
        <w:t>ratios associated with augmented expenditures (standard expenditures plus our preferred value of household production. The latter includes supervisory childcare and nonmarket help from outside the household, and valuation is performed according to specialist wages.</w:t>
      </w:r>
    </w:p>
    <w:p w14:paraId="12D565F2" w14:textId="77777777" w:rsidR="00A4153B" w:rsidRDefault="00A4153B" w:rsidP="00EB53C5"/>
    <w:p w14:paraId="5BA66C79" w14:textId="6526FA76" w:rsidR="00EB53C5" w:rsidRDefault="00EB53C5" w:rsidP="00EB53C5">
      <w:r>
        <w:t>We find that the ordering of household types changes notably. Relative expenditures are highest for the two-adult</w:t>
      </w:r>
      <w:r w:rsidR="00A4153B">
        <w:t>–</w:t>
      </w:r>
      <w:r>
        <w:t xml:space="preserve">two-child households when home production is ignored (1.25). But, with the inclusion of home production, the highest average is for the group with the largest number of adults and children (1.91). Without home production, the group’s average was very close to </w:t>
      </w:r>
      <w:r w:rsidR="00A4153B">
        <w:t xml:space="preserve">that of the </w:t>
      </w:r>
      <w:r w:rsidR="004544E3">
        <w:t>base group</w:t>
      </w:r>
      <w:r>
        <w:t xml:space="preserve"> (1.04). A less spectacular increase is found for three-plus</w:t>
      </w:r>
      <w:r w:rsidR="00A4153B">
        <w:t>–</w:t>
      </w:r>
      <w:r>
        <w:t>adults</w:t>
      </w:r>
      <w:r w:rsidR="00A4153B">
        <w:t>–</w:t>
      </w:r>
      <w:r>
        <w:t>two-child households, whose relative consumption widens from parity of standard expenditures to 1.66 with augmented expenditures as the yardstick. The lowest average value occurs for the same type</w:t>
      </w:r>
      <w:r w:rsidR="004544E3">
        <w:rPr>
          <w:rFonts w:cs="Times New Roman"/>
        </w:rPr>
        <w:t>—</w:t>
      </w:r>
      <w:r>
        <w:t>single-person household</w:t>
      </w:r>
      <w:r w:rsidR="004544E3">
        <w:rPr>
          <w:rFonts w:cs="Times New Roman"/>
        </w:rPr>
        <w:t>—</w:t>
      </w:r>
      <w:r>
        <w:t>with standard and augmented expenditures</w:t>
      </w:r>
      <w:r w:rsidR="004544E3">
        <w:t>. B</w:t>
      </w:r>
      <w:r>
        <w:t>ut</w:t>
      </w:r>
      <w:r w:rsidR="004544E3">
        <w:t>,</w:t>
      </w:r>
      <w:r>
        <w:t xml:space="preserve"> their distance from the base group widens further when home production is included (0.61 vs</w:t>
      </w:r>
      <w:r w:rsidR="004544E3">
        <w:t>.</w:t>
      </w:r>
      <w:r>
        <w:t xml:space="preserve"> 0.56).</w:t>
      </w:r>
    </w:p>
    <w:p w14:paraId="57BF4D66" w14:textId="2B82348C" w:rsidR="00A4153B" w:rsidRDefault="00EB53C5" w:rsidP="00EB53C5">
      <w:r>
        <w:t xml:space="preserve">As we would expect, given the number of adults, the gradient with respect to the number of children becomes clearly positive with the inclusion of home production. This </w:t>
      </w:r>
      <w:r w:rsidR="004544E3">
        <w:t xml:space="preserve">change </w:t>
      </w:r>
      <w:r>
        <w:t xml:space="preserve">is perhaps most visible for </w:t>
      </w:r>
      <w:r>
        <w:lastRenderedPageBreak/>
        <w:t xml:space="preserve">households with three or more adults: </w:t>
      </w:r>
      <w:r w:rsidR="00A4153B">
        <w:t>a</w:t>
      </w:r>
      <w:r>
        <w:t xml:space="preserve">verage expenditures are generally </w:t>
      </w:r>
      <w:r w:rsidRPr="004544E3">
        <w:rPr>
          <w:i/>
        </w:rPr>
        <w:t>lower</w:t>
      </w:r>
      <w:r>
        <w:t xml:space="preserve"> in consumer units with </w:t>
      </w:r>
      <w:r w:rsidR="00A4153B">
        <w:t>more</w:t>
      </w:r>
      <w:r>
        <w:t xml:space="preserve"> children</w:t>
      </w:r>
      <w:r w:rsidR="004544E3">
        <w:t>,</w:t>
      </w:r>
      <w:r>
        <w:t xml:space="preserve"> but the opposite holds when augmented expenditures are considered. For households with two adults and households with a single adult, th</w:t>
      </w:r>
      <w:r w:rsidR="004544E3">
        <w:t>ree or more children are associated with</w:t>
      </w:r>
      <w:r>
        <w:t xml:space="preserve"> lower average expenditures relative to two-children households. However, no such decline is discernible with augmented expenditures as the yardstick.</w:t>
      </w:r>
      <w:r w:rsidR="00194D73">
        <w:rPr>
          <w:rStyle w:val="FootnoteReference"/>
        </w:rPr>
        <w:footnoteReference w:id="62"/>
      </w:r>
    </w:p>
    <w:p w14:paraId="776B6F63" w14:textId="77777777" w:rsidR="00EB53C5" w:rsidRDefault="00EB53C5" w:rsidP="00EB53C5">
      <w:pPr>
        <w:pStyle w:val="Heading3"/>
      </w:pPr>
      <w:bookmarkStart w:id="127" w:name="_Toc158095519"/>
      <w:r>
        <w:t>Race and ethnicity</w:t>
      </w:r>
      <w:bookmarkEnd w:id="127"/>
    </w:p>
    <w:p w14:paraId="6F9D3108" w14:textId="139B39E2" w:rsidR="00BC7335" w:rsidRDefault="00EB53C5" w:rsidP="00EB53C5">
      <w:r>
        <w:t xml:space="preserve">As we have just seen, </w:t>
      </w:r>
      <w:r w:rsidR="004544E3">
        <w:t xml:space="preserve">the </w:t>
      </w:r>
      <w:r>
        <w:t>presence of children in the household</w:t>
      </w:r>
      <w:r w:rsidR="00A4153B">
        <w:t>—</w:t>
      </w:r>
      <w:r>
        <w:t>as well as the number of adults and children</w:t>
      </w:r>
      <w:r w:rsidR="00A4153B">
        <w:t>—</w:t>
      </w:r>
      <w:r>
        <w:t>ha</w:t>
      </w:r>
      <w:r w:rsidR="00A4153B">
        <w:t>s</w:t>
      </w:r>
      <w:r>
        <w:t xml:space="preserve"> a decisive impact on the amount of home production. We now examine briefly how these factors shape racial differences in augmented consumption expenditures. We use the standard approach of </w:t>
      </w:r>
      <w:r w:rsidR="004544E3">
        <w:t>assigning</w:t>
      </w:r>
      <w:r>
        <w:t xml:space="preserve"> groupings for households based on the group of the household reference person. We designate Hispanics of all races as </w:t>
      </w:r>
      <w:r w:rsidR="00C243C8">
        <w:t>“</w:t>
      </w:r>
      <w:r>
        <w:t>Hispanic.</w:t>
      </w:r>
      <w:r w:rsidR="00C243C8">
        <w:t>”</w:t>
      </w:r>
      <w:r>
        <w:t xml:space="preserve"> Non-Hispanic </w:t>
      </w:r>
      <w:r w:rsidR="00405DAD">
        <w:t>W</w:t>
      </w:r>
      <w:r>
        <w:t xml:space="preserve">hites and </w:t>
      </w:r>
      <w:r w:rsidR="00405DAD">
        <w:t>B</w:t>
      </w:r>
      <w:r>
        <w:t xml:space="preserve">lacks are referred to hereafter as </w:t>
      </w:r>
      <w:r w:rsidR="00C243C8">
        <w:t>“</w:t>
      </w:r>
      <w:r>
        <w:t>White</w:t>
      </w:r>
      <w:r w:rsidR="00C243C8">
        <w:t>”</w:t>
      </w:r>
      <w:r>
        <w:t xml:space="preserve"> and </w:t>
      </w:r>
      <w:r w:rsidR="00C243C8">
        <w:t>“</w:t>
      </w:r>
      <w:r>
        <w:t>Black.</w:t>
      </w:r>
      <w:r w:rsidR="00C243C8">
        <w:t>”</w:t>
      </w:r>
      <w:r>
        <w:t xml:space="preserve"> Non-Hispanic householders of races other than </w:t>
      </w:r>
      <w:r w:rsidR="00405DAD">
        <w:t>W</w:t>
      </w:r>
      <w:r>
        <w:t xml:space="preserve">hite or </w:t>
      </w:r>
      <w:r w:rsidR="00405DAD">
        <w:t>B</w:t>
      </w:r>
      <w:r>
        <w:t xml:space="preserve">lack (primarily Asian) are grouped as </w:t>
      </w:r>
      <w:r w:rsidR="00C243C8">
        <w:t>“</w:t>
      </w:r>
      <w:r w:rsidR="00A4286A">
        <w:t>O</w:t>
      </w:r>
      <w:r>
        <w:t>ther</w:t>
      </w:r>
      <w:r w:rsidR="00B55F08">
        <w:t>.</w:t>
      </w:r>
      <w:r w:rsidR="00C243C8">
        <w:t>”</w:t>
      </w:r>
      <w:r>
        <w:t xml:space="preserve"> </w:t>
      </w:r>
      <w:r w:rsidR="00B55F08">
        <w:t xml:space="preserve">Because of sample size limitation and our use of imputed variables, we may not obtain reliable estimates if we were split </w:t>
      </w:r>
      <w:r w:rsidR="00A4153B">
        <w:t>the O</w:t>
      </w:r>
      <w:r w:rsidR="00B55F08">
        <w:t xml:space="preserve">thers into Asians and everyone else, though that would have been desirable. </w:t>
      </w:r>
      <w:r>
        <w:t>Our tabulations showed that Whites, Blacks, Hispanics</w:t>
      </w:r>
      <w:r w:rsidR="004544E3">
        <w:t>,</w:t>
      </w:r>
      <w:r>
        <w:t xml:space="preserve"> and Others </w:t>
      </w:r>
      <w:r w:rsidR="004544E3">
        <w:t>comprised</w:t>
      </w:r>
      <w:r>
        <w:t xml:space="preserve"> 66.7</w:t>
      </w:r>
      <w:r w:rsidR="00A4153B">
        <w:t xml:space="preserve"> percent</w:t>
      </w:r>
      <w:r>
        <w:t>, 13.3</w:t>
      </w:r>
      <w:r w:rsidR="00A4153B">
        <w:t xml:space="preserve"> percent</w:t>
      </w:r>
      <w:r>
        <w:t>, 13.6</w:t>
      </w:r>
      <w:r w:rsidR="00A4153B">
        <w:t xml:space="preserve"> percent</w:t>
      </w:r>
      <w:r w:rsidR="004544E3">
        <w:t>,</w:t>
      </w:r>
      <w:r>
        <w:t xml:space="preserve"> and 6.4</w:t>
      </w:r>
      <w:r w:rsidR="00A4153B">
        <w:t xml:space="preserve"> percent</w:t>
      </w:r>
      <w:r>
        <w:t xml:space="preserve"> of consumer units in 2019</w:t>
      </w:r>
      <w:r w:rsidR="00A4153B">
        <w:t>, respectively</w:t>
      </w:r>
      <w:r>
        <w:t>.</w:t>
      </w:r>
    </w:p>
    <w:p w14:paraId="638E6978" w14:textId="77777777" w:rsidR="00BC7335" w:rsidRDefault="00BC7335">
      <w:pPr>
        <w:spacing w:after="0" w:line="240" w:lineRule="auto"/>
      </w:pPr>
      <w:r>
        <w:br w:type="page"/>
      </w:r>
    </w:p>
    <w:p w14:paraId="7C6EFAB6" w14:textId="2DDFF3F3" w:rsidR="00EB53C5" w:rsidRDefault="00EB53C5" w:rsidP="00EB53C5">
      <w:pPr>
        <w:pStyle w:val="Caption"/>
        <w:keepNext/>
      </w:pPr>
      <w:bookmarkStart w:id="128" w:name="_Ref131507569"/>
      <w:bookmarkStart w:id="129" w:name="_Ref131507558"/>
      <w:bookmarkStart w:id="130" w:name="_Toc158095558"/>
      <w:r>
        <w:lastRenderedPageBreak/>
        <w:t xml:space="preserve">Table </w:t>
      </w:r>
      <w:fldSimple w:instr=" STYLEREF 1 \s ">
        <w:r w:rsidR="006C1E92">
          <w:rPr>
            <w:noProof/>
          </w:rPr>
          <w:t>5</w:t>
        </w:r>
      </w:fldSimple>
      <w:r w:rsidR="006C1E92">
        <w:noBreakHyphen/>
      </w:r>
      <w:fldSimple w:instr=" SEQ Table \* ARABIC \s 1 ">
        <w:r w:rsidR="006C1E92">
          <w:rPr>
            <w:noProof/>
          </w:rPr>
          <w:t>2</w:t>
        </w:r>
      </w:fldSimple>
      <w:bookmarkEnd w:id="128"/>
      <w:r w:rsidR="00A4153B">
        <w:t xml:space="preserve"> </w:t>
      </w:r>
      <w:r>
        <w:t xml:space="preserve">Racial </w:t>
      </w:r>
      <w:r w:rsidR="008B0014">
        <w:t>d</w:t>
      </w:r>
      <w:r w:rsidR="00A4153B">
        <w:t xml:space="preserve">ifferences in </w:t>
      </w:r>
      <w:r w:rsidR="008B0014">
        <w:t>m</w:t>
      </w:r>
      <w:r w:rsidR="00A4153B">
        <w:t xml:space="preserve">onthly </w:t>
      </w:r>
      <w:r w:rsidR="008B0014">
        <w:t>a</w:t>
      </w:r>
      <w:r w:rsidR="00A4153B">
        <w:t xml:space="preserve">verage </w:t>
      </w:r>
      <w:r w:rsidR="008B0014">
        <w:t>v</w:t>
      </w:r>
      <w:r w:rsidR="00A4153B">
        <w:t xml:space="preserve">alues of </w:t>
      </w:r>
      <w:r w:rsidR="008B0014">
        <w:t>h</w:t>
      </w:r>
      <w:r w:rsidR="00A4153B">
        <w:t xml:space="preserve">ousehold </w:t>
      </w:r>
      <w:r w:rsidR="008B0014">
        <w:t>p</w:t>
      </w:r>
      <w:r w:rsidR="00A4153B">
        <w:t xml:space="preserve">roduction and </w:t>
      </w:r>
      <w:r w:rsidR="008B0014">
        <w:t>t</w:t>
      </w:r>
      <w:r w:rsidR="00A4153B">
        <w:t xml:space="preserve">heir </w:t>
      </w:r>
      <w:r w:rsidR="008B0014">
        <w:t>p</w:t>
      </w:r>
      <w:r w:rsidR="00A4153B">
        <w:t xml:space="preserve">otential </w:t>
      </w:r>
      <w:r w:rsidR="008B0014">
        <w:t>d</w:t>
      </w:r>
      <w:r w:rsidR="00A4153B">
        <w:t>eterminants</w:t>
      </w:r>
      <w:bookmarkEnd w:id="129"/>
      <w:bookmarkEnd w:id="130"/>
    </w:p>
    <w:tbl>
      <w:tblPr>
        <w:tblStyle w:val="PlainTable11"/>
        <w:tblW w:w="8600" w:type="dxa"/>
        <w:tblLook w:val="04A0" w:firstRow="1" w:lastRow="0" w:firstColumn="1" w:lastColumn="0" w:noHBand="0" w:noVBand="1"/>
      </w:tblPr>
      <w:tblGrid>
        <w:gridCol w:w="1483"/>
        <w:gridCol w:w="1240"/>
        <w:gridCol w:w="1161"/>
        <w:gridCol w:w="1400"/>
        <w:gridCol w:w="1340"/>
        <w:gridCol w:w="1020"/>
        <w:gridCol w:w="1020"/>
      </w:tblGrid>
      <w:tr w:rsidR="00EB53C5" w:rsidRPr="00954B07" w14:paraId="31B4218A" w14:textId="77777777" w:rsidTr="004E1E1F">
        <w:trPr>
          <w:cnfStyle w:val="100000000000" w:firstRow="1" w:lastRow="0" w:firstColumn="0" w:lastColumn="0" w:oddVBand="0" w:evenVBand="0" w:oddHBand="0" w:evenHBand="0" w:firstRowFirstColumn="0" w:firstRowLastColumn="0" w:lastRowFirstColumn="0" w:lastRowLastColumn="0"/>
          <w:trHeight w:val="1166"/>
        </w:trPr>
        <w:tc>
          <w:tcPr>
            <w:cnfStyle w:val="001000000000" w:firstRow="0" w:lastRow="0" w:firstColumn="1" w:lastColumn="0" w:oddVBand="0" w:evenVBand="0" w:oddHBand="0" w:evenHBand="0" w:firstRowFirstColumn="0" w:firstRowLastColumn="0" w:lastRowFirstColumn="0" w:lastRowLastColumn="0"/>
            <w:tcW w:w="1420" w:type="dxa"/>
            <w:noWrap/>
            <w:vAlign w:val="bottom"/>
            <w:hideMark/>
          </w:tcPr>
          <w:p w14:paraId="48950D3B" w14:textId="77777777" w:rsidR="00EB53C5" w:rsidRPr="00954B07" w:rsidRDefault="00EB53C5" w:rsidP="004E1E1F">
            <w:pPr>
              <w:spacing w:after="0" w:line="240" w:lineRule="auto"/>
              <w:jc w:val="center"/>
              <w:rPr>
                <w:rFonts w:eastAsia="Times New Roman" w:cs="Times New Roman"/>
                <w:color w:val="000000"/>
                <w:sz w:val="20"/>
                <w:szCs w:val="20"/>
              </w:rPr>
            </w:pPr>
            <w:r w:rsidRPr="00954B07">
              <w:rPr>
                <w:rFonts w:eastAsia="Times New Roman" w:cs="Times New Roman"/>
                <w:color w:val="000000"/>
                <w:sz w:val="20"/>
                <w:szCs w:val="20"/>
              </w:rPr>
              <w:t>Race/Ethnicity</w:t>
            </w:r>
          </w:p>
        </w:tc>
        <w:tc>
          <w:tcPr>
            <w:tcW w:w="1240" w:type="dxa"/>
            <w:hideMark/>
          </w:tcPr>
          <w:p w14:paraId="192966AE" w14:textId="77777777" w:rsidR="00EB53C5" w:rsidRPr="00954B07" w:rsidRDefault="00EB53C5" w:rsidP="004E1E1F">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Value of home production</w:t>
            </w:r>
          </w:p>
        </w:tc>
        <w:tc>
          <w:tcPr>
            <w:tcW w:w="1160" w:type="dxa"/>
            <w:hideMark/>
          </w:tcPr>
          <w:p w14:paraId="6454D74F" w14:textId="77777777" w:rsidR="00EB53C5" w:rsidRPr="00954B07" w:rsidRDefault="00EB53C5" w:rsidP="004E1E1F">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Hours of home production</w:t>
            </w:r>
          </w:p>
        </w:tc>
        <w:tc>
          <w:tcPr>
            <w:tcW w:w="1400" w:type="dxa"/>
            <w:hideMark/>
          </w:tcPr>
          <w:p w14:paraId="25D4D116" w14:textId="77777777" w:rsidR="00EB53C5" w:rsidRPr="00954B07" w:rsidRDefault="00EB53C5" w:rsidP="004E1E1F">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Implicit unit value of home production</w:t>
            </w:r>
          </w:p>
        </w:tc>
        <w:tc>
          <w:tcPr>
            <w:tcW w:w="1340" w:type="dxa"/>
            <w:hideMark/>
          </w:tcPr>
          <w:p w14:paraId="7065F53B" w14:textId="77777777" w:rsidR="00EB53C5" w:rsidRPr="00954B07" w:rsidRDefault="00EB53C5" w:rsidP="004E1E1F">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Share of households with children</w:t>
            </w:r>
          </w:p>
        </w:tc>
        <w:tc>
          <w:tcPr>
            <w:tcW w:w="1020" w:type="dxa"/>
            <w:hideMark/>
          </w:tcPr>
          <w:p w14:paraId="127DDA23" w14:textId="77777777" w:rsidR="00EB53C5" w:rsidRPr="00954B07" w:rsidRDefault="00EB53C5" w:rsidP="004E1E1F">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Number of children</w:t>
            </w:r>
          </w:p>
        </w:tc>
        <w:tc>
          <w:tcPr>
            <w:tcW w:w="1020" w:type="dxa"/>
            <w:hideMark/>
          </w:tcPr>
          <w:p w14:paraId="01263461" w14:textId="77777777" w:rsidR="00EB53C5" w:rsidRPr="00954B07" w:rsidRDefault="00EB53C5" w:rsidP="004E1E1F">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Number of adults</w:t>
            </w:r>
          </w:p>
        </w:tc>
      </w:tr>
      <w:tr w:rsidR="00EB53C5" w:rsidRPr="00954B07" w14:paraId="39168584" w14:textId="77777777" w:rsidTr="004E1E1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420" w:type="dxa"/>
            <w:noWrap/>
            <w:hideMark/>
          </w:tcPr>
          <w:p w14:paraId="66777CBB" w14:textId="77777777" w:rsidR="00EB53C5" w:rsidRPr="00954B07" w:rsidRDefault="00EB53C5" w:rsidP="004E1E1F">
            <w:pPr>
              <w:spacing w:after="0" w:line="240" w:lineRule="auto"/>
              <w:rPr>
                <w:rFonts w:eastAsia="Times New Roman" w:cs="Times New Roman"/>
                <w:color w:val="000000"/>
                <w:sz w:val="20"/>
                <w:szCs w:val="20"/>
              </w:rPr>
            </w:pPr>
          </w:p>
        </w:tc>
        <w:tc>
          <w:tcPr>
            <w:tcW w:w="7180" w:type="dxa"/>
            <w:gridSpan w:val="6"/>
            <w:noWrap/>
            <w:hideMark/>
          </w:tcPr>
          <w:p w14:paraId="10F8EFDC" w14:textId="77777777" w:rsidR="00EB53C5" w:rsidRPr="005F323D" w:rsidRDefault="00EB53C5" w:rsidP="004E1E1F">
            <w:pPr>
              <w:pStyle w:val="ListParagraph"/>
              <w:numPr>
                <w:ilvl w:val="0"/>
                <w:numId w:val="21"/>
              </w:num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 w:val="20"/>
                <w:szCs w:val="20"/>
              </w:rPr>
            </w:pPr>
            <w:r w:rsidRPr="005F323D">
              <w:rPr>
                <w:rFonts w:eastAsia="Times New Roman" w:cs="Times New Roman"/>
                <w:b/>
                <w:color w:val="000000"/>
                <w:sz w:val="20"/>
                <w:szCs w:val="20"/>
              </w:rPr>
              <w:t>All consumer units</w:t>
            </w:r>
          </w:p>
        </w:tc>
      </w:tr>
      <w:tr w:rsidR="00EB53C5" w:rsidRPr="00954B07" w14:paraId="2C6670BD" w14:textId="77777777" w:rsidTr="004E1E1F">
        <w:trPr>
          <w:trHeight w:val="292"/>
        </w:trPr>
        <w:tc>
          <w:tcPr>
            <w:cnfStyle w:val="001000000000" w:firstRow="0" w:lastRow="0" w:firstColumn="1" w:lastColumn="0" w:oddVBand="0" w:evenVBand="0" w:oddHBand="0" w:evenHBand="0" w:firstRowFirstColumn="0" w:firstRowLastColumn="0" w:lastRowFirstColumn="0" w:lastRowLastColumn="0"/>
            <w:tcW w:w="1420" w:type="dxa"/>
            <w:noWrap/>
            <w:hideMark/>
          </w:tcPr>
          <w:p w14:paraId="300CF471" w14:textId="77777777" w:rsidR="00EB53C5" w:rsidRPr="00954B07" w:rsidRDefault="00EB53C5" w:rsidP="004E1E1F">
            <w:pPr>
              <w:spacing w:after="0" w:line="240" w:lineRule="auto"/>
              <w:rPr>
                <w:rFonts w:eastAsia="Times New Roman" w:cs="Times New Roman"/>
                <w:b w:val="0"/>
                <w:color w:val="000000"/>
                <w:sz w:val="20"/>
                <w:szCs w:val="20"/>
              </w:rPr>
            </w:pPr>
            <w:r w:rsidRPr="00954B07">
              <w:rPr>
                <w:rFonts w:eastAsia="Times New Roman" w:cs="Times New Roman"/>
                <w:b w:val="0"/>
                <w:color w:val="000000"/>
                <w:sz w:val="20"/>
                <w:szCs w:val="20"/>
              </w:rPr>
              <w:t>White</w:t>
            </w:r>
          </w:p>
        </w:tc>
        <w:tc>
          <w:tcPr>
            <w:tcW w:w="1240" w:type="dxa"/>
            <w:noWrap/>
            <w:hideMark/>
          </w:tcPr>
          <w:p w14:paraId="7C0A6492"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2,754</w:t>
            </w:r>
          </w:p>
        </w:tc>
        <w:tc>
          <w:tcPr>
            <w:tcW w:w="1160" w:type="dxa"/>
            <w:noWrap/>
            <w:hideMark/>
          </w:tcPr>
          <w:p w14:paraId="35C126DB"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205</w:t>
            </w:r>
          </w:p>
        </w:tc>
        <w:tc>
          <w:tcPr>
            <w:tcW w:w="1400" w:type="dxa"/>
            <w:noWrap/>
            <w:hideMark/>
          </w:tcPr>
          <w:p w14:paraId="4DFC761A"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13.4</w:t>
            </w:r>
          </w:p>
        </w:tc>
        <w:tc>
          <w:tcPr>
            <w:tcW w:w="1340" w:type="dxa"/>
            <w:noWrap/>
            <w:hideMark/>
          </w:tcPr>
          <w:p w14:paraId="694B956A"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24%</w:t>
            </w:r>
          </w:p>
        </w:tc>
        <w:tc>
          <w:tcPr>
            <w:tcW w:w="1020" w:type="dxa"/>
            <w:noWrap/>
            <w:hideMark/>
          </w:tcPr>
          <w:p w14:paraId="13AFF8C6"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0.44</w:t>
            </w:r>
          </w:p>
        </w:tc>
        <w:tc>
          <w:tcPr>
            <w:tcW w:w="1020" w:type="dxa"/>
            <w:noWrap/>
            <w:hideMark/>
          </w:tcPr>
          <w:p w14:paraId="60E781AB"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1.82</w:t>
            </w:r>
          </w:p>
        </w:tc>
      </w:tr>
      <w:tr w:rsidR="00EB53C5" w:rsidRPr="00954B07" w14:paraId="3E88127F" w14:textId="77777777" w:rsidTr="004E1E1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420" w:type="dxa"/>
            <w:noWrap/>
            <w:hideMark/>
          </w:tcPr>
          <w:p w14:paraId="70FFC08C" w14:textId="77777777" w:rsidR="00EB53C5" w:rsidRPr="00954B07" w:rsidRDefault="00EB53C5" w:rsidP="004E1E1F">
            <w:pPr>
              <w:spacing w:after="0" w:line="240" w:lineRule="auto"/>
              <w:rPr>
                <w:rFonts w:eastAsia="Times New Roman" w:cs="Times New Roman"/>
                <w:b w:val="0"/>
                <w:color w:val="000000"/>
                <w:sz w:val="20"/>
                <w:szCs w:val="20"/>
              </w:rPr>
            </w:pPr>
            <w:r w:rsidRPr="00954B07">
              <w:rPr>
                <w:rFonts w:eastAsia="Times New Roman" w:cs="Times New Roman"/>
                <w:b w:val="0"/>
                <w:color w:val="000000"/>
                <w:sz w:val="20"/>
                <w:szCs w:val="20"/>
              </w:rPr>
              <w:t>Black</w:t>
            </w:r>
          </w:p>
        </w:tc>
        <w:tc>
          <w:tcPr>
            <w:tcW w:w="1240" w:type="dxa"/>
            <w:noWrap/>
            <w:hideMark/>
          </w:tcPr>
          <w:p w14:paraId="1E8ABC6A"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2,690</w:t>
            </w:r>
          </w:p>
        </w:tc>
        <w:tc>
          <w:tcPr>
            <w:tcW w:w="1160" w:type="dxa"/>
            <w:noWrap/>
            <w:hideMark/>
          </w:tcPr>
          <w:p w14:paraId="4B6AE43B"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200</w:t>
            </w:r>
          </w:p>
        </w:tc>
        <w:tc>
          <w:tcPr>
            <w:tcW w:w="1400" w:type="dxa"/>
            <w:noWrap/>
            <w:hideMark/>
          </w:tcPr>
          <w:p w14:paraId="5EC28E56"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13.5</w:t>
            </w:r>
          </w:p>
        </w:tc>
        <w:tc>
          <w:tcPr>
            <w:tcW w:w="1340" w:type="dxa"/>
            <w:noWrap/>
            <w:hideMark/>
          </w:tcPr>
          <w:p w14:paraId="68DB7073"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34%</w:t>
            </w:r>
          </w:p>
        </w:tc>
        <w:tc>
          <w:tcPr>
            <w:tcW w:w="1020" w:type="dxa"/>
            <w:noWrap/>
            <w:hideMark/>
          </w:tcPr>
          <w:p w14:paraId="4575EB9B"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0.69</w:t>
            </w:r>
          </w:p>
        </w:tc>
        <w:tc>
          <w:tcPr>
            <w:tcW w:w="1020" w:type="dxa"/>
            <w:noWrap/>
            <w:hideMark/>
          </w:tcPr>
          <w:p w14:paraId="57DC6E80"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1.78</w:t>
            </w:r>
          </w:p>
        </w:tc>
      </w:tr>
      <w:tr w:rsidR="00EB53C5" w:rsidRPr="00954B07" w14:paraId="7D4E02A4" w14:textId="77777777" w:rsidTr="004E1E1F">
        <w:trPr>
          <w:trHeight w:val="292"/>
        </w:trPr>
        <w:tc>
          <w:tcPr>
            <w:cnfStyle w:val="001000000000" w:firstRow="0" w:lastRow="0" w:firstColumn="1" w:lastColumn="0" w:oddVBand="0" w:evenVBand="0" w:oddHBand="0" w:evenHBand="0" w:firstRowFirstColumn="0" w:firstRowLastColumn="0" w:lastRowFirstColumn="0" w:lastRowLastColumn="0"/>
            <w:tcW w:w="1420" w:type="dxa"/>
            <w:noWrap/>
            <w:hideMark/>
          </w:tcPr>
          <w:p w14:paraId="053A5E7E" w14:textId="77777777" w:rsidR="00EB53C5" w:rsidRPr="00954B07" w:rsidRDefault="00EB53C5" w:rsidP="004E1E1F">
            <w:pPr>
              <w:spacing w:after="0" w:line="240" w:lineRule="auto"/>
              <w:rPr>
                <w:rFonts w:eastAsia="Times New Roman" w:cs="Times New Roman"/>
                <w:b w:val="0"/>
                <w:color w:val="000000"/>
                <w:sz w:val="20"/>
                <w:szCs w:val="20"/>
              </w:rPr>
            </w:pPr>
            <w:r w:rsidRPr="00954B07">
              <w:rPr>
                <w:rFonts w:eastAsia="Times New Roman" w:cs="Times New Roman"/>
                <w:b w:val="0"/>
                <w:color w:val="000000"/>
                <w:sz w:val="20"/>
                <w:szCs w:val="20"/>
              </w:rPr>
              <w:t>Hispanic</w:t>
            </w:r>
          </w:p>
        </w:tc>
        <w:tc>
          <w:tcPr>
            <w:tcW w:w="1240" w:type="dxa"/>
            <w:noWrap/>
            <w:hideMark/>
          </w:tcPr>
          <w:p w14:paraId="2B47BEC6"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4,013</w:t>
            </w:r>
          </w:p>
        </w:tc>
        <w:tc>
          <w:tcPr>
            <w:tcW w:w="1160" w:type="dxa"/>
            <w:noWrap/>
            <w:hideMark/>
          </w:tcPr>
          <w:p w14:paraId="7A6E71D7"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292</w:t>
            </w:r>
          </w:p>
        </w:tc>
        <w:tc>
          <w:tcPr>
            <w:tcW w:w="1400" w:type="dxa"/>
            <w:noWrap/>
            <w:hideMark/>
          </w:tcPr>
          <w:p w14:paraId="7A1242FB"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13.7</w:t>
            </w:r>
          </w:p>
        </w:tc>
        <w:tc>
          <w:tcPr>
            <w:tcW w:w="1340" w:type="dxa"/>
            <w:noWrap/>
            <w:hideMark/>
          </w:tcPr>
          <w:p w14:paraId="29A09D62"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50%</w:t>
            </w:r>
          </w:p>
        </w:tc>
        <w:tc>
          <w:tcPr>
            <w:tcW w:w="1020" w:type="dxa"/>
            <w:noWrap/>
            <w:hideMark/>
          </w:tcPr>
          <w:p w14:paraId="11C2785E"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1.04</w:t>
            </w:r>
          </w:p>
        </w:tc>
        <w:tc>
          <w:tcPr>
            <w:tcW w:w="1020" w:type="dxa"/>
            <w:noWrap/>
            <w:hideMark/>
          </w:tcPr>
          <w:p w14:paraId="6C9077BA"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2.18</w:t>
            </w:r>
          </w:p>
        </w:tc>
      </w:tr>
      <w:tr w:rsidR="00EB53C5" w:rsidRPr="00954B07" w14:paraId="102E5D55" w14:textId="77777777" w:rsidTr="004E1E1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420" w:type="dxa"/>
            <w:noWrap/>
            <w:hideMark/>
          </w:tcPr>
          <w:p w14:paraId="34C85952" w14:textId="77777777" w:rsidR="00EB53C5" w:rsidRPr="00954B07" w:rsidRDefault="00EB53C5" w:rsidP="004E1E1F">
            <w:pPr>
              <w:spacing w:after="0" w:line="240" w:lineRule="auto"/>
              <w:rPr>
                <w:rFonts w:eastAsia="Times New Roman" w:cs="Times New Roman"/>
                <w:b w:val="0"/>
                <w:color w:val="000000"/>
                <w:sz w:val="20"/>
                <w:szCs w:val="20"/>
              </w:rPr>
            </w:pPr>
            <w:r w:rsidRPr="00954B07">
              <w:rPr>
                <w:rFonts w:eastAsia="Times New Roman" w:cs="Times New Roman"/>
                <w:b w:val="0"/>
                <w:color w:val="000000"/>
                <w:sz w:val="20"/>
                <w:szCs w:val="20"/>
              </w:rPr>
              <w:t>Other</w:t>
            </w:r>
          </w:p>
        </w:tc>
        <w:tc>
          <w:tcPr>
            <w:tcW w:w="1240" w:type="dxa"/>
            <w:noWrap/>
            <w:hideMark/>
          </w:tcPr>
          <w:p w14:paraId="05176F7E"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3,801</w:t>
            </w:r>
          </w:p>
        </w:tc>
        <w:tc>
          <w:tcPr>
            <w:tcW w:w="1160" w:type="dxa"/>
            <w:noWrap/>
            <w:hideMark/>
          </w:tcPr>
          <w:p w14:paraId="6F1CD9EF"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270</w:t>
            </w:r>
          </w:p>
        </w:tc>
        <w:tc>
          <w:tcPr>
            <w:tcW w:w="1400" w:type="dxa"/>
            <w:noWrap/>
            <w:hideMark/>
          </w:tcPr>
          <w:p w14:paraId="40E1A9A0"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14.1</w:t>
            </w:r>
          </w:p>
        </w:tc>
        <w:tc>
          <w:tcPr>
            <w:tcW w:w="1340" w:type="dxa"/>
            <w:noWrap/>
            <w:hideMark/>
          </w:tcPr>
          <w:p w14:paraId="2C352615"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41%</w:t>
            </w:r>
          </w:p>
        </w:tc>
        <w:tc>
          <w:tcPr>
            <w:tcW w:w="1020" w:type="dxa"/>
            <w:noWrap/>
            <w:hideMark/>
          </w:tcPr>
          <w:p w14:paraId="0E02CDFF"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0.71</w:t>
            </w:r>
          </w:p>
        </w:tc>
        <w:tc>
          <w:tcPr>
            <w:tcW w:w="1020" w:type="dxa"/>
            <w:noWrap/>
            <w:hideMark/>
          </w:tcPr>
          <w:p w14:paraId="1CA5655D"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2.11</w:t>
            </w:r>
          </w:p>
        </w:tc>
      </w:tr>
      <w:tr w:rsidR="00EB53C5" w:rsidRPr="00954B07" w14:paraId="7F342171" w14:textId="77777777" w:rsidTr="004E1E1F">
        <w:trPr>
          <w:trHeight w:val="292"/>
        </w:trPr>
        <w:tc>
          <w:tcPr>
            <w:cnfStyle w:val="001000000000" w:firstRow="0" w:lastRow="0" w:firstColumn="1" w:lastColumn="0" w:oddVBand="0" w:evenVBand="0" w:oddHBand="0" w:evenHBand="0" w:firstRowFirstColumn="0" w:firstRowLastColumn="0" w:lastRowFirstColumn="0" w:lastRowLastColumn="0"/>
            <w:tcW w:w="1420" w:type="dxa"/>
            <w:noWrap/>
            <w:hideMark/>
          </w:tcPr>
          <w:p w14:paraId="5DBF305D" w14:textId="77777777" w:rsidR="00EB53C5" w:rsidRPr="00954B07" w:rsidRDefault="00EB53C5" w:rsidP="004E1E1F">
            <w:pPr>
              <w:spacing w:after="0" w:line="240" w:lineRule="auto"/>
              <w:jc w:val="right"/>
              <w:rPr>
                <w:rFonts w:eastAsia="Times New Roman" w:cs="Times New Roman"/>
                <w:b w:val="0"/>
                <w:color w:val="000000"/>
                <w:sz w:val="20"/>
                <w:szCs w:val="20"/>
              </w:rPr>
            </w:pPr>
          </w:p>
        </w:tc>
        <w:tc>
          <w:tcPr>
            <w:tcW w:w="7180" w:type="dxa"/>
            <w:gridSpan w:val="6"/>
            <w:noWrap/>
            <w:hideMark/>
          </w:tcPr>
          <w:p w14:paraId="0AAF3941" w14:textId="77777777" w:rsidR="00EB53C5" w:rsidRPr="005F323D" w:rsidRDefault="00EB53C5" w:rsidP="004E1E1F">
            <w:pPr>
              <w:pStyle w:val="ListParagraph"/>
              <w:numPr>
                <w:ilvl w:val="0"/>
                <w:numId w:val="21"/>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sz w:val="20"/>
                <w:szCs w:val="20"/>
              </w:rPr>
            </w:pPr>
            <w:r w:rsidRPr="005F323D">
              <w:rPr>
                <w:rFonts w:eastAsia="Times New Roman" w:cs="Times New Roman"/>
                <w:b/>
                <w:color w:val="000000"/>
                <w:sz w:val="20"/>
                <w:szCs w:val="20"/>
              </w:rPr>
              <w:t>Consumer units with children</w:t>
            </w:r>
          </w:p>
        </w:tc>
      </w:tr>
      <w:tr w:rsidR="00EB53C5" w:rsidRPr="00954B07" w14:paraId="0E79796D" w14:textId="77777777" w:rsidTr="004E1E1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420" w:type="dxa"/>
            <w:noWrap/>
            <w:hideMark/>
          </w:tcPr>
          <w:p w14:paraId="0DF3DA0D" w14:textId="77777777" w:rsidR="00EB53C5" w:rsidRPr="00954B07" w:rsidRDefault="00EB53C5" w:rsidP="004E1E1F">
            <w:pPr>
              <w:spacing w:after="0" w:line="240" w:lineRule="auto"/>
              <w:rPr>
                <w:rFonts w:eastAsia="Times New Roman" w:cs="Times New Roman"/>
                <w:b w:val="0"/>
                <w:color w:val="000000"/>
                <w:sz w:val="20"/>
                <w:szCs w:val="20"/>
              </w:rPr>
            </w:pPr>
            <w:r w:rsidRPr="00954B07">
              <w:rPr>
                <w:rFonts w:eastAsia="Times New Roman" w:cs="Times New Roman"/>
                <w:b w:val="0"/>
                <w:color w:val="000000"/>
                <w:sz w:val="20"/>
                <w:szCs w:val="20"/>
              </w:rPr>
              <w:t>White</w:t>
            </w:r>
          </w:p>
        </w:tc>
        <w:tc>
          <w:tcPr>
            <w:tcW w:w="1240" w:type="dxa"/>
            <w:noWrap/>
            <w:hideMark/>
          </w:tcPr>
          <w:p w14:paraId="5F00CAB6"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5,391</w:t>
            </w:r>
          </w:p>
        </w:tc>
        <w:tc>
          <w:tcPr>
            <w:tcW w:w="1160" w:type="dxa"/>
            <w:noWrap/>
            <w:hideMark/>
          </w:tcPr>
          <w:p w14:paraId="3C6D857A"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399</w:t>
            </w:r>
          </w:p>
        </w:tc>
        <w:tc>
          <w:tcPr>
            <w:tcW w:w="1400" w:type="dxa"/>
            <w:noWrap/>
            <w:hideMark/>
          </w:tcPr>
          <w:p w14:paraId="50A67F99"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13.5</w:t>
            </w:r>
          </w:p>
        </w:tc>
        <w:tc>
          <w:tcPr>
            <w:tcW w:w="1340" w:type="dxa"/>
            <w:noWrap/>
            <w:hideMark/>
          </w:tcPr>
          <w:p w14:paraId="1E79E81A"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1020" w:type="dxa"/>
            <w:noWrap/>
            <w:hideMark/>
          </w:tcPr>
          <w:p w14:paraId="45C9E6EA"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1.87</w:t>
            </w:r>
          </w:p>
        </w:tc>
        <w:tc>
          <w:tcPr>
            <w:tcW w:w="1020" w:type="dxa"/>
            <w:noWrap/>
            <w:hideMark/>
          </w:tcPr>
          <w:p w14:paraId="6DAC850F"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2.14</w:t>
            </w:r>
          </w:p>
        </w:tc>
      </w:tr>
      <w:tr w:rsidR="00EB53C5" w:rsidRPr="00954B07" w14:paraId="682C0D0C" w14:textId="77777777" w:rsidTr="004E1E1F">
        <w:trPr>
          <w:trHeight w:val="292"/>
        </w:trPr>
        <w:tc>
          <w:tcPr>
            <w:cnfStyle w:val="001000000000" w:firstRow="0" w:lastRow="0" w:firstColumn="1" w:lastColumn="0" w:oddVBand="0" w:evenVBand="0" w:oddHBand="0" w:evenHBand="0" w:firstRowFirstColumn="0" w:firstRowLastColumn="0" w:lastRowFirstColumn="0" w:lastRowLastColumn="0"/>
            <w:tcW w:w="1420" w:type="dxa"/>
            <w:noWrap/>
            <w:hideMark/>
          </w:tcPr>
          <w:p w14:paraId="65341081" w14:textId="77777777" w:rsidR="00EB53C5" w:rsidRPr="00954B07" w:rsidRDefault="00EB53C5" w:rsidP="004E1E1F">
            <w:pPr>
              <w:spacing w:after="0" w:line="240" w:lineRule="auto"/>
              <w:rPr>
                <w:rFonts w:eastAsia="Times New Roman" w:cs="Times New Roman"/>
                <w:b w:val="0"/>
                <w:color w:val="000000"/>
                <w:sz w:val="20"/>
                <w:szCs w:val="20"/>
              </w:rPr>
            </w:pPr>
            <w:r w:rsidRPr="00954B07">
              <w:rPr>
                <w:rFonts w:eastAsia="Times New Roman" w:cs="Times New Roman"/>
                <w:b w:val="0"/>
                <w:color w:val="000000"/>
                <w:sz w:val="20"/>
                <w:szCs w:val="20"/>
              </w:rPr>
              <w:t>Black</w:t>
            </w:r>
          </w:p>
        </w:tc>
        <w:tc>
          <w:tcPr>
            <w:tcW w:w="1240" w:type="dxa"/>
            <w:noWrap/>
            <w:hideMark/>
          </w:tcPr>
          <w:p w14:paraId="196A10C3"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4,835</w:t>
            </w:r>
          </w:p>
        </w:tc>
        <w:tc>
          <w:tcPr>
            <w:tcW w:w="1160" w:type="dxa"/>
            <w:noWrap/>
            <w:hideMark/>
          </w:tcPr>
          <w:p w14:paraId="1511D1E6"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354</w:t>
            </w:r>
          </w:p>
        </w:tc>
        <w:tc>
          <w:tcPr>
            <w:tcW w:w="1400" w:type="dxa"/>
            <w:noWrap/>
            <w:hideMark/>
          </w:tcPr>
          <w:p w14:paraId="67AE1BDA"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13.7</w:t>
            </w:r>
          </w:p>
        </w:tc>
        <w:tc>
          <w:tcPr>
            <w:tcW w:w="1340" w:type="dxa"/>
            <w:noWrap/>
            <w:hideMark/>
          </w:tcPr>
          <w:p w14:paraId="1D6F55FC"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1020" w:type="dxa"/>
            <w:noWrap/>
            <w:hideMark/>
          </w:tcPr>
          <w:p w14:paraId="53426B94"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2.04</w:t>
            </w:r>
          </w:p>
        </w:tc>
        <w:tc>
          <w:tcPr>
            <w:tcW w:w="1020" w:type="dxa"/>
            <w:noWrap/>
            <w:hideMark/>
          </w:tcPr>
          <w:p w14:paraId="3625EE19"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1.97</w:t>
            </w:r>
          </w:p>
        </w:tc>
      </w:tr>
      <w:tr w:rsidR="00EB53C5" w:rsidRPr="00954B07" w14:paraId="0150D5FB" w14:textId="77777777" w:rsidTr="004E1E1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420" w:type="dxa"/>
            <w:noWrap/>
            <w:hideMark/>
          </w:tcPr>
          <w:p w14:paraId="7CFD68A3" w14:textId="77777777" w:rsidR="00EB53C5" w:rsidRPr="00954B07" w:rsidRDefault="00EB53C5" w:rsidP="004E1E1F">
            <w:pPr>
              <w:spacing w:after="0" w:line="240" w:lineRule="auto"/>
              <w:rPr>
                <w:rFonts w:eastAsia="Times New Roman" w:cs="Times New Roman"/>
                <w:b w:val="0"/>
                <w:color w:val="000000"/>
                <w:sz w:val="20"/>
                <w:szCs w:val="20"/>
              </w:rPr>
            </w:pPr>
            <w:r w:rsidRPr="00954B07">
              <w:rPr>
                <w:rFonts w:eastAsia="Times New Roman" w:cs="Times New Roman"/>
                <w:b w:val="0"/>
                <w:color w:val="000000"/>
                <w:sz w:val="20"/>
                <w:szCs w:val="20"/>
              </w:rPr>
              <w:t>Hispanic</w:t>
            </w:r>
          </w:p>
        </w:tc>
        <w:tc>
          <w:tcPr>
            <w:tcW w:w="1240" w:type="dxa"/>
            <w:noWrap/>
            <w:hideMark/>
          </w:tcPr>
          <w:p w14:paraId="20A428E8"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5,783</w:t>
            </w:r>
          </w:p>
        </w:tc>
        <w:tc>
          <w:tcPr>
            <w:tcW w:w="1160" w:type="dxa"/>
            <w:noWrap/>
            <w:hideMark/>
          </w:tcPr>
          <w:p w14:paraId="54C21124"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418</w:t>
            </w:r>
          </w:p>
        </w:tc>
        <w:tc>
          <w:tcPr>
            <w:tcW w:w="1400" w:type="dxa"/>
            <w:noWrap/>
            <w:hideMark/>
          </w:tcPr>
          <w:p w14:paraId="34186925"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13.8</w:t>
            </w:r>
          </w:p>
        </w:tc>
        <w:tc>
          <w:tcPr>
            <w:tcW w:w="1340" w:type="dxa"/>
            <w:noWrap/>
            <w:hideMark/>
          </w:tcPr>
          <w:p w14:paraId="27868CD4"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1020" w:type="dxa"/>
            <w:noWrap/>
            <w:hideMark/>
          </w:tcPr>
          <w:p w14:paraId="6FD5796E"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2.09</w:t>
            </w:r>
          </w:p>
        </w:tc>
        <w:tc>
          <w:tcPr>
            <w:tcW w:w="1020" w:type="dxa"/>
            <w:noWrap/>
            <w:hideMark/>
          </w:tcPr>
          <w:p w14:paraId="6BA057AF"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2.37</w:t>
            </w:r>
          </w:p>
        </w:tc>
      </w:tr>
      <w:tr w:rsidR="00EB53C5" w:rsidRPr="00954B07" w14:paraId="00207D4E" w14:textId="77777777" w:rsidTr="004E1E1F">
        <w:trPr>
          <w:trHeight w:val="292"/>
        </w:trPr>
        <w:tc>
          <w:tcPr>
            <w:cnfStyle w:val="001000000000" w:firstRow="0" w:lastRow="0" w:firstColumn="1" w:lastColumn="0" w:oddVBand="0" w:evenVBand="0" w:oddHBand="0" w:evenHBand="0" w:firstRowFirstColumn="0" w:firstRowLastColumn="0" w:lastRowFirstColumn="0" w:lastRowLastColumn="0"/>
            <w:tcW w:w="1420" w:type="dxa"/>
            <w:noWrap/>
            <w:hideMark/>
          </w:tcPr>
          <w:p w14:paraId="152DA5F9" w14:textId="77777777" w:rsidR="00EB53C5" w:rsidRPr="00954B07" w:rsidRDefault="00EB53C5" w:rsidP="004E1E1F">
            <w:pPr>
              <w:spacing w:after="0" w:line="240" w:lineRule="auto"/>
              <w:rPr>
                <w:rFonts w:eastAsia="Times New Roman" w:cs="Times New Roman"/>
                <w:b w:val="0"/>
                <w:color w:val="000000"/>
                <w:sz w:val="20"/>
                <w:szCs w:val="20"/>
              </w:rPr>
            </w:pPr>
            <w:r w:rsidRPr="00954B07">
              <w:rPr>
                <w:rFonts w:eastAsia="Times New Roman" w:cs="Times New Roman"/>
                <w:b w:val="0"/>
                <w:color w:val="000000"/>
                <w:sz w:val="20"/>
                <w:szCs w:val="20"/>
              </w:rPr>
              <w:t>Other</w:t>
            </w:r>
          </w:p>
        </w:tc>
        <w:tc>
          <w:tcPr>
            <w:tcW w:w="1240" w:type="dxa"/>
            <w:noWrap/>
            <w:hideMark/>
          </w:tcPr>
          <w:p w14:paraId="1345063F"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5,875</w:t>
            </w:r>
          </w:p>
        </w:tc>
        <w:tc>
          <w:tcPr>
            <w:tcW w:w="1160" w:type="dxa"/>
            <w:noWrap/>
            <w:hideMark/>
          </w:tcPr>
          <w:p w14:paraId="5A0D541F"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412</w:t>
            </w:r>
          </w:p>
        </w:tc>
        <w:tc>
          <w:tcPr>
            <w:tcW w:w="1400" w:type="dxa"/>
            <w:noWrap/>
            <w:hideMark/>
          </w:tcPr>
          <w:p w14:paraId="4C61186B"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14.3</w:t>
            </w:r>
          </w:p>
        </w:tc>
        <w:tc>
          <w:tcPr>
            <w:tcW w:w="1340" w:type="dxa"/>
            <w:noWrap/>
            <w:hideMark/>
          </w:tcPr>
          <w:p w14:paraId="43F29949"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1020" w:type="dxa"/>
            <w:noWrap/>
            <w:hideMark/>
          </w:tcPr>
          <w:p w14:paraId="4CEF6C3F"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1.71</w:t>
            </w:r>
          </w:p>
        </w:tc>
        <w:tc>
          <w:tcPr>
            <w:tcW w:w="1020" w:type="dxa"/>
            <w:noWrap/>
            <w:hideMark/>
          </w:tcPr>
          <w:p w14:paraId="181887DA"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2.31</w:t>
            </w:r>
          </w:p>
        </w:tc>
      </w:tr>
    </w:tbl>
    <w:p w14:paraId="7973DB45" w14:textId="40AA2B0C" w:rsidR="00EB53C5" w:rsidRDefault="00EB53C5" w:rsidP="00EB53C5">
      <w:pPr>
        <w:spacing w:line="240" w:lineRule="auto"/>
      </w:pPr>
      <w:r w:rsidRPr="00B83907">
        <w:rPr>
          <w:i/>
          <w:sz w:val="20"/>
        </w:rPr>
        <w:t>Note</w:t>
      </w:r>
      <w:r w:rsidRPr="00B83907">
        <w:rPr>
          <w:sz w:val="20"/>
        </w:rPr>
        <w:t xml:space="preserve">: </w:t>
      </w:r>
      <w:r>
        <w:rPr>
          <w:sz w:val="20"/>
        </w:rPr>
        <w:t>Household production</w:t>
      </w:r>
      <w:r w:rsidRPr="00B83907">
        <w:rPr>
          <w:sz w:val="20"/>
        </w:rPr>
        <w:t xml:space="preserve"> includes supervisory childcare and nonmarket help received from outside the household, and valuation is performed according to specialist wages.</w:t>
      </w:r>
      <w:r>
        <w:rPr>
          <w:sz w:val="20"/>
        </w:rPr>
        <w:t xml:space="preserve"> The implicit unit value is obtained by dividing the value of household production by the hou</w:t>
      </w:r>
      <w:r w:rsidR="004544E3">
        <w:rPr>
          <w:sz w:val="20"/>
        </w:rPr>
        <w:t>sehold production hours</w:t>
      </w:r>
      <w:r>
        <w:rPr>
          <w:sz w:val="20"/>
        </w:rPr>
        <w:t xml:space="preserve">. Consumer units are assigned to racial groups based on the racial group of the household reference person. See </w:t>
      </w:r>
      <w:r w:rsidR="004544E3">
        <w:rPr>
          <w:sz w:val="20"/>
        </w:rPr>
        <w:t xml:space="preserve">the </w:t>
      </w:r>
      <w:r>
        <w:rPr>
          <w:sz w:val="20"/>
        </w:rPr>
        <w:t>text above the table for the definition of the groups.</w:t>
      </w:r>
    </w:p>
    <w:p w14:paraId="56B8B69C" w14:textId="77777777" w:rsidR="00A4153B" w:rsidRDefault="00A4153B" w:rsidP="00EB53C5"/>
    <w:p w14:paraId="6CAFE046" w14:textId="34D1FF06" w:rsidR="00EB53C5" w:rsidRDefault="004544E3" w:rsidP="00EB53C5">
      <w:r>
        <w:t>The a</w:t>
      </w:r>
      <w:r w:rsidR="00EB53C5">
        <w:t>verage monthly value of home production was the highest for Hispanic consumer units (</w:t>
      </w:r>
      <w:r w:rsidR="00EB53C5">
        <w:fldChar w:fldCharType="begin"/>
      </w:r>
      <w:r w:rsidR="00EB53C5">
        <w:instrText xml:space="preserve"> REF _Ref131507569 \h </w:instrText>
      </w:r>
      <w:r w:rsidR="00EB53C5">
        <w:fldChar w:fldCharType="separate"/>
      </w:r>
      <w:r w:rsidR="002A3E69">
        <w:t xml:space="preserve">Table </w:t>
      </w:r>
      <w:r w:rsidR="002A3E69">
        <w:rPr>
          <w:noProof/>
        </w:rPr>
        <w:t>5</w:t>
      </w:r>
      <w:r w:rsidR="002A3E69">
        <w:noBreakHyphen/>
      </w:r>
      <w:r w:rsidR="002A3E69">
        <w:rPr>
          <w:noProof/>
        </w:rPr>
        <w:t>2</w:t>
      </w:r>
      <w:r w:rsidR="00EB53C5">
        <w:fldChar w:fldCharType="end"/>
      </w:r>
      <w:r w:rsidR="00EB53C5">
        <w:t xml:space="preserve"> Panel A, above). The </w:t>
      </w:r>
      <w:r>
        <w:t>Hispanic value was 46 percent higher than</w:t>
      </w:r>
      <w:r w:rsidR="00EB53C5">
        <w:t xml:space="preserve"> the average value for White households. An almost similar proportionate difference between the two groups exists in the average hours of home production</w:t>
      </w:r>
      <w:r>
        <w:t>. This suggests</w:t>
      </w:r>
      <w:r w:rsidR="00EB53C5">
        <w:t xml:space="preserve"> that the difference in the volume, rather than the implicit unit value of home production,</w:t>
      </w:r>
      <w:r w:rsidR="00EB53C5">
        <w:rPr>
          <w:rStyle w:val="FootnoteReference"/>
        </w:rPr>
        <w:footnoteReference w:id="63"/>
      </w:r>
      <w:r w:rsidR="00EB53C5">
        <w:t xml:space="preserve"> is the main driver behind the intergroup gap. Proximate factors related to the higher average hours for Hispanic consumer units are presented in the last three columns of the table. Half of all Hispanic households have children compared to only a quarter of White households. </w:t>
      </w:r>
      <w:r>
        <w:t xml:space="preserve">The average number of children is about 2.4 times more in Hispanic than White </w:t>
      </w:r>
      <w:r w:rsidR="00A4153B">
        <w:t>h</w:t>
      </w:r>
      <w:r>
        <w:t>ouseholds (1.04 vs. 0.44), and</w:t>
      </w:r>
      <w:r w:rsidR="00EB53C5">
        <w:t xml:space="preserve"> the average number of adults </w:t>
      </w:r>
      <w:r w:rsidR="0051115C">
        <w:t xml:space="preserve">is also larger </w:t>
      </w:r>
      <w:r w:rsidR="00EB53C5">
        <w:t>(2.18 vs. 1.82), although the gap here is smaller, as we would expect.</w:t>
      </w:r>
    </w:p>
    <w:p w14:paraId="323BCF8C" w14:textId="7731517C" w:rsidR="00EB53C5" w:rsidRDefault="00EB53C5" w:rsidP="00EB53C5">
      <w:r>
        <w:t xml:space="preserve">Turning to the other groups, we observe almost no difference between Blacks and Whites </w:t>
      </w:r>
      <w:r w:rsidR="004544E3">
        <w:t>regarding</w:t>
      </w:r>
      <w:r>
        <w:t xml:space="preserve"> </w:t>
      </w:r>
      <w:r w:rsidR="004544E3">
        <w:t xml:space="preserve">the </w:t>
      </w:r>
      <w:r>
        <w:t xml:space="preserve">average monthly value of household production. </w:t>
      </w:r>
      <w:r w:rsidR="004544E3">
        <w:t>However, t</w:t>
      </w:r>
      <w:r>
        <w:t>he share of households with children is higher for Blacks than Whites (34 percent vs</w:t>
      </w:r>
      <w:r w:rsidR="004544E3">
        <w:t>.</w:t>
      </w:r>
      <w:r>
        <w:t xml:space="preserve"> 24 percent)</w:t>
      </w:r>
      <w:r w:rsidR="004544E3">
        <w:t>,</w:t>
      </w:r>
      <w:r>
        <w:t xml:space="preserve"> and the average number of children is also greater for Blacks (0.69 vs</w:t>
      </w:r>
      <w:r w:rsidR="004544E3">
        <w:t>.</w:t>
      </w:r>
      <w:r>
        <w:t xml:space="preserve"> 0.44). These factors should push Blacks’ average hours of home production above that </w:t>
      </w:r>
      <w:r w:rsidR="004544E3">
        <w:t>of</w:t>
      </w:r>
      <w:r>
        <w:t xml:space="preserve"> </w:t>
      </w:r>
      <w:r>
        <w:lastRenderedPageBreak/>
        <w:t xml:space="preserve">Whites. </w:t>
      </w:r>
      <w:r w:rsidR="004544E3">
        <w:t>But</w:t>
      </w:r>
      <w:r>
        <w:t>, the average number of adults is lowest among Black consumer units (1.78)</w:t>
      </w:r>
      <w:r w:rsidR="004544E3">
        <w:t>,</w:t>
      </w:r>
      <w:r>
        <w:t xml:space="preserve"> and this may help explain, at least partially, why their average hours are virtually the same as Whites</w:t>
      </w:r>
      <w:r w:rsidR="008B0014">
        <w:t>’</w:t>
      </w:r>
      <w:r>
        <w:t xml:space="preserve">. </w:t>
      </w:r>
    </w:p>
    <w:p w14:paraId="3B95F9EA" w14:textId="1A984C70" w:rsidR="00EB53C5" w:rsidRDefault="00EB53C5" w:rsidP="00EB53C5">
      <w:r>
        <w:t>The same factor</w:t>
      </w:r>
      <w:r w:rsidR="00A4153B">
        <w:t xml:space="preserve"> (</w:t>
      </w:r>
      <w:r>
        <w:t>i.e., the difference in the number of adults</w:t>
      </w:r>
      <w:r w:rsidR="00A4153B">
        <w:t>)</w:t>
      </w:r>
      <w:r>
        <w:t xml:space="preserve"> also probably contributed to the gap between Blacks and Others. Though the average number of children is similar for the two groups (0.69 and 0.71), the number of adults is notably higher for Others (2.11 vs 1.78). Th</w:t>
      </w:r>
      <w:r w:rsidR="004544E3">
        <w:t xml:space="preserve">e higher number of adults and the greater prevalence of households with children </w:t>
      </w:r>
      <w:r w:rsidR="009516BF">
        <w:t xml:space="preserve">compared with </w:t>
      </w:r>
      <w:r w:rsidR="004544E3">
        <w:t>Blacks (41 vs. 34 percent) help us understand why, despite</w:t>
      </w:r>
      <w:r>
        <w:t xml:space="preserve"> having </w:t>
      </w:r>
      <w:r w:rsidR="004544E3">
        <w:t xml:space="preserve">a </w:t>
      </w:r>
      <w:r>
        <w:t xml:space="preserve">similar average number of children, the average hours of Others are closer to </w:t>
      </w:r>
      <w:r w:rsidR="0051115C">
        <w:t xml:space="preserve">those </w:t>
      </w:r>
      <w:r>
        <w:t xml:space="preserve">of Hispanics than Blacks. </w:t>
      </w:r>
      <w:r w:rsidR="004544E3">
        <w:t>However, the average value of home production between Hispanics and Others shows</w:t>
      </w:r>
      <w:r>
        <w:t xml:space="preserve"> a smaller gap than average hours because the implicit unit value of household production is highest for Others among the groups.</w:t>
      </w:r>
    </w:p>
    <w:p w14:paraId="03A14780" w14:textId="33B6A2D9" w:rsidR="00EB53C5" w:rsidRDefault="00EB53C5" w:rsidP="00EB53C5">
      <w:r>
        <w:t xml:space="preserve">We find that racial differences in the monthly average hours of home production are </w:t>
      </w:r>
      <w:r w:rsidR="004544E3">
        <w:t>notably</w:t>
      </w:r>
      <w:r>
        <w:t xml:space="preserve"> </w:t>
      </w:r>
      <w:r w:rsidR="004544E3">
        <w:t>less</w:t>
      </w:r>
      <w:r>
        <w:t xml:space="preserve"> when we consider only consumer units with children (</w:t>
      </w:r>
      <w:r>
        <w:fldChar w:fldCharType="begin"/>
      </w:r>
      <w:r>
        <w:instrText xml:space="preserve"> REF _Ref131507569 \h </w:instrText>
      </w:r>
      <w:r>
        <w:fldChar w:fldCharType="separate"/>
      </w:r>
      <w:r w:rsidR="002A3E69">
        <w:t xml:space="preserve">Table </w:t>
      </w:r>
      <w:r w:rsidR="002A3E69">
        <w:rPr>
          <w:noProof/>
        </w:rPr>
        <w:t>5</w:t>
      </w:r>
      <w:r w:rsidR="002A3E69">
        <w:noBreakHyphen/>
      </w:r>
      <w:r w:rsidR="002A3E69">
        <w:rPr>
          <w:noProof/>
        </w:rPr>
        <w:t>2</w:t>
      </w:r>
      <w:r>
        <w:fldChar w:fldCharType="end"/>
      </w:r>
      <w:r>
        <w:t xml:space="preserve"> Panel B, above). Clearly, the principal factor here is the drastically narrow range of differentials in the average number of children. Blacks continue to register the lowest average amount of time spent on household production, probably </w:t>
      </w:r>
      <w:r w:rsidR="006518A5">
        <w:t>because</w:t>
      </w:r>
      <w:r>
        <w:t xml:space="preserve"> they have the lowest average number of adults</w:t>
      </w:r>
      <w:r w:rsidR="00A03E7D">
        <w:t xml:space="preserve"> at 1.97</w:t>
      </w:r>
      <w:r>
        <w:t xml:space="preserve">, below the 2-adult benchmark. Perhaps as a consequence, White consumer units with 2.14 adults per household are found to have higher average monthly hours even though their average number of children is lower than that of Blacks (1.87 vs. 2.04). </w:t>
      </w:r>
    </w:p>
    <w:p w14:paraId="5D40A389" w14:textId="5FB92486" w:rsidR="00EB53C5" w:rsidRDefault="00EB53C5" w:rsidP="00EB53C5">
      <w:r>
        <w:t xml:space="preserve">The implications of incorporating home production for the picture of racial disparities in expenditures </w:t>
      </w:r>
      <w:r w:rsidR="00015F3B">
        <w:t>must also be considered</w:t>
      </w:r>
      <w:r>
        <w:t>. Given the decisive influence of the presence of children, we examined the di</w:t>
      </w:r>
      <w:r w:rsidR="00015F3B">
        <w:t>fferenc</w:t>
      </w:r>
      <w:r>
        <w:t xml:space="preserve">es </w:t>
      </w:r>
      <w:r w:rsidR="00015F3B">
        <w:t>among</w:t>
      </w:r>
      <w:r>
        <w:t xml:space="preserve"> all consumer units and, separately, for consumer units with children. We use White households as the base group so that the average </w:t>
      </w:r>
      <w:r w:rsidR="00015F3B">
        <w:t>expenditures</w:t>
      </w:r>
      <w:r>
        <w:t xml:space="preserve"> of consumer units in other racial groups are expressed as a ratio to the White household average. </w:t>
      </w:r>
    </w:p>
    <w:p w14:paraId="13CE94CA" w14:textId="4C238323" w:rsidR="00EB53C5" w:rsidRDefault="00EB53C5" w:rsidP="00EB53C5">
      <w:pPr>
        <w:pStyle w:val="Caption"/>
        <w:keepNext/>
      </w:pPr>
      <w:bookmarkStart w:id="131" w:name="_Toc158095581"/>
      <w:r>
        <w:lastRenderedPageBreak/>
        <w:t xml:space="preserve">Figure </w:t>
      </w:r>
      <w:fldSimple w:instr=" STYLEREF 1 \s ">
        <w:r w:rsidR="00083AB3">
          <w:rPr>
            <w:noProof/>
          </w:rPr>
          <w:t>5</w:t>
        </w:r>
      </w:fldSimple>
      <w:r w:rsidR="00083AB3">
        <w:noBreakHyphen/>
      </w:r>
      <w:fldSimple w:instr=" SEQ Figure \* ARABIC \s 1 ">
        <w:r w:rsidR="00083AB3">
          <w:rPr>
            <w:noProof/>
          </w:rPr>
          <w:t>3</w:t>
        </w:r>
      </w:fldSimple>
      <w:r>
        <w:t xml:space="preserve"> </w:t>
      </w:r>
      <w:r w:rsidRPr="00C21263">
        <w:t xml:space="preserve">Relative </w:t>
      </w:r>
      <w:r w:rsidR="008B0014">
        <w:t>a</w:t>
      </w:r>
      <w:r w:rsidR="009516BF" w:rsidRPr="00C21263">
        <w:t xml:space="preserve">verage </w:t>
      </w:r>
      <w:r w:rsidR="008B0014">
        <w:t>e</w:t>
      </w:r>
      <w:r w:rsidR="009516BF" w:rsidRPr="00C21263">
        <w:t xml:space="preserve">xpenditures </w:t>
      </w:r>
      <w:r w:rsidR="009516BF">
        <w:t>b</w:t>
      </w:r>
      <w:r w:rsidR="009516BF" w:rsidRPr="00C21263">
        <w:t xml:space="preserve">y </w:t>
      </w:r>
      <w:r w:rsidR="008B0014">
        <w:t>r</w:t>
      </w:r>
      <w:r w:rsidR="009516BF">
        <w:t>ace/</w:t>
      </w:r>
      <w:r w:rsidR="008B0014">
        <w:t>e</w:t>
      </w:r>
      <w:r w:rsidR="009516BF">
        <w:t>thnicity</w:t>
      </w:r>
      <w:r w:rsidR="009516BF" w:rsidRPr="00C21263">
        <w:t xml:space="preserve"> </w:t>
      </w:r>
      <w:r w:rsidR="009516BF">
        <w:t>of t</w:t>
      </w:r>
      <w:r w:rsidR="009516BF" w:rsidRPr="00C21263">
        <w:t xml:space="preserve">he </w:t>
      </w:r>
      <w:r w:rsidR="008B0014">
        <w:t>h</w:t>
      </w:r>
      <w:r w:rsidR="009516BF" w:rsidRPr="00C21263">
        <w:t xml:space="preserve">ousehold, </w:t>
      </w:r>
      <w:r w:rsidR="008B0014">
        <w:t>s</w:t>
      </w:r>
      <w:r w:rsidR="009516BF" w:rsidRPr="00C21263">
        <w:t xml:space="preserve">tandard </w:t>
      </w:r>
      <w:r w:rsidR="009516BF">
        <w:t>v</w:t>
      </w:r>
      <w:r w:rsidR="009516BF" w:rsidRPr="00C21263">
        <w:t xml:space="preserve">s. </w:t>
      </w:r>
      <w:r w:rsidR="008B0014">
        <w:t>a</w:t>
      </w:r>
      <w:r w:rsidR="009516BF" w:rsidRPr="00C21263">
        <w:t xml:space="preserve">ugmented </w:t>
      </w:r>
      <w:r w:rsidR="008B0014">
        <w:t>e</w:t>
      </w:r>
      <w:r w:rsidR="009516BF" w:rsidRPr="00C21263">
        <w:t xml:space="preserve">xpenditure </w:t>
      </w:r>
      <w:r w:rsidR="008B0014">
        <w:t>d</w:t>
      </w:r>
      <w:r w:rsidR="009516BF" w:rsidRPr="00C21263">
        <w:t>efinition, 2019</w:t>
      </w:r>
      <w:bookmarkEnd w:id="131"/>
    </w:p>
    <w:p w14:paraId="772ED0F0" w14:textId="72728971" w:rsidR="00EB53C5" w:rsidRDefault="00032E95" w:rsidP="00EB53C5">
      <w:pPr>
        <w:jc w:val="center"/>
      </w:pPr>
      <w:r>
        <w:rPr>
          <w:rFonts w:ascii="Arial" w:hAnsi="Arial" w:cs="Arial"/>
          <w:noProof/>
          <w:color w:val="000000"/>
          <w:sz w:val="20"/>
          <w:szCs w:val="20"/>
        </w:rPr>
        <w:drawing>
          <wp:inline distT="0" distB="0" distL="0" distR="0" wp14:anchorId="6060FD5B" wp14:editId="4072216C">
            <wp:extent cx="4877815" cy="3657600"/>
            <wp:effectExtent l="0" t="0" r="0" b="0"/>
            <wp:docPr id="35" name="Picture 35"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GPanel Procedur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77815" cy="3657600"/>
                    </a:xfrm>
                    <a:prstGeom prst="rect">
                      <a:avLst/>
                    </a:prstGeom>
                    <a:noFill/>
                    <a:ln>
                      <a:noFill/>
                    </a:ln>
                  </pic:spPr>
                </pic:pic>
              </a:graphicData>
            </a:graphic>
          </wp:inline>
        </w:drawing>
      </w:r>
    </w:p>
    <w:p w14:paraId="5A1272EF" w14:textId="3BD39B01" w:rsidR="00EB53C5" w:rsidRDefault="00EB53C5" w:rsidP="00EB53C5">
      <w:pPr>
        <w:spacing w:line="240" w:lineRule="auto"/>
        <w:rPr>
          <w:sz w:val="20"/>
        </w:rPr>
      </w:pPr>
      <w:r w:rsidRPr="00B83907">
        <w:rPr>
          <w:i/>
          <w:sz w:val="20"/>
        </w:rPr>
        <w:t>Note</w:t>
      </w:r>
      <w:r w:rsidRPr="00B83907">
        <w:rPr>
          <w:sz w:val="20"/>
        </w:rPr>
        <w:t xml:space="preserve">: Average expenditures are expressed as a ratio to the average expenditures of households with </w:t>
      </w:r>
      <w:r>
        <w:rPr>
          <w:sz w:val="20"/>
        </w:rPr>
        <w:t>a White household reference person</w:t>
      </w:r>
      <w:r w:rsidRPr="00B83907">
        <w:rPr>
          <w:sz w:val="20"/>
        </w:rPr>
        <w:t xml:space="preserve">. </w:t>
      </w:r>
      <w:r w:rsidRPr="009A67A5">
        <w:rPr>
          <w:sz w:val="20"/>
        </w:rPr>
        <w:t xml:space="preserve">The average for </w:t>
      </w:r>
      <w:r>
        <w:rPr>
          <w:sz w:val="20"/>
        </w:rPr>
        <w:t xml:space="preserve">White households without children </w:t>
      </w:r>
      <w:r w:rsidRPr="009A67A5">
        <w:rPr>
          <w:sz w:val="20"/>
        </w:rPr>
        <w:t>w</w:t>
      </w:r>
      <w:r w:rsidR="00015F3B">
        <w:rPr>
          <w:sz w:val="20"/>
        </w:rPr>
        <w:t>as</w:t>
      </w:r>
      <w:r w:rsidRPr="009A67A5">
        <w:rPr>
          <w:sz w:val="20"/>
        </w:rPr>
        <w:t xml:space="preserve"> equal to $</w:t>
      </w:r>
      <w:r>
        <w:rPr>
          <w:sz w:val="20"/>
        </w:rPr>
        <w:t>5,036</w:t>
      </w:r>
      <w:r w:rsidRPr="009A67A5">
        <w:rPr>
          <w:sz w:val="20"/>
        </w:rPr>
        <w:t xml:space="preserve"> and $</w:t>
      </w:r>
      <w:r>
        <w:rPr>
          <w:sz w:val="20"/>
        </w:rPr>
        <w:t>7,789</w:t>
      </w:r>
      <w:r w:rsidR="00015F3B">
        <w:rPr>
          <w:sz w:val="20"/>
        </w:rPr>
        <w:t xml:space="preserve"> for standard and augmented expenditures, respectively</w:t>
      </w:r>
      <w:r w:rsidRPr="009A67A5">
        <w:rPr>
          <w:sz w:val="20"/>
        </w:rPr>
        <w:t>.</w:t>
      </w:r>
      <w:r>
        <w:rPr>
          <w:sz w:val="20"/>
        </w:rPr>
        <w:t xml:space="preserve"> White </w:t>
      </w:r>
      <w:r w:rsidR="00015F3B">
        <w:rPr>
          <w:sz w:val="20"/>
        </w:rPr>
        <w:t>familie</w:t>
      </w:r>
      <w:r>
        <w:rPr>
          <w:sz w:val="20"/>
        </w:rPr>
        <w:t xml:space="preserve">s with children registered mean standard expenditures of $6,253 and mean augmented expenditures of $11,644. </w:t>
      </w:r>
      <w:r w:rsidRPr="00B83907">
        <w:rPr>
          <w:sz w:val="20"/>
        </w:rPr>
        <w:t xml:space="preserve">The </w:t>
      </w:r>
      <w:r w:rsidR="00015F3B">
        <w:rPr>
          <w:sz w:val="20"/>
        </w:rPr>
        <w:t>broa</w:t>
      </w:r>
      <w:r w:rsidRPr="00B83907">
        <w:rPr>
          <w:sz w:val="20"/>
        </w:rPr>
        <w:t>der bars show the ratios calculated with standard expenditures</w:t>
      </w:r>
      <w:r w:rsidR="00015F3B">
        <w:rPr>
          <w:sz w:val="20"/>
        </w:rPr>
        <w:t>,</w:t>
      </w:r>
      <w:r w:rsidRPr="00B83907">
        <w:rPr>
          <w:sz w:val="20"/>
        </w:rPr>
        <w:t xml:space="preserve"> and </w:t>
      </w:r>
      <w:r w:rsidR="00015F3B">
        <w:rPr>
          <w:sz w:val="20"/>
        </w:rPr>
        <w:t xml:space="preserve">the </w:t>
      </w:r>
      <w:r w:rsidRPr="00B83907">
        <w:rPr>
          <w:sz w:val="20"/>
        </w:rPr>
        <w:t>thinner bar</w:t>
      </w:r>
      <w:r w:rsidR="00015F3B">
        <w:rPr>
          <w:sz w:val="20"/>
        </w:rPr>
        <w:t xml:space="preserve">s </w:t>
      </w:r>
      <w:r w:rsidRPr="00B83907">
        <w:rPr>
          <w:sz w:val="20"/>
        </w:rPr>
        <w:t>indicate ratios associated with augmented expenditures (standard expenditures plus our preferred value of household production</w:t>
      </w:r>
      <w:r>
        <w:rPr>
          <w:sz w:val="20"/>
        </w:rPr>
        <w:t>)</w:t>
      </w:r>
      <w:r w:rsidRPr="00B83907">
        <w:rPr>
          <w:sz w:val="20"/>
        </w:rPr>
        <w:t>. The latter includes supervisory childcare and nonmarket help received from outside the household, and valuation is performed according to specialist wages.</w:t>
      </w:r>
    </w:p>
    <w:p w14:paraId="548EF045" w14:textId="77777777" w:rsidR="009516BF" w:rsidRDefault="009516BF" w:rsidP="00EB53C5"/>
    <w:p w14:paraId="5B15D0C3" w14:textId="43CC1826" w:rsidR="00EB53C5" w:rsidRDefault="00EB53C5" w:rsidP="00EB53C5">
      <w:r>
        <w:t>Perhaps the most surprising finding is the r</w:t>
      </w:r>
      <w:r w:rsidR="008F13A4">
        <w:t>anking reversal</w:t>
      </w:r>
      <w:r>
        <w:t xml:space="preserve"> between Whites and Hispanics when we </w:t>
      </w:r>
      <w:r w:rsidR="008F13A4">
        <w:t>examine</w:t>
      </w:r>
      <w:r>
        <w:t xml:space="preserve"> the whole sample</w:t>
      </w:r>
      <w:r w:rsidRPr="00CB436B">
        <w:t xml:space="preserve">. </w:t>
      </w:r>
      <w:r w:rsidR="008F13A4" w:rsidRPr="00CB436B">
        <w:t>In terms of standard expenditures, the average Hispanic value is about 20 percent lower than Whites; however</w:t>
      </w:r>
      <w:r w:rsidRPr="00CB436B">
        <w:t xml:space="preserve">, Hispanics are marginally better off than </w:t>
      </w:r>
      <w:r w:rsidR="008F13A4" w:rsidRPr="00CB436B">
        <w:t>W</w:t>
      </w:r>
      <w:r w:rsidRPr="00CB436B">
        <w:t xml:space="preserve">hites </w:t>
      </w:r>
      <w:r w:rsidR="008F13A4" w:rsidRPr="00CB436B">
        <w:t>in terms of</w:t>
      </w:r>
      <w:r w:rsidRPr="00CB436B">
        <w:t xml:space="preserve"> augmented expenditures</w:t>
      </w:r>
      <w:r w:rsidR="008F13A4" w:rsidRPr="00CB436B">
        <w:t>.</w:t>
      </w:r>
      <w:r w:rsidRPr="00CB436B">
        <w:t xml:space="preserve"> A</w:t>
      </w:r>
      <w:r>
        <w:t>s we saw before, the greater prevalence of consumer units with children, the higher average number of children, and the higher average number of adults among Hispanics were the proximate factors behind the rather large wedge in the average value of household production between Hispanics and Whites. We now see that the lead is sufficient to close the gap in measured expenditures between the two groups. On the other hand, when we consider the subsample of units with children, White households maintain their lead over Hispanics even after accounting for household production</w:t>
      </w:r>
      <w:r w:rsidR="008F13A4">
        <w:t>. But,</w:t>
      </w:r>
      <w:r>
        <w:t xml:space="preserve"> the size of the gap is lower. The reason behind this result is the smaller White</w:t>
      </w:r>
      <w:r w:rsidR="009516BF">
        <w:t>–</w:t>
      </w:r>
      <w:r>
        <w:t xml:space="preserve">Hispanic gap in household production for the subsample </w:t>
      </w:r>
      <w:r w:rsidR="009516BF">
        <w:t xml:space="preserve">compared with </w:t>
      </w:r>
      <w:r>
        <w:t xml:space="preserve">the whole sample, which, in turn, can be </w:t>
      </w:r>
      <w:r>
        <w:lastRenderedPageBreak/>
        <w:t>attributed to the lower gaps in the average number of adults and especially in the average number of children.</w:t>
      </w:r>
    </w:p>
    <w:p w14:paraId="0C9E4720" w14:textId="77777777" w:rsidR="007A1438" w:rsidRDefault="007A1438" w:rsidP="007A1438">
      <w:pPr>
        <w:pStyle w:val="Heading2"/>
      </w:pPr>
      <w:bookmarkStart w:id="132" w:name="_Toc158095520"/>
      <w:r>
        <w:t>Distribution of household production</w:t>
      </w:r>
      <w:bookmarkEnd w:id="132"/>
    </w:p>
    <w:p w14:paraId="2F1B4B13" w14:textId="02FF1CAB" w:rsidR="007A1438" w:rsidRDefault="007A1438" w:rsidP="007A1438">
      <w:r>
        <w:t>Not surprisingly, we find that the value of household production (our preferred measure) is distributed much more equally than expenditures across the deciles</w:t>
      </w:r>
      <w:r w:rsidR="001A4520">
        <w:rPr>
          <w:rStyle w:val="FootnoteReference"/>
        </w:rPr>
        <w:footnoteReference w:id="64"/>
      </w:r>
      <w:r>
        <w:t xml:space="preserve"> of expenditure</w:t>
      </w:r>
      <w:r w:rsidR="006003C3">
        <w:t xml:space="preserve"> (the expenditure definition used </w:t>
      </w:r>
      <w:r w:rsidR="007340CC">
        <w:t>in calculating the deciles</w:t>
      </w:r>
      <w:r w:rsidR="006003C3">
        <w:t xml:space="preserve"> is </w:t>
      </w:r>
      <w:r w:rsidR="00C243C8">
        <w:t>“</w:t>
      </w:r>
      <w:r w:rsidR="006003C3">
        <w:t>standard expenditures,</w:t>
      </w:r>
      <w:r w:rsidR="00C243C8">
        <w:t>”</w:t>
      </w:r>
      <w:r w:rsidR="006003C3">
        <w:t xml:space="preserve"> </w:t>
      </w:r>
      <w:r w:rsidR="009516BF">
        <w:t xml:space="preserve">as </w:t>
      </w:r>
      <w:r w:rsidR="006003C3">
        <w:t xml:space="preserve">defined in </w:t>
      </w:r>
      <w:r w:rsidR="006003C3">
        <w:fldChar w:fldCharType="begin"/>
      </w:r>
      <w:r w:rsidR="006003C3">
        <w:instrText xml:space="preserve"> REF _Ref135755381 \h </w:instrText>
      </w:r>
      <w:r w:rsidR="006003C3">
        <w:fldChar w:fldCharType="separate"/>
      </w:r>
      <w:r w:rsidR="006003C3" w:rsidRPr="00E224B5">
        <w:t xml:space="preserve">Table </w:t>
      </w:r>
      <w:r w:rsidR="006003C3">
        <w:rPr>
          <w:noProof/>
        </w:rPr>
        <w:t>5</w:t>
      </w:r>
      <w:r w:rsidR="006003C3">
        <w:noBreakHyphen/>
      </w:r>
      <w:r w:rsidR="006003C3">
        <w:rPr>
          <w:noProof/>
        </w:rPr>
        <w:t>1</w:t>
      </w:r>
      <w:r w:rsidR="006003C3">
        <w:fldChar w:fldCharType="end"/>
      </w:r>
      <w:r w:rsidR="006003C3">
        <w:t xml:space="preserve"> above)</w:t>
      </w:r>
      <w:r>
        <w:t xml:space="preserve">. This is illustrated in </w:t>
      </w:r>
      <w:r w:rsidR="00A23A72">
        <w:fldChar w:fldCharType="begin"/>
      </w:r>
      <w:r w:rsidR="00A23A72">
        <w:instrText xml:space="preserve"> REF _Ref128393714 \h </w:instrText>
      </w:r>
      <w:r w:rsidR="00A23A72">
        <w:fldChar w:fldCharType="separate"/>
      </w:r>
      <w:r w:rsidR="002A3E69">
        <w:t xml:space="preserve">Figure </w:t>
      </w:r>
      <w:r w:rsidR="002A3E69">
        <w:rPr>
          <w:noProof/>
        </w:rPr>
        <w:t>5</w:t>
      </w:r>
      <w:r w:rsidR="002A3E69">
        <w:noBreakHyphen/>
      </w:r>
      <w:r w:rsidR="002A3E69">
        <w:rPr>
          <w:noProof/>
        </w:rPr>
        <w:t>4</w:t>
      </w:r>
      <w:r w:rsidR="00A23A72">
        <w:fldChar w:fldCharType="end"/>
      </w:r>
      <w:r>
        <w:t>, which plots the average spending and average value of household production across expenditure deciles. Interestingly, average expenditures and home production values are similar for the bottom half of the expenditure distribution. Beyond the 50</w:t>
      </w:r>
      <w:r w:rsidRPr="00C5163B">
        <w:t>th</w:t>
      </w:r>
      <w:r>
        <w:t xml:space="preserve"> percentile, home production rises slightly, and expenditures increase much faster up to the 90</w:t>
      </w:r>
      <w:r w:rsidRPr="00C5163B">
        <w:t>th</w:t>
      </w:r>
      <w:r>
        <w:t xml:space="preserve"> percentile. Finally, at the top, there is a sharp increase in spending but a slight decline in home production.</w:t>
      </w:r>
    </w:p>
    <w:p w14:paraId="451BF770" w14:textId="4321AF2A" w:rsidR="007A1438" w:rsidRDefault="007A1438" w:rsidP="007A1438">
      <w:pPr>
        <w:pStyle w:val="Caption"/>
        <w:keepNext/>
      </w:pPr>
      <w:bookmarkStart w:id="133" w:name="_Ref128393714"/>
      <w:bookmarkStart w:id="134" w:name="_Ref135657451"/>
      <w:bookmarkStart w:id="135" w:name="_Toc158095582"/>
      <w:bookmarkStart w:id="136" w:name="OLE_LINK1"/>
      <w:bookmarkStart w:id="137" w:name="OLE_LINK2"/>
      <w:r>
        <w:t xml:space="preserve">Figure </w:t>
      </w:r>
      <w:fldSimple w:instr=" STYLEREF 1 \s ">
        <w:r w:rsidR="00083AB3">
          <w:rPr>
            <w:noProof/>
          </w:rPr>
          <w:t>5</w:t>
        </w:r>
      </w:fldSimple>
      <w:r w:rsidR="00083AB3">
        <w:noBreakHyphen/>
      </w:r>
      <w:fldSimple w:instr=" SEQ Figure \* ARABIC \s 1 ">
        <w:r w:rsidR="00083AB3">
          <w:rPr>
            <w:noProof/>
          </w:rPr>
          <w:t>4</w:t>
        </w:r>
      </w:fldSimple>
      <w:bookmarkEnd w:id="133"/>
      <w:r w:rsidR="009516BF">
        <w:t xml:space="preserve"> </w:t>
      </w:r>
      <w:r>
        <w:t xml:space="preserve">Average </w:t>
      </w:r>
      <w:r w:rsidR="003A4F1C">
        <w:t>m</w:t>
      </w:r>
      <w:r w:rsidR="009516BF">
        <w:t xml:space="preserve">onthly </w:t>
      </w:r>
      <w:r w:rsidR="003A4F1C">
        <w:t>v</w:t>
      </w:r>
      <w:r w:rsidR="009516BF">
        <w:t xml:space="preserve">alues of </w:t>
      </w:r>
      <w:r w:rsidR="003A4F1C">
        <w:t>e</w:t>
      </w:r>
      <w:r w:rsidR="009516BF">
        <w:t xml:space="preserve">xpenditures and </w:t>
      </w:r>
      <w:r w:rsidR="003A4F1C">
        <w:t>h</w:t>
      </w:r>
      <w:r w:rsidR="009516BF">
        <w:t xml:space="preserve">ome </w:t>
      </w:r>
      <w:r w:rsidR="003A4F1C">
        <w:t>p</w:t>
      </w:r>
      <w:r w:rsidR="009516BF">
        <w:t xml:space="preserve">roduction by </w:t>
      </w:r>
      <w:r w:rsidR="003A4F1C">
        <w:t>e</w:t>
      </w:r>
      <w:r w:rsidR="009516BF">
        <w:t xml:space="preserve">xpenditure </w:t>
      </w:r>
      <w:r w:rsidR="003A4F1C">
        <w:t>d</w:t>
      </w:r>
      <w:r w:rsidR="009516BF">
        <w:t>ecile, 2019</w:t>
      </w:r>
      <w:bookmarkEnd w:id="134"/>
      <w:bookmarkEnd w:id="135"/>
    </w:p>
    <w:p w14:paraId="5CF04DDD" w14:textId="77777777" w:rsidR="007A1438" w:rsidRDefault="007A1438" w:rsidP="007A1438">
      <w:pPr>
        <w:jc w:val="center"/>
      </w:pPr>
      <w:r>
        <w:rPr>
          <w:noProof/>
        </w:rPr>
        <w:drawing>
          <wp:inline distT="0" distB="0" distL="0" distR="0" wp14:anchorId="07695784" wp14:editId="5A0982A1">
            <wp:extent cx="5452281" cy="2729552"/>
            <wp:effectExtent l="0" t="0" r="15240" b="13970"/>
            <wp:docPr id="7" name="Chart 7">
              <a:extLst xmlns:a="http://schemas.openxmlformats.org/drawingml/2006/main">
                <a:ext uri="{FF2B5EF4-FFF2-40B4-BE49-F238E27FC236}">
                  <a16:creationId xmlns:a16="http://schemas.microsoft.com/office/drawing/2014/main" id="{AB59DF59-7019-4574-BC43-89FA88FAC1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09E810BF" w14:textId="2AFE877D" w:rsidR="007A1438" w:rsidRDefault="007A1438" w:rsidP="007A1438">
      <w:r>
        <w:t>The distributional profile</w:t>
      </w:r>
      <w:r w:rsidR="009516BF">
        <w:t>s</w:t>
      </w:r>
      <w:r>
        <w:t xml:space="preserve"> of the major components of home production, cooking, housework (including shopping), and childcare also suggest much lower inequality than the distribution of expenditures (</w:t>
      </w:r>
      <w:r w:rsidR="00F111D1">
        <w:fldChar w:fldCharType="begin"/>
      </w:r>
      <w:r w:rsidR="00F111D1">
        <w:instrText xml:space="preserve"> REF _Ref128393768 \h </w:instrText>
      </w:r>
      <w:r w:rsidR="00F111D1">
        <w:fldChar w:fldCharType="separate"/>
      </w:r>
      <w:r w:rsidR="00F111D1">
        <w:t xml:space="preserve">Figure </w:t>
      </w:r>
      <w:r w:rsidR="00F111D1">
        <w:rPr>
          <w:noProof/>
        </w:rPr>
        <w:t>5</w:t>
      </w:r>
      <w:r w:rsidR="00F111D1">
        <w:noBreakHyphen/>
      </w:r>
      <w:r w:rsidR="00F111D1">
        <w:rPr>
          <w:noProof/>
        </w:rPr>
        <w:t>5</w:t>
      </w:r>
      <w:r w:rsidR="00F111D1">
        <w:fldChar w:fldCharType="end"/>
      </w:r>
      <w:r>
        <w:t xml:space="preserve">). Throughout the distribution, housework is the dominant component, followed by childcare. A subset of childcare is supervisory care, and its average value across deciles is quite close to that of cooking, especially in the top half of the distribution. Childcare and its subset, supervisory care, show the sharpest gradient. Using the simple ratio of the top decile’s mean to the bottom decile’s mean, we find the value to </w:t>
      </w:r>
      <w:r>
        <w:lastRenderedPageBreak/>
        <w:t>be 2.1 for home production as a whole but 2.9 for childcare. In comparison, the same ratio is equal to 10.7 for expenditures.</w:t>
      </w:r>
    </w:p>
    <w:p w14:paraId="1E3CBFDE" w14:textId="77777777" w:rsidR="009516BF" w:rsidRDefault="009516BF" w:rsidP="007A1438"/>
    <w:p w14:paraId="26D733B9" w14:textId="02A170AB" w:rsidR="007A1438" w:rsidRDefault="007A1438" w:rsidP="00C5163B">
      <w:pPr>
        <w:pStyle w:val="Caption"/>
        <w:keepNext/>
      </w:pPr>
      <w:bookmarkStart w:id="138" w:name="_Ref128393768"/>
      <w:bookmarkStart w:id="139" w:name="_Toc158095583"/>
      <w:bookmarkEnd w:id="136"/>
      <w:bookmarkEnd w:id="137"/>
      <w:r>
        <w:t xml:space="preserve">Figure </w:t>
      </w:r>
      <w:fldSimple w:instr=" STYLEREF 1 \s ">
        <w:r w:rsidR="00083AB3">
          <w:rPr>
            <w:noProof/>
          </w:rPr>
          <w:t>5</w:t>
        </w:r>
      </w:fldSimple>
      <w:r w:rsidR="00083AB3">
        <w:noBreakHyphen/>
      </w:r>
      <w:fldSimple w:instr=" SEQ Figure \* ARABIC \s 1 ">
        <w:r w:rsidR="00083AB3">
          <w:rPr>
            <w:noProof/>
          </w:rPr>
          <w:t>5</w:t>
        </w:r>
      </w:fldSimple>
      <w:bookmarkEnd w:id="138"/>
      <w:r w:rsidR="009516BF">
        <w:t xml:space="preserve"> </w:t>
      </w:r>
      <w:r w:rsidRPr="000215D5">
        <w:t xml:space="preserve">Average </w:t>
      </w:r>
      <w:r w:rsidR="003A4F1C">
        <w:t>m</w:t>
      </w:r>
      <w:r w:rsidR="009516BF" w:rsidRPr="000215D5">
        <w:t xml:space="preserve">onthly </w:t>
      </w:r>
      <w:r w:rsidR="003A4F1C">
        <w:t>v</w:t>
      </w:r>
      <w:r w:rsidR="009516BF" w:rsidRPr="000215D5">
        <w:t xml:space="preserve">alues </w:t>
      </w:r>
      <w:r w:rsidR="009516BF">
        <w:t>o</w:t>
      </w:r>
      <w:r w:rsidR="009516BF" w:rsidRPr="000215D5">
        <w:t xml:space="preserve">f </w:t>
      </w:r>
      <w:r w:rsidR="009516BF">
        <w:t xml:space="preserve">the </w:t>
      </w:r>
      <w:r w:rsidR="003A4F1C">
        <w:t>m</w:t>
      </w:r>
      <w:r w:rsidR="009516BF">
        <w:t xml:space="preserve">ajor </w:t>
      </w:r>
      <w:r w:rsidR="003A4F1C">
        <w:t>c</w:t>
      </w:r>
      <w:r w:rsidR="009516BF">
        <w:t>omponents of</w:t>
      </w:r>
      <w:r w:rsidR="009516BF" w:rsidRPr="000215D5">
        <w:t xml:space="preserve"> </w:t>
      </w:r>
      <w:r w:rsidR="003A4F1C">
        <w:t>h</w:t>
      </w:r>
      <w:r w:rsidR="009516BF" w:rsidRPr="000215D5">
        <w:t xml:space="preserve">ome </w:t>
      </w:r>
      <w:r w:rsidR="003A4F1C">
        <w:t>p</w:t>
      </w:r>
      <w:r w:rsidR="009516BF" w:rsidRPr="000215D5">
        <w:t xml:space="preserve">roduction </w:t>
      </w:r>
      <w:r w:rsidR="009516BF">
        <w:t>b</w:t>
      </w:r>
      <w:r w:rsidR="009516BF" w:rsidRPr="000215D5">
        <w:t xml:space="preserve">y </w:t>
      </w:r>
      <w:r w:rsidR="003A4F1C">
        <w:t>e</w:t>
      </w:r>
      <w:r w:rsidR="009516BF" w:rsidRPr="000215D5">
        <w:t xml:space="preserve">xpenditure </w:t>
      </w:r>
      <w:r w:rsidR="003A4F1C">
        <w:t>d</w:t>
      </w:r>
      <w:r w:rsidR="009516BF" w:rsidRPr="000215D5">
        <w:t>ecile</w:t>
      </w:r>
      <w:r w:rsidR="009516BF">
        <w:t>, 2019</w:t>
      </w:r>
      <w:bookmarkEnd w:id="139"/>
    </w:p>
    <w:p w14:paraId="28E80CDC" w14:textId="21F53C8D" w:rsidR="007A1438" w:rsidRDefault="007A1438" w:rsidP="007A1438">
      <w:pPr>
        <w:jc w:val="center"/>
      </w:pPr>
      <w:r>
        <w:rPr>
          <w:noProof/>
        </w:rPr>
        <w:drawing>
          <wp:inline distT="0" distB="0" distL="0" distR="0" wp14:anchorId="4A0DA0C3" wp14:editId="566DC62A">
            <wp:extent cx="5786651" cy="2743200"/>
            <wp:effectExtent l="0" t="0" r="5080" b="0"/>
            <wp:docPr id="11" name="Chart 11">
              <a:extLst xmlns:a="http://schemas.openxmlformats.org/drawingml/2006/main">
                <a:ext uri="{FF2B5EF4-FFF2-40B4-BE49-F238E27FC236}">
                  <a16:creationId xmlns:a16="http://schemas.microsoft.com/office/drawing/2014/main" id="{72750AC2-54FD-4BC8-B9B8-083885C959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5820BD8B" w14:textId="72546F5F" w:rsidR="00DB04A0" w:rsidRDefault="00DB04A0" w:rsidP="00DB04A0">
      <w:pPr>
        <w:spacing w:line="240" w:lineRule="auto"/>
      </w:pPr>
      <w:r w:rsidRPr="00DB04A0">
        <w:rPr>
          <w:i/>
          <w:sz w:val="20"/>
        </w:rPr>
        <w:t>Note</w:t>
      </w:r>
      <w:r w:rsidRPr="00DB04A0">
        <w:rPr>
          <w:sz w:val="20"/>
        </w:rPr>
        <w:t>: Childcare includes supervisory care.</w:t>
      </w:r>
    </w:p>
    <w:p w14:paraId="2959CB68" w14:textId="77777777" w:rsidR="009516BF" w:rsidRDefault="009516BF" w:rsidP="007A1438"/>
    <w:p w14:paraId="694226CA" w14:textId="522305B3" w:rsidR="007A1438" w:rsidRDefault="007A1438" w:rsidP="007A1438">
      <w:r>
        <w:t>Families with children are overrepresented in the higher deciles. The compositional effect contributes to the positive correlation between the rank in the expenditure distribution and the value of household production because the latter tends to be higher for families with children than those without. We can see the composition effect in how, as a proportion of the number of consumer units without children, families with children change across the distribution</w:t>
      </w:r>
      <w:r w:rsidRPr="00CB436B">
        <w:t xml:space="preserve">. </w:t>
      </w:r>
      <w:r w:rsidR="008F13A4" w:rsidRPr="00CB436B">
        <w:t>The value is only 0.17 in the bottom decile</w:t>
      </w:r>
      <w:r w:rsidRPr="00CB436B">
        <w:t>, but that value rises to almost 0.5 by the middle decile and 0.65 in the top decile.</w:t>
      </w:r>
      <w:r>
        <w:t xml:space="preserve"> Hence, it is crucial to examine the distribution of the value of home production within each group (</w:t>
      </w:r>
      <w:r w:rsidR="00F111D1">
        <w:fldChar w:fldCharType="begin"/>
      </w:r>
      <w:r w:rsidR="00F111D1">
        <w:instrText xml:space="preserve"> REF _Ref128394048 \h </w:instrText>
      </w:r>
      <w:r w:rsidR="00F111D1">
        <w:fldChar w:fldCharType="separate"/>
      </w:r>
      <w:r w:rsidR="00F111D1">
        <w:t xml:space="preserve">Figure </w:t>
      </w:r>
      <w:r w:rsidR="00F111D1">
        <w:rPr>
          <w:noProof/>
        </w:rPr>
        <w:t>5</w:t>
      </w:r>
      <w:r w:rsidR="00F111D1">
        <w:noBreakHyphen/>
      </w:r>
      <w:r w:rsidR="00F111D1">
        <w:rPr>
          <w:noProof/>
        </w:rPr>
        <w:t>6</w:t>
      </w:r>
      <w:r w:rsidR="00F111D1">
        <w:fldChar w:fldCharType="end"/>
      </w:r>
      <w:r>
        <w:t xml:space="preserve">). Our estimates show that the distribution of home production is actually more equal among families with children across the expenditure deciles than among households without children. While there are notable bumps in the average value for families with children at the third and seventh deciles, the curve connecting the values is notably flatter than its counterpart among households without children. Using our crude metric of the ratio of the top decile’s mean to the bottom decile’s </w:t>
      </w:r>
      <w:r w:rsidR="008F13A4">
        <w:t>average</w:t>
      </w:r>
      <w:r>
        <w:t xml:space="preserve">, we find a value of 2.0 for consumer units without children, </w:t>
      </w:r>
      <w:r w:rsidR="008F13A4">
        <w:t>practically identical to the value of 2.1</w:t>
      </w:r>
      <w:r>
        <w:t xml:space="preserve"> we found for the whole sample. However, the corresponding value for families with children is only 1.24.</w:t>
      </w:r>
    </w:p>
    <w:p w14:paraId="29D70F8A" w14:textId="5211ECD4" w:rsidR="007A1438" w:rsidRDefault="007A1438" w:rsidP="007A1438">
      <w:pPr>
        <w:pStyle w:val="Caption"/>
        <w:keepNext/>
      </w:pPr>
      <w:bookmarkStart w:id="140" w:name="_Ref128394048"/>
      <w:bookmarkStart w:id="141" w:name="_Toc158095584"/>
      <w:r>
        <w:lastRenderedPageBreak/>
        <w:t xml:space="preserve">Figure </w:t>
      </w:r>
      <w:fldSimple w:instr=" STYLEREF 1 \s ">
        <w:r w:rsidR="00083AB3">
          <w:rPr>
            <w:noProof/>
          </w:rPr>
          <w:t>5</w:t>
        </w:r>
      </w:fldSimple>
      <w:r w:rsidR="00083AB3">
        <w:noBreakHyphen/>
      </w:r>
      <w:fldSimple w:instr=" SEQ Figure \* ARABIC \s 1 ">
        <w:r w:rsidR="00083AB3">
          <w:rPr>
            <w:noProof/>
          </w:rPr>
          <w:t>6</w:t>
        </w:r>
      </w:fldSimple>
      <w:bookmarkEnd w:id="140"/>
      <w:r>
        <w:t xml:space="preserve"> </w:t>
      </w:r>
      <w:r w:rsidRPr="00AA743A">
        <w:t xml:space="preserve">Average </w:t>
      </w:r>
      <w:r w:rsidR="003A4F1C">
        <w:t>m</w:t>
      </w:r>
      <w:r w:rsidR="00371400" w:rsidRPr="00AA743A">
        <w:t xml:space="preserve">onthly </w:t>
      </w:r>
      <w:r w:rsidR="003A4F1C">
        <w:t>v</w:t>
      </w:r>
      <w:r w:rsidR="00371400" w:rsidRPr="00AA743A">
        <w:t xml:space="preserve">alue </w:t>
      </w:r>
      <w:r w:rsidR="00371400">
        <w:t>o</w:t>
      </w:r>
      <w:r w:rsidR="00371400" w:rsidRPr="00AA743A">
        <w:t xml:space="preserve">f </w:t>
      </w:r>
      <w:r w:rsidR="003A4F1C">
        <w:t>h</w:t>
      </w:r>
      <w:r w:rsidR="00371400" w:rsidRPr="00AA743A">
        <w:t xml:space="preserve">ome </w:t>
      </w:r>
      <w:r w:rsidR="003A4F1C">
        <w:t>p</w:t>
      </w:r>
      <w:r w:rsidR="00371400" w:rsidRPr="00AA743A">
        <w:t xml:space="preserve">roduction </w:t>
      </w:r>
      <w:r w:rsidR="00371400">
        <w:t>b</w:t>
      </w:r>
      <w:r w:rsidR="00371400" w:rsidRPr="00AA743A">
        <w:t xml:space="preserve">y </w:t>
      </w:r>
      <w:r w:rsidR="003A4F1C">
        <w:t>e</w:t>
      </w:r>
      <w:r w:rsidR="00371400" w:rsidRPr="00AA743A">
        <w:t xml:space="preserve">xpenditure </w:t>
      </w:r>
      <w:r w:rsidR="003A4F1C">
        <w:t>d</w:t>
      </w:r>
      <w:r w:rsidR="00371400" w:rsidRPr="00AA743A">
        <w:t>ecile</w:t>
      </w:r>
      <w:r w:rsidR="00371400">
        <w:t xml:space="preserve"> and </w:t>
      </w:r>
      <w:r w:rsidR="003A4F1C">
        <w:t>p</w:t>
      </w:r>
      <w:r w:rsidR="00371400">
        <w:t xml:space="preserve">resence of </w:t>
      </w:r>
      <w:r w:rsidR="003A4F1C">
        <w:t>c</w:t>
      </w:r>
      <w:r w:rsidR="00371400">
        <w:t>hildren (</w:t>
      </w:r>
      <w:r w:rsidR="003A4F1C">
        <w:t>u</w:t>
      </w:r>
      <w:r w:rsidR="00371400">
        <w:t xml:space="preserve">nder 18) in the </w:t>
      </w:r>
      <w:r w:rsidR="003A4F1C">
        <w:t>h</w:t>
      </w:r>
      <w:r w:rsidR="00371400">
        <w:t>ousehold, 2019</w:t>
      </w:r>
      <w:bookmarkEnd w:id="141"/>
    </w:p>
    <w:p w14:paraId="3A7BFA26" w14:textId="77777777" w:rsidR="007A1438" w:rsidRDefault="007A1438" w:rsidP="007A1438">
      <w:pPr>
        <w:jc w:val="center"/>
      </w:pPr>
      <w:r>
        <w:rPr>
          <w:noProof/>
        </w:rPr>
        <w:drawing>
          <wp:inline distT="0" distB="0" distL="0" distR="0" wp14:anchorId="4AB79CDA" wp14:editId="453339F3">
            <wp:extent cx="5479576" cy="2797791"/>
            <wp:effectExtent l="0" t="0" r="6985" b="3175"/>
            <wp:docPr id="4" name="Chart 4">
              <a:extLst xmlns:a="http://schemas.openxmlformats.org/drawingml/2006/main">
                <a:ext uri="{FF2B5EF4-FFF2-40B4-BE49-F238E27FC236}">
                  <a16:creationId xmlns:a16="http://schemas.microsoft.com/office/drawing/2014/main" id="{A355D981-39E1-4BE3-A6FA-A5C9480CB9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4138558D" w14:textId="0ED81649" w:rsidR="007A1438" w:rsidRDefault="007A1438" w:rsidP="007A1438">
      <w:pPr>
        <w:spacing w:line="240" w:lineRule="auto"/>
      </w:pPr>
      <w:r w:rsidRPr="000201AF">
        <w:rPr>
          <w:i/>
          <w:sz w:val="20"/>
        </w:rPr>
        <w:t>Note</w:t>
      </w:r>
      <w:r w:rsidRPr="000201AF">
        <w:rPr>
          <w:sz w:val="20"/>
        </w:rPr>
        <w:t xml:space="preserve">: Expenditure deciles are defined </w:t>
      </w:r>
      <w:r w:rsidR="007340CC">
        <w:rPr>
          <w:sz w:val="20"/>
        </w:rPr>
        <w:t>using</w:t>
      </w:r>
      <w:r w:rsidRPr="000201AF">
        <w:rPr>
          <w:sz w:val="20"/>
        </w:rPr>
        <w:t xml:space="preserve"> the cutoffs for the whole sample and not for subgroups.</w:t>
      </w:r>
    </w:p>
    <w:p w14:paraId="2936E295" w14:textId="77777777" w:rsidR="007A1438" w:rsidRDefault="007A1438" w:rsidP="007A1438">
      <w:pPr>
        <w:spacing w:line="240" w:lineRule="auto"/>
      </w:pPr>
    </w:p>
    <w:p w14:paraId="399F383C" w14:textId="49CC8D8B" w:rsidR="00F111D1" w:rsidRDefault="007A1438" w:rsidP="007A1438">
      <w:r>
        <w:t>The large gap in the mean values of household production between those with and without children indicates that adding home production to expenditures will result in a wider gap between the two groups in the augmented measure compared to the standard estimate of expenditures. Intergroup inequality will therefore increase when we incorporate household production. However, because the distribution of household production is far more equal than the distribution of spending, the inequality in the augmented measure within each group will be lower than in the standard measure. Given the larger values of home production and the greater equality in its distribution across expenditure deciles among households with children, we expect the</w:t>
      </w:r>
      <w:r w:rsidR="00371400">
        <w:t>ir</w:t>
      </w:r>
      <w:r>
        <w:t xml:space="preserve"> decline in inequality to be much sharper compared to households without children. We also expect the reduction in within-group inequality to overwhelm the increase in between-group inequality and, therefore, the measured inequality to decrease with the introduction of home production.</w:t>
      </w:r>
    </w:p>
    <w:p w14:paraId="69AC1E22" w14:textId="77777777" w:rsidR="00F111D1" w:rsidRDefault="00F111D1">
      <w:pPr>
        <w:spacing w:after="0" w:line="240" w:lineRule="auto"/>
      </w:pPr>
      <w:r>
        <w:br w:type="page"/>
      </w:r>
    </w:p>
    <w:p w14:paraId="2C3D21ED" w14:textId="38C2B7A7" w:rsidR="007A1438" w:rsidRDefault="007A1438" w:rsidP="007A1438">
      <w:pPr>
        <w:pStyle w:val="Caption"/>
        <w:keepNext/>
      </w:pPr>
      <w:bookmarkStart w:id="142" w:name="_Ref128394292"/>
      <w:bookmarkStart w:id="143" w:name="_Toc158095559"/>
      <w:r>
        <w:lastRenderedPageBreak/>
        <w:t xml:space="preserve">Table </w:t>
      </w:r>
      <w:fldSimple w:instr=" STYLEREF 1 \s ">
        <w:r w:rsidR="006C1E92">
          <w:rPr>
            <w:noProof/>
          </w:rPr>
          <w:t>5</w:t>
        </w:r>
      </w:fldSimple>
      <w:r w:rsidR="006C1E92">
        <w:noBreakHyphen/>
      </w:r>
      <w:fldSimple w:instr=" SEQ Table \* ARABIC \s 1 ">
        <w:r w:rsidR="006C1E92">
          <w:rPr>
            <w:noProof/>
          </w:rPr>
          <w:t>3</w:t>
        </w:r>
      </w:fldSimple>
      <w:bookmarkEnd w:id="142"/>
      <w:r>
        <w:t xml:space="preserve"> Subgroup </w:t>
      </w:r>
      <w:r w:rsidR="003A4F1C">
        <w:t>d</w:t>
      </w:r>
      <w:r w:rsidR="00371400">
        <w:t xml:space="preserve">ecomposition of </w:t>
      </w:r>
      <w:r>
        <w:t xml:space="preserve">Gini </w:t>
      </w:r>
      <w:r w:rsidR="00FC0B2D">
        <w:t>c</w:t>
      </w:r>
      <w:r w:rsidR="00371400">
        <w:t xml:space="preserve">oefficients for </w:t>
      </w:r>
      <w:r w:rsidR="00FC0B2D">
        <w:t>e</w:t>
      </w:r>
      <w:r w:rsidR="00371400">
        <w:t xml:space="preserve">xpenditures and </w:t>
      </w:r>
      <w:r w:rsidR="00FC0B2D">
        <w:t>a</w:t>
      </w:r>
      <w:r w:rsidR="00371400">
        <w:t xml:space="preserve">ugmented </w:t>
      </w:r>
      <w:r w:rsidR="00FC0B2D">
        <w:t>e</w:t>
      </w:r>
      <w:r w:rsidR="00371400">
        <w:t xml:space="preserve">xpenditures by the </w:t>
      </w:r>
      <w:r w:rsidR="00FC0B2D">
        <w:t>p</w:t>
      </w:r>
      <w:r w:rsidR="00371400">
        <w:t xml:space="preserve">resence of </w:t>
      </w:r>
      <w:r w:rsidR="00FC0B2D">
        <w:t>c</w:t>
      </w:r>
      <w:r w:rsidR="00371400">
        <w:t xml:space="preserve">hildren in the </w:t>
      </w:r>
      <w:r w:rsidR="00FC0B2D">
        <w:t>h</w:t>
      </w:r>
      <w:r w:rsidR="00371400">
        <w:t xml:space="preserve">ousehold and </w:t>
      </w:r>
      <w:r w:rsidR="00FC0B2D">
        <w:t>m</w:t>
      </w:r>
      <w:r w:rsidR="00371400">
        <w:t xml:space="preserve">easure of </w:t>
      </w:r>
      <w:r w:rsidR="00FC0B2D">
        <w:t>h</w:t>
      </w:r>
      <w:r w:rsidR="00371400">
        <w:t xml:space="preserve">ome </w:t>
      </w:r>
      <w:r w:rsidR="00FC0B2D">
        <w:t>p</w:t>
      </w:r>
      <w:r w:rsidR="00371400">
        <w:t>roduction, 2019 (</w:t>
      </w:r>
      <w:r>
        <w:t xml:space="preserve">Gini </w:t>
      </w:r>
      <w:r w:rsidR="00FC0B2D">
        <w:t>p</w:t>
      </w:r>
      <w:r w:rsidR="00371400">
        <w:t>oints)</w:t>
      </w:r>
      <w:bookmarkEnd w:id="143"/>
    </w:p>
    <w:tbl>
      <w:tblPr>
        <w:tblStyle w:val="PlainTable11"/>
        <w:tblW w:w="9350" w:type="dxa"/>
        <w:tblLook w:val="04A0" w:firstRow="1" w:lastRow="0" w:firstColumn="1" w:lastColumn="0" w:noHBand="0" w:noVBand="1"/>
      </w:tblPr>
      <w:tblGrid>
        <w:gridCol w:w="790"/>
        <w:gridCol w:w="2440"/>
        <w:gridCol w:w="1020"/>
        <w:gridCol w:w="1020"/>
        <w:gridCol w:w="1020"/>
        <w:gridCol w:w="1020"/>
        <w:gridCol w:w="1020"/>
        <w:gridCol w:w="1020"/>
      </w:tblGrid>
      <w:tr w:rsidR="007A1438" w:rsidRPr="00006180" w14:paraId="0B693445" w14:textId="77777777" w:rsidTr="00E354D4">
        <w:trPr>
          <w:cnfStyle w:val="100000000000" w:firstRow="1" w:lastRow="0" w:firstColumn="0" w:lastColumn="0" w:oddVBand="0" w:evenVBand="0" w:oddHBand="0" w:evenHBand="0" w:firstRowFirstColumn="0" w:firstRowLastColumn="0" w:lastRowFirstColumn="0" w:lastRowLastColumn="0"/>
          <w:trHeight w:val="292"/>
          <w:tblHeader/>
        </w:trPr>
        <w:tc>
          <w:tcPr>
            <w:cnfStyle w:val="001000000000" w:firstRow="0" w:lastRow="0" w:firstColumn="1" w:lastColumn="0" w:oddVBand="0" w:evenVBand="0" w:oddHBand="0" w:evenHBand="0" w:firstRowFirstColumn="0" w:firstRowLastColumn="0" w:lastRowFirstColumn="0" w:lastRowLastColumn="0"/>
            <w:tcW w:w="790" w:type="dxa"/>
          </w:tcPr>
          <w:p w14:paraId="404B498E" w14:textId="77777777" w:rsidR="007A1438" w:rsidRPr="00006180" w:rsidRDefault="007A1438" w:rsidP="00E354D4">
            <w:pPr>
              <w:spacing w:after="0" w:line="240" w:lineRule="auto"/>
              <w:rPr>
                <w:rFonts w:eastAsia="Times New Roman" w:cs="Times New Roman"/>
                <w:sz w:val="20"/>
                <w:szCs w:val="20"/>
              </w:rPr>
            </w:pPr>
            <w:r>
              <w:rPr>
                <w:rFonts w:eastAsia="Times New Roman" w:cs="Times New Roman"/>
                <w:sz w:val="20"/>
                <w:szCs w:val="20"/>
              </w:rPr>
              <w:t>Line</w:t>
            </w:r>
          </w:p>
        </w:tc>
        <w:tc>
          <w:tcPr>
            <w:tcW w:w="2440" w:type="dxa"/>
            <w:noWrap/>
            <w:hideMark/>
          </w:tcPr>
          <w:p w14:paraId="235198DD" w14:textId="77777777" w:rsidR="007A1438" w:rsidRPr="00006180" w:rsidRDefault="007A1438" w:rsidP="00E354D4">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1020" w:type="dxa"/>
            <w:noWrap/>
            <w:hideMark/>
          </w:tcPr>
          <w:p w14:paraId="0C622CAE" w14:textId="77777777" w:rsidR="007A1438" w:rsidRPr="00006180" w:rsidRDefault="007A1438" w:rsidP="00E354D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No children</w:t>
            </w:r>
          </w:p>
        </w:tc>
        <w:tc>
          <w:tcPr>
            <w:tcW w:w="1020" w:type="dxa"/>
            <w:noWrap/>
            <w:hideMark/>
          </w:tcPr>
          <w:p w14:paraId="2D58D33F" w14:textId="77777777" w:rsidR="007A1438" w:rsidRPr="00006180" w:rsidRDefault="007A1438" w:rsidP="00E354D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With children</w:t>
            </w:r>
          </w:p>
        </w:tc>
        <w:tc>
          <w:tcPr>
            <w:tcW w:w="1020" w:type="dxa"/>
            <w:noWrap/>
            <w:hideMark/>
          </w:tcPr>
          <w:p w14:paraId="43ACEF07" w14:textId="77777777" w:rsidR="007A1438" w:rsidRPr="00006180" w:rsidRDefault="007A1438" w:rsidP="00E354D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All</w:t>
            </w:r>
          </w:p>
        </w:tc>
        <w:tc>
          <w:tcPr>
            <w:tcW w:w="1020" w:type="dxa"/>
            <w:noWrap/>
            <w:hideMark/>
          </w:tcPr>
          <w:p w14:paraId="5C5AC2E5" w14:textId="77777777" w:rsidR="007A1438" w:rsidRPr="00006180" w:rsidRDefault="007A1438" w:rsidP="00E354D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Within-group</w:t>
            </w:r>
          </w:p>
        </w:tc>
        <w:tc>
          <w:tcPr>
            <w:tcW w:w="1020" w:type="dxa"/>
            <w:noWrap/>
            <w:hideMark/>
          </w:tcPr>
          <w:p w14:paraId="20F3C5DA" w14:textId="77777777" w:rsidR="007A1438" w:rsidRPr="00006180" w:rsidRDefault="007A1438" w:rsidP="00E354D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Between-group</w:t>
            </w:r>
          </w:p>
        </w:tc>
        <w:tc>
          <w:tcPr>
            <w:tcW w:w="1020" w:type="dxa"/>
            <w:noWrap/>
            <w:hideMark/>
          </w:tcPr>
          <w:p w14:paraId="42F9FCEF" w14:textId="77777777" w:rsidR="007A1438" w:rsidRPr="00006180" w:rsidRDefault="007A1438" w:rsidP="00E354D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Overlap</w:t>
            </w:r>
          </w:p>
        </w:tc>
      </w:tr>
      <w:tr w:rsidR="007A1438" w:rsidRPr="00006180" w14:paraId="5E8DD05C"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790" w:type="dxa"/>
          </w:tcPr>
          <w:p w14:paraId="5E06ED91" w14:textId="77777777" w:rsidR="007A1438" w:rsidRPr="00006180" w:rsidRDefault="007A1438" w:rsidP="00E354D4">
            <w:pPr>
              <w:spacing w:after="0" w:line="240" w:lineRule="auto"/>
              <w:rPr>
                <w:rFonts w:eastAsia="Times New Roman" w:cs="Times New Roman"/>
                <w:b w:val="0"/>
                <w:color w:val="000000"/>
                <w:sz w:val="20"/>
                <w:szCs w:val="20"/>
              </w:rPr>
            </w:pPr>
            <w:r>
              <w:rPr>
                <w:rFonts w:eastAsia="Times New Roman" w:cs="Times New Roman"/>
                <w:b w:val="0"/>
                <w:color w:val="000000"/>
                <w:sz w:val="20"/>
                <w:szCs w:val="20"/>
              </w:rPr>
              <w:t>1</w:t>
            </w:r>
          </w:p>
        </w:tc>
        <w:tc>
          <w:tcPr>
            <w:tcW w:w="2440" w:type="dxa"/>
            <w:noWrap/>
            <w:hideMark/>
          </w:tcPr>
          <w:p w14:paraId="4AD4BDD9" w14:textId="77777777" w:rsidR="007A1438" w:rsidRPr="00006180"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Expenditures</w:t>
            </w:r>
          </w:p>
        </w:tc>
        <w:tc>
          <w:tcPr>
            <w:tcW w:w="1020" w:type="dxa"/>
            <w:noWrap/>
            <w:hideMark/>
          </w:tcPr>
          <w:p w14:paraId="5E84166E"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36.0</w:t>
            </w:r>
          </w:p>
        </w:tc>
        <w:tc>
          <w:tcPr>
            <w:tcW w:w="1020" w:type="dxa"/>
            <w:noWrap/>
            <w:hideMark/>
          </w:tcPr>
          <w:p w14:paraId="0C5D69AF"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33.9</w:t>
            </w:r>
          </w:p>
        </w:tc>
        <w:tc>
          <w:tcPr>
            <w:tcW w:w="1020" w:type="dxa"/>
            <w:noWrap/>
            <w:hideMark/>
          </w:tcPr>
          <w:p w14:paraId="76AC0B61"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35.7</w:t>
            </w:r>
          </w:p>
        </w:tc>
        <w:tc>
          <w:tcPr>
            <w:tcW w:w="1020" w:type="dxa"/>
            <w:noWrap/>
            <w:hideMark/>
          </w:tcPr>
          <w:p w14:paraId="413D79E8"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20.0</w:t>
            </w:r>
          </w:p>
        </w:tc>
        <w:tc>
          <w:tcPr>
            <w:tcW w:w="1020" w:type="dxa"/>
            <w:noWrap/>
            <w:hideMark/>
          </w:tcPr>
          <w:p w14:paraId="6E7A81E2"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5.5</w:t>
            </w:r>
          </w:p>
        </w:tc>
        <w:tc>
          <w:tcPr>
            <w:tcW w:w="1020" w:type="dxa"/>
            <w:noWrap/>
            <w:hideMark/>
          </w:tcPr>
          <w:p w14:paraId="6CD5BBAD"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10.3</w:t>
            </w:r>
          </w:p>
        </w:tc>
      </w:tr>
      <w:tr w:rsidR="007A1438" w:rsidRPr="00006180" w14:paraId="1BC67D1D" w14:textId="77777777" w:rsidTr="00E354D4">
        <w:trPr>
          <w:trHeight w:val="292"/>
        </w:trPr>
        <w:tc>
          <w:tcPr>
            <w:cnfStyle w:val="001000000000" w:firstRow="0" w:lastRow="0" w:firstColumn="1" w:lastColumn="0" w:oddVBand="0" w:evenVBand="0" w:oddHBand="0" w:evenHBand="0" w:firstRowFirstColumn="0" w:firstRowLastColumn="0" w:lastRowFirstColumn="0" w:lastRowLastColumn="0"/>
            <w:tcW w:w="790" w:type="dxa"/>
          </w:tcPr>
          <w:p w14:paraId="017F44A6" w14:textId="77777777" w:rsidR="007A1438" w:rsidRPr="00006180" w:rsidRDefault="007A1438" w:rsidP="00E354D4">
            <w:pPr>
              <w:spacing w:after="0" w:line="240" w:lineRule="auto"/>
              <w:rPr>
                <w:rFonts w:eastAsia="Times New Roman" w:cs="Times New Roman"/>
                <w:color w:val="000000"/>
                <w:sz w:val="20"/>
                <w:szCs w:val="20"/>
              </w:rPr>
            </w:pPr>
          </w:p>
        </w:tc>
        <w:tc>
          <w:tcPr>
            <w:tcW w:w="2440" w:type="dxa"/>
            <w:noWrap/>
            <w:hideMark/>
          </w:tcPr>
          <w:p w14:paraId="0A794503" w14:textId="77777777" w:rsidR="007A1438" w:rsidRPr="00006180"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sz w:val="20"/>
                <w:szCs w:val="20"/>
              </w:rPr>
            </w:pPr>
            <w:r w:rsidRPr="00006180">
              <w:rPr>
                <w:rFonts w:eastAsia="Times New Roman" w:cs="Times New Roman"/>
                <w:b/>
                <w:color w:val="000000"/>
                <w:sz w:val="20"/>
                <w:szCs w:val="20"/>
              </w:rPr>
              <w:t>Preferred</w:t>
            </w:r>
          </w:p>
        </w:tc>
        <w:tc>
          <w:tcPr>
            <w:tcW w:w="1020" w:type="dxa"/>
            <w:noWrap/>
            <w:hideMark/>
          </w:tcPr>
          <w:p w14:paraId="69593A1D" w14:textId="77777777" w:rsidR="007A1438" w:rsidRPr="00006180"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1020" w:type="dxa"/>
            <w:noWrap/>
            <w:hideMark/>
          </w:tcPr>
          <w:p w14:paraId="1F174E74" w14:textId="77777777" w:rsidR="007A1438" w:rsidRPr="00006180"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1020" w:type="dxa"/>
            <w:noWrap/>
            <w:hideMark/>
          </w:tcPr>
          <w:p w14:paraId="5C29871D" w14:textId="77777777" w:rsidR="007A1438" w:rsidRPr="00006180"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1020" w:type="dxa"/>
            <w:noWrap/>
            <w:hideMark/>
          </w:tcPr>
          <w:p w14:paraId="40314E9C" w14:textId="77777777" w:rsidR="007A1438" w:rsidRPr="00006180"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1020" w:type="dxa"/>
            <w:noWrap/>
            <w:hideMark/>
          </w:tcPr>
          <w:p w14:paraId="3EA17FCD" w14:textId="77777777" w:rsidR="007A1438" w:rsidRPr="00006180"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1020" w:type="dxa"/>
            <w:noWrap/>
            <w:hideMark/>
          </w:tcPr>
          <w:p w14:paraId="54B0C01A" w14:textId="77777777" w:rsidR="007A1438" w:rsidRPr="00006180"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7A1438" w:rsidRPr="00006180" w14:paraId="399AA989"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790" w:type="dxa"/>
          </w:tcPr>
          <w:p w14:paraId="28BA88F2" w14:textId="77777777" w:rsidR="007A1438" w:rsidRDefault="007A1438" w:rsidP="00E354D4">
            <w:pPr>
              <w:spacing w:after="0" w:line="240" w:lineRule="auto"/>
              <w:rPr>
                <w:rFonts w:eastAsia="Times New Roman" w:cs="Times New Roman"/>
                <w:b w:val="0"/>
                <w:color w:val="000000"/>
                <w:sz w:val="20"/>
                <w:szCs w:val="20"/>
              </w:rPr>
            </w:pPr>
            <w:r>
              <w:rPr>
                <w:rFonts w:eastAsia="Times New Roman" w:cs="Times New Roman"/>
                <w:b w:val="0"/>
                <w:color w:val="000000"/>
                <w:sz w:val="20"/>
                <w:szCs w:val="20"/>
              </w:rPr>
              <w:t>2</w:t>
            </w:r>
          </w:p>
        </w:tc>
        <w:tc>
          <w:tcPr>
            <w:tcW w:w="2440" w:type="dxa"/>
            <w:noWrap/>
            <w:hideMark/>
          </w:tcPr>
          <w:p w14:paraId="1724635D" w14:textId="77777777" w:rsidR="007A1438" w:rsidRPr="00006180"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Pr>
                <w:rFonts w:eastAsia="Times New Roman" w:cs="Times New Roman"/>
                <w:b/>
                <w:color w:val="000000"/>
                <w:sz w:val="20"/>
                <w:szCs w:val="20"/>
              </w:rPr>
              <w:t xml:space="preserve">  </w:t>
            </w:r>
            <w:r w:rsidRPr="00006180">
              <w:rPr>
                <w:rFonts w:eastAsia="Times New Roman" w:cs="Times New Roman"/>
                <w:color w:val="000000"/>
                <w:sz w:val="20"/>
                <w:szCs w:val="20"/>
              </w:rPr>
              <w:t>Augmented expenditures</w:t>
            </w:r>
          </w:p>
        </w:tc>
        <w:tc>
          <w:tcPr>
            <w:tcW w:w="1020" w:type="dxa"/>
            <w:noWrap/>
            <w:hideMark/>
          </w:tcPr>
          <w:p w14:paraId="6A04AA25"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31.8</w:t>
            </w:r>
          </w:p>
        </w:tc>
        <w:tc>
          <w:tcPr>
            <w:tcW w:w="1020" w:type="dxa"/>
            <w:noWrap/>
            <w:hideMark/>
          </w:tcPr>
          <w:p w14:paraId="50003298"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23.8</w:t>
            </w:r>
          </w:p>
        </w:tc>
        <w:tc>
          <w:tcPr>
            <w:tcW w:w="1020" w:type="dxa"/>
            <w:noWrap/>
            <w:hideMark/>
          </w:tcPr>
          <w:p w14:paraId="32A1D34D"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32.5</w:t>
            </w:r>
          </w:p>
        </w:tc>
        <w:tc>
          <w:tcPr>
            <w:tcW w:w="1020" w:type="dxa"/>
            <w:noWrap/>
            <w:hideMark/>
          </w:tcPr>
          <w:p w14:paraId="053401E6"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15.9</w:t>
            </w:r>
          </w:p>
        </w:tc>
        <w:tc>
          <w:tcPr>
            <w:tcW w:w="1020" w:type="dxa"/>
            <w:noWrap/>
            <w:hideMark/>
          </w:tcPr>
          <w:p w14:paraId="37398EA0"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13.1</w:t>
            </w:r>
          </w:p>
        </w:tc>
        <w:tc>
          <w:tcPr>
            <w:tcW w:w="1020" w:type="dxa"/>
            <w:noWrap/>
            <w:hideMark/>
          </w:tcPr>
          <w:p w14:paraId="36216133"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3.5</w:t>
            </w:r>
          </w:p>
        </w:tc>
      </w:tr>
      <w:tr w:rsidR="007A1438" w:rsidRPr="00006180" w14:paraId="54324895" w14:textId="77777777" w:rsidTr="00E354D4">
        <w:trPr>
          <w:trHeight w:val="292"/>
        </w:trPr>
        <w:tc>
          <w:tcPr>
            <w:cnfStyle w:val="001000000000" w:firstRow="0" w:lastRow="0" w:firstColumn="1" w:lastColumn="0" w:oddVBand="0" w:evenVBand="0" w:oddHBand="0" w:evenHBand="0" w:firstRowFirstColumn="0" w:firstRowLastColumn="0" w:lastRowFirstColumn="0" w:lastRowLastColumn="0"/>
            <w:tcW w:w="790" w:type="dxa"/>
          </w:tcPr>
          <w:p w14:paraId="7D66B599" w14:textId="77777777" w:rsidR="007A1438" w:rsidRDefault="007A1438" w:rsidP="00E354D4">
            <w:pPr>
              <w:spacing w:after="0" w:line="240" w:lineRule="auto"/>
              <w:rPr>
                <w:rFonts w:eastAsia="Times New Roman" w:cs="Times New Roman"/>
                <w:b w:val="0"/>
                <w:color w:val="000000"/>
                <w:sz w:val="20"/>
                <w:szCs w:val="20"/>
              </w:rPr>
            </w:pPr>
            <w:r>
              <w:rPr>
                <w:rFonts w:eastAsia="Times New Roman" w:cs="Times New Roman"/>
                <w:b w:val="0"/>
                <w:color w:val="000000"/>
                <w:sz w:val="20"/>
                <w:szCs w:val="20"/>
              </w:rPr>
              <w:t>3</w:t>
            </w:r>
          </w:p>
        </w:tc>
        <w:tc>
          <w:tcPr>
            <w:tcW w:w="2440" w:type="dxa"/>
            <w:noWrap/>
            <w:hideMark/>
          </w:tcPr>
          <w:p w14:paraId="68519DB3" w14:textId="77777777" w:rsidR="007A1438" w:rsidRPr="00006180"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b/>
                <w:color w:val="000000"/>
                <w:sz w:val="20"/>
                <w:szCs w:val="20"/>
              </w:rPr>
              <w:t xml:space="preserve">  </w:t>
            </w:r>
            <w:r>
              <w:rPr>
                <w:rFonts w:eastAsia="Times New Roman" w:cs="Times New Roman"/>
                <w:color w:val="000000"/>
                <w:sz w:val="20"/>
                <w:szCs w:val="20"/>
              </w:rPr>
              <w:t>Change</w:t>
            </w:r>
            <w:r w:rsidRPr="00327F15">
              <w:rPr>
                <w:rFonts w:eastAsia="Times New Roman" w:cs="Times New Roman"/>
                <w:color w:val="000000"/>
                <w:sz w:val="20"/>
                <w:szCs w:val="20"/>
              </w:rPr>
              <w:t xml:space="preserve"> (Line </w:t>
            </w:r>
            <w:r>
              <w:rPr>
                <w:rFonts w:eastAsia="Times New Roman" w:cs="Times New Roman"/>
                <w:color w:val="000000"/>
                <w:sz w:val="20"/>
                <w:szCs w:val="20"/>
              </w:rPr>
              <w:t>1</w:t>
            </w:r>
            <w:r w:rsidRPr="00327F15">
              <w:rPr>
                <w:rFonts w:eastAsia="Times New Roman" w:cs="Times New Roman"/>
                <w:color w:val="000000"/>
                <w:sz w:val="20"/>
                <w:szCs w:val="20"/>
              </w:rPr>
              <w:t xml:space="preserve"> </w:t>
            </w:r>
            <w:r w:rsidRPr="00327F15">
              <w:rPr>
                <w:rFonts w:eastAsia="Times New Roman" w:cs="Times New Roman"/>
                <w:i/>
                <w:color w:val="000000"/>
                <w:sz w:val="20"/>
                <w:szCs w:val="20"/>
              </w:rPr>
              <w:t>minus</w:t>
            </w:r>
            <w:r w:rsidRPr="00327F15">
              <w:rPr>
                <w:rFonts w:eastAsia="Times New Roman" w:cs="Times New Roman"/>
                <w:color w:val="000000"/>
                <w:sz w:val="20"/>
                <w:szCs w:val="20"/>
              </w:rPr>
              <w:t xml:space="preserve"> Line </w:t>
            </w:r>
            <w:r>
              <w:rPr>
                <w:rFonts w:eastAsia="Times New Roman" w:cs="Times New Roman"/>
                <w:color w:val="000000"/>
                <w:sz w:val="20"/>
                <w:szCs w:val="20"/>
              </w:rPr>
              <w:t>2</w:t>
            </w:r>
            <w:r w:rsidRPr="00327F15">
              <w:rPr>
                <w:rFonts w:eastAsia="Times New Roman" w:cs="Times New Roman"/>
                <w:color w:val="000000"/>
                <w:sz w:val="20"/>
                <w:szCs w:val="20"/>
              </w:rPr>
              <w:t>)</w:t>
            </w:r>
          </w:p>
        </w:tc>
        <w:tc>
          <w:tcPr>
            <w:tcW w:w="1020" w:type="dxa"/>
            <w:noWrap/>
            <w:hideMark/>
          </w:tcPr>
          <w:p w14:paraId="1E1BC441" w14:textId="77777777" w:rsidR="007A1438" w:rsidRPr="00006180"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4.</w:t>
            </w:r>
            <w:r>
              <w:rPr>
                <w:rFonts w:eastAsia="Times New Roman" w:cs="Times New Roman"/>
                <w:color w:val="000000"/>
                <w:sz w:val="20"/>
                <w:szCs w:val="20"/>
              </w:rPr>
              <w:t>2</w:t>
            </w:r>
          </w:p>
        </w:tc>
        <w:tc>
          <w:tcPr>
            <w:tcW w:w="1020" w:type="dxa"/>
            <w:noWrap/>
            <w:hideMark/>
          </w:tcPr>
          <w:p w14:paraId="2A44BE7E" w14:textId="77777777" w:rsidR="007A1438" w:rsidRPr="00006180"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10.1</w:t>
            </w:r>
          </w:p>
        </w:tc>
        <w:tc>
          <w:tcPr>
            <w:tcW w:w="1020" w:type="dxa"/>
            <w:noWrap/>
            <w:hideMark/>
          </w:tcPr>
          <w:p w14:paraId="2A4CA930" w14:textId="77777777" w:rsidR="007A1438" w:rsidRPr="00006180"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3.2</w:t>
            </w:r>
          </w:p>
        </w:tc>
        <w:tc>
          <w:tcPr>
            <w:tcW w:w="1020" w:type="dxa"/>
            <w:noWrap/>
            <w:hideMark/>
          </w:tcPr>
          <w:p w14:paraId="5A035FDE" w14:textId="77777777" w:rsidR="007A1438" w:rsidRPr="00006180"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4.1</w:t>
            </w:r>
          </w:p>
        </w:tc>
        <w:tc>
          <w:tcPr>
            <w:tcW w:w="1020" w:type="dxa"/>
            <w:noWrap/>
            <w:hideMark/>
          </w:tcPr>
          <w:p w14:paraId="4E81A1C9" w14:textId="77777777" w:rsidR="007A1438" w:rsidRPr="00006180"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-7.6</w:t>
            </w:r>
          </w:p>
        </w:tc>
        <w:tc>
          <w:tcPr>
            <w:tcW w:w="1020" w:type="dxa"/>
            <w:noWrap/>
            <w:hideMark/>
          </w:tcPr>
          <w:p w14:paraId="5E288990" w14:textId="77777777" w:rsidR="007A1438" w:rsidRPr="00006180"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6.</w:t>
            </w:r>
            <w:r>
              <w:rPr>
                <w:rFonts w:eastAsia="Times New Roman" w:cs="Times New Roman"/>
                <w:color w:val="000000"/>
                <w:sz w:val="20"/>
                <w:szCs w:val="20"/>
              </w:rPr>
              <w:t>8</w:t>
            </w:r>
          </w:p>
        </w:tc>
      </w:tr>
      <w:tr w:rsidR="007A1438" w:rsidRPr="00006180" w14:paraId="677BE6C2"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790" w:type="dxa"/>
          </w:tcPr>
          <w:p w14:paraId="28174BDB" w14:textId="77777777" w:rsidR="007A1438" w:rsidRPr="00006180" w:rsidRDefault="007A1438" w:rsidP="00E354D4">
            <w:pPr>
              <w:spacing w:after="0" w:line="240" w:lineRule="auto"/>
              <w:rPr>
                <w:rFonts w:eastAsia="Times New Roman" w:cs="Times New Roman"/>
                <w:color w:val="000000"/>
                <w:sz w:val="20"/>
                <w:szCs w:val="20"/>
              </w:rPr>
            </w:pPr>
          </w:p>
        </w:tc>
        <w:tc>
          <w:tcPr>
            <w:tcW w:w="2440" w:type="dxa"/>
            <w:noWrap/>
            <w:hideMark/>
          </w:tcPr>
          <w:p w14:paraId="20C5CE3A" w14:textId="77777777" w:rsidR="007A1438" w:rsidRPr="00006180"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 w:val="20"/>
                <w:szCs w:val="20"/>
              </w:rPr>
            </w:pPr>
            <w:r w:rsidRPr="00006180">
              <w:rPr>
                <w:rFonts w:eastAsia="Times New Roman" w:cs="Times New Roman"/>
                <w:b/>
                <w:color w:val="000000"/>
                <w:sz w:val="20"/>
                <w:szCs w:val="20"/>
              </w:rPr>
              <w:t>BEA</w:t>
            </w:r>
          </w:p>
        </w:tc>
        <w:tc>
          <w:tcPr>
            <w:tcW w:w="1020" w:type="dxa"/>
            <w:noWrap/>
            <w:hideMark/>
          </w:tcPr>
          <w:p w14:paraId="5F854D5A" w14:textId="77777777" w:rsidR="007A1438" w:rsidRPr="00006180"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1020" w:type="dxa"/>
            <w:noWrap/>
            <w:hideMark/>
          </w:tcPr>
          <w:p w14:paraId="17F55E13" w14:textId="77777777" w:rsidR="007A1438" w:rsidRPr="00006180"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c>
          <w:tcPr>
            <w:tcW w:w="1020" w:type="dxa"/>
            <w:noWrap/>
            <w:hideMark/>
          </w:tcPr>
          <w:p w14:paraId="3B26B35A" w14:textId="77777777" w:rsidR="007A1438" w:rsidRPr="00006180"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c>
          <w:tcPr>
            <w:tcW w:w="1020" w:type="dxa"/>
            <w:noWrap/>
            <w:hideMark/>
          </w:tcPr>
          <w:p w14:paraId="56BB633A" w14:textId="77777777" w:rsidR="007A1438" w:rsidRPr="00006180"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c>
          <w:tcPr>
            <w:tcW w:w="1020" w:type="dxa"/>
            <w:noWrap/>
            <w:hideMark/>
          </w:tcPr>
          <w:p w14:paraId="6DDA989C" w14:textId="77777777" w:rsidR="007A1438" w:rsidRPr="00006180"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c>
          <w:tcPr>
            <w:tcW w:w="1020" w:type="dxa"/>
            <w:noWrap/>
            <w:hideMark/>
          </w:tcPr>
          <w:p w14:paraId="761D9221" w14:textId="77777777" w:rsidR="007A1438" w:rsidRPr="00006180"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7A1438" w:rsidRPr="00006180" w14:paraId="400F066F" w14:textId="77777777" w:rsidTr="00E354D4">
        <w:trPr>
          <w:trHeight w:val="292"/>
        </w:trPr>
        <w:tc>
          <w:tcPr>
            <w:cnfStyle w:val="001000000000" w:firstRow="0" w:lastRow="0" w:firstColumn="1" w:lastColumn="0" w:oddVBand="0" w:evenVBand="0" w:oddHBand="0" w:evenHBand="0" w:firstRowFirstColumn="0" w:firstRowLastColumn="0" w:lastRowFirstColumn="0" w:lastRowLastColumn="0"/>
            <w:tcW w:w="790" w:type="dxa"/>
          </w:tcPr>
          <w:p w14:paraId="17509A8A" w14:textId="77777777" w:rsidR="007A1438" w:rsidRDefault="007A1438" w:rsidP="00E354D4">
            <w:pPr>
              <w:spacing w:after="0" w:line="240" w:lineRule="auto"/>
              <w:rPr>
                <w:rFonts w:eastAsia="Times New Roman" w:cs="Times New Roman"/>
                <w:b w:val="0"/>
                <w:color w:val="000000"/>
                <w:sz w:val="20"/>
                <w:szCs w:val="20"/>
              </w:rPr>
            </w:pPr>
            <w:r>
              <w:rPr>
                <w:rFonts w:eastAsia="Times New Roman" w:cs="Times New Roman"/>
                <w:b w:val="0"/>
                <w:color w:val="000000"/>
                <w:sz w:val="20"/>
                <w:szCs w:val="20"/>
              </w:rPr>
              <w:t>4</w:t>
            </w:r>
          </w:p>
        </w:tc>
        <w:tc>
          <w:tcPr>
            <w:tcW w:w="2440" w:type="dxa"/>
            <w:noWrap/>
            <w:hideMark/>
          </w:tcPr>
          <w:p w14:paraId="0A454F7E" w14:textId="77777777" w:rsidR="007A1438" w:rsidRPr="00006180"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b/>
                <w:color w:val="000000"/>
                <w:sz w:val="20"/>
                <w:szCs w:val="20"/>
              </w:rPr>
              <w:t xml:space="preserve">  </w:t>
            </w:r>
            <w:r w:rsidRPr="00006180">
              <w:rPr>
                <w:rFonts w:eastAsia="Times New Roman" w:cs="Times New Roman"/>
                <w:color w:val="000000"/>
                <w:sz w:val="20"/>
                <w:szCs w:val="20"/>
              </w:rPr>
              <w:t>Augmented expenditures</w:t>
            </w:r>
          </w:p>
        </w:tc>
        <w:tc>
          <w:tcPr>
            <w:tcW w:w="1020" w:type="dxa"/>
            <w:noWrap/>
            <w:hideMark/>
          </w:tcPr>
          <w:p w14:paraId="20074075" w14:textId="77777777" w:rsidR="007A1438" w:rsidRPr="00006180"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31.9</w:t>
            </w:r>
          </w:p>
        </w:tc>
        <w:tc>
          <w:tcPr>
            <w:tcW w:w="1020" w:type="dxa"/>
            <w:noWrap/>
            <w:hideMark/>
          </w:tcPr>
          <w:p w14:paraId="51409E5F" w14:textId="77777777" w:rsidR="007A1438" w:rsidRPr="00006180"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25.6</w:t>
            </w:r>
          </w:p>
        </w:tc>
        <w:tc>
          <w:tcPr>
            <w:tcW w:w="1020" w:type="dxa"/>
            <w:noWrap/>
            <w:hideMark/>
          </w:tcPr>
          <w:p w14:paraId="3708827F" w14:textId="77777777" w:rsidR="007A1438" w:rsidRPr="00006180"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31.4</w:t>
            </w:r>
          </w:p>
        </w:tc>
        <w:tc>
          <w:tcPr>
            <w:tcW w:w="1020" w:type="dxa"/>
            <w:noWrap/>
            <w:hideMark/>
          </w:tcPr>
          <w:p w14:paraId="5C830FC3" w14:textId="77777777" w:rsidR="007A1438" w:rsidRPr="00006180"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16.8</w:t>
            </w:r>
          </w:p>
        </w:tc>
        <w:tc>
          <w:tcPr>
            <w:tcW w:w="1020" w:type="dxa"/>
            <w:noWrap/>
            <w:hideMark/>
          </w:tcPr>
          <w:p w14:paraId="2B008C93" w14:textId="77777777" w:rsidR="007A1438" w:rsidRPr="00006180"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9.0</w:t>
            </w:r>
          </w:p>
        </w:tc>
        <w:tc>
          <w:tcPr>
            <w:tcW w:w="1020" w:type="dxa"/>
            <w:noWrap/>
            <w:hideMark/>
          </w:tcPr>
          <w:p w14:paraId="4F1DA9FC" w14:textId="77777777" w:rsidR="007A1438" w:rsidRPr="00006180"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5.6</w:t>
            </w:r>
          </w:p>
        </w:tc>
      </w:tr>
      <w:tr w:rsidR="007A1438" w:rsidRPr="00006180" w14:paraId="5EBB68B0"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790" w:type="dxa"/>
          </w:tcPr>
          <w:p w14:paraId="1B769AA8" w14:textId="77777777" w:rsidR="007A1438" w:rsidRDefault="007A1438" w:rsidP="00E354D4">
            <w:pPr>
              <w:spacing w:after="0" w:line="240" w:lineRule="auto"/>
              <w:rPr>
                <w:rFonts w:eastAsia="Times New Roman" w:cs="Times New Roman"/>
                <w:b w:val="0"/>
                <w:color w:val="000000"/>
                <w:sz w:val="20"/>
                <w:szCs w:val="20"/>
              </w:rPr>
            </w:pPr>
            <w:r>
              <w:rPr>
                <w:rFonts w:eastAsia="Times New Roman" w:cs="Times New Roman"/>
                <w:b w:val="0"/>
                <w:color w:val="000000"/>
                <w:sz w:val="20"/>
                <w:szCs w:val="20"/>
              </w:rPr>
              <w:t>5</w:t>
            </w:r>
          </w:p>
        </w:tc>
        <w:tc>
          <w:tcPr>
            <w:tcW w:w="2440" w:type="dxa"/>
            <w:noWrap/>
            <w:hideMark/>
          </w:tcPr>
          <w:p w14:paraId="3017D9B4" w14:textId="77777777" w:rsidR="007A1438" w:rsidRPr="00006180"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Pr>
                <w:rFonts w:eastAsia="Times New Roman" w:cs="Times New Roman"/>
                <w:b/>
                <w:color w:val="000000"/>
                <w:sz w:val="20"/>
                <w:szCs w:val="20"/>
              </w:rPr>
              <w:t xml:space="preserve">  </w:t>
            </w:r>
            <w:r>
              <w:rPr>
                <w:rFonts w:eastAsia="Times New Roman" w:cs="Times New Roman"/>
                <w:color w:val="000000"/>
                <w:sz w:val="20"/>
                <w:szCs w:val="20"/>
              </w:rPr>
              <w:t xml:space="preserve">Change (Line 1 </w:t>
            </w:r>
            <w:r w:rsidRPr="00327F15">
              <w:rPr>
                <w:rFonts w:eastAsia="Times New Roman" w:cs="Times New Roman"/>
                <w:i/>
                <w:color w:val="000000"/>
                <w:sz w:val="20"/>
                <w:szCs w:val="20"/>
              </w:rPr>
              <w:t>minus</w:t>
            </w:r>
            <w:r>
              <w:rPr>
                <w:rFonts w:eastAsia="Times New Roman" w:cs="Times New Roman"/>
                <w:color w:val="000000"/>
                <w:sz w:val="20"/>
                <w:szCs w:val="20"/>
              </w:rPr>
              <w:t xml:space="preserve"> Line 4)</w:t>
            </w:r>
          </w:p>
        </w:tc>
        <w:tc>
          <w:tcPr>
            <w:tcW w:w="1020" w:type="dxa"/>
            <w:noWrap/>
            <w:hideMark/>
          </w:tcPr>
          <w:p w14:paraId="1E078A7C"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4.1</w:t>
            </w:r>
          </w:p>
        </w:tc>
        <w:tc>
          <w:tcPr>
            <w:tcW w:w="1020" w:type="dxa"/>
            <w:noWrap/>
            <w:hideMark/>
          </w:tcPr>
          <w:p w14:paraId="22588473"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8.3</w:t>
            </w:r>
          </w:p>
        </w:tc>
        <w:tc>
          <w:tcPr>
            <w:tcW w:w="1020" w:type="dxa"/>
            <w:noWrap/>
            <w:hideMark/>
          </w:tcPr>
          <w:p w14:paraId="38DDFB9B"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4.3</w:t>
            </w:r>
          </w:p>
        </w:tc>
        <w:tc>
          <w:tcPr>
            <w:tcW w:w="1020" w:type="dxa"/>
            <w:noWrap/>
            <w:hideMark/>
          </w:tcPr>
          <w:p w14:paraId="370A3C41"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3.2</w:t>
            </w:r>
          </w:p>
        </w:tc>
        <w:tc>
          <w:tcPr>
            <w:tcW w:w="1020" w:type="dxa"/>
            <w:noWrap/>
            <w:hideMark/>
          </w:tcPr>
          <w:p w14:paraId="1EB66660"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-3.</w:t>
            </w:r>
            <w:r>
              <w:rPr>
                <w:rFonts w:eastAsia="Times New Roman" w:cs="Times New Roman"/>
                <w:color w:val="000000"/>
                <w:sz w:val="20"/>
                <w:szCs w:val="20"/>
              </w:rPr>
              <w:t>5</w:t>
            </w:r>
          </w:p>
        </w:tc>
        <w:tc>
          <w:tcPr>
            <w:tcW w:w="1020" w:type="dxa"/>
            <w:noWrap/>
            <w:hideMark/>
          </w:tcPr>
          <w:p w14:paraId="568245C5"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4.7</w:t>
            </w:r>
          </w:p>
        </w:tc>
      </w:tr>
    </w:tbl>
    <w:p w14:paraId="56AC04C6" w14:textId="77777777" w:rsidR="007A1438" w:rsidRDefault="007A1438" w:rsidP="007A1438"/>
    <w:p w14:paraId="15176B40" w14:textId="58DF6DB3" w:rsidR="00056E88" w:rsidRDefault="007A1438" w:rsidP="007A1438">
      <w:r>
        <w:t>The estimates confirm our expectations (</w:t>
      </w:r>
      <w:r w:rsidR="00F111D1">
        <w:fldChar w:fldCharType="begin"/>
      </w:r>
      <w:r w:rsidR="00F111D1">
        <w:instrText xml:space="preserve"> REF _Ref128394292 \h </w:instrText>
      </w:r>
      <w:r w:rsidR="00F111D1">
        <w:fldChar w:fldCharType="separate"/>
      </w:r>
      <w:r w:rsidR="00F111D1">
        <w:t xml:space="preserve">Table </w:t>
      </w:r>
      <w:r w:rsidR="00F111D1">
        <w:rPr>
          <w:noProof/>
        </w:rPr>
        <w:t>5</w:t>
      </w:r>
      <w:r w:rsidR="00F111D1">
        <w:noBreakHyphen/>
      </w:r>
      <w:r w:rsidR="00F111D1">
        <w:rPr>
          <w:noProof/>
        </w:rPr>
        <w:t>3</w:t>
      </w:r>
      <w:r w:rsidR="00F111D1">
        <w:fldChar w:fldCharType="end"/>
      </w:r>
      <w:r>
        <w:t>). For the entire sample and our preferred measure, we find that the Gini coefficient falls by 3.2 percentage points, from 35.7 to 32.5, when we add home production to the standard definition of expenditures. We also find that the Gini coefficient declined by 10.1 points for households with children and by a lower amount of 4.1 points for households without children. Analogous behavior is also observed for the alternative BEA measure: Inequality in the augmented measure is lower, and the decline in inequality is more sizeable for families with children.</w:t>
      </w:r>
    </w:p>
    <w:p w14:paraId="203FFBCB" w14:textId="3B659DCA" w:rsidR="007A1438" w:rsidRDefault="007A1438" w:rsidP="007A1438">
      <w:r>
        <w:t xml:space="preserve">However, a comparison of </w:t>
      </w:r>
      <w:r w:rsidR="00E84F00">
        <w:t>l</w:t>
      </w:r>
      <w:r>
        <w:t xml:space="preserve">ines 3 and 5 shows that for the sample as a whole (shown in column </w:t>
      </w:r>
      <w:r w:rsidR="00C243C8">
        <w:t>“</w:t>
      </w:r>
      <w:r>
        <w:t>All</w:t>
      </w:r>
      <w:r w:rsidR="00C243C8">
        <w:t>”</w:t>
      </w:r>
      <w:r>
        <w:t xml:space="preserve">), the decline in the Gini coefficient is greater for the BEA than </w:t>
      </w:r>
      <w:r w:rsidR="00E84F00">
        <w:t xml:space="preserve">for </w:t>
      </w:r>
      <w:r>
        <w:t xml:space="preserve">our definition. A decomposition of the Gini by subgroup sheds insight into the reason behind the difference. Specifically, the increase in between-group inequality when home production is included turns out to be substantially bigger under our measure (a rise of 7.6 </w:t>
      </w:r>
      <w:r w:rsidR="00042F9D">
        <w:t xml:space="preserve">vs. </w:t>
      </w:r>
      <w:r>
        <w:t>3.5 Gini points).</w:t>
      </w:r>
      <w:r>
        <w:rPr>
          <w:rStyle w:val="FootnoteReference"/>
        </w:rPr>
        <w:footnoteReference w:id="65"/>
      </w:r>
      <w:r>
        <w:t xml:space="preserve"> The greater increase in within-group inequality is enough to offset the slightly bigger declines in within-group inequality and overlapping inequality for our measure relative to the BEA. In turn, the higher jump in between-group inequality is driven by the inclusion of supervisory care, which is as large as active childcare in monetary value, in our measure and its omission in the BEA definition.</w:t>
      </w:r>
    </w:p>
    <w:p w14:paraId="51AB68BF" w14:textId="607A3299" w:rsidR="007A1438" w:rsidRDefault="007A1438" w:rsidP="007A1438">
      <w:pPr>
        <w:pStyle w:val="Caption"/>
        <w:keepNext/>
      </w:pPr>
      <w:bookmarkStart w:id="144" w:name="_Ref128394489"/>
      <w:bookmarkStart w:id="145" w:name="_Toc158095560"/>
      <w:r>
        <w:lastRenderedPageBreak/>
        <w:t xml:space="preserve">Table </w:t>
      </w:r>
      <w:fldSimple w:instr=" STYLEREF 1 \s ">
        <w:r w:rsidR="006C1E92">
          <w:rPr>
            <w:noProof/>
          </w:rPr>
          <w:t>5</w:t>
        </w:r>
      </w:fldSimple>
      <w:r w:rsidR="006C1E92">
        <w:noBreakHyphen/>
      </w:r>
      <w:fldSimple w:instr=" SEQ Table \* ARABIC \s 1 ">
        <w:r w:rsidR="006C1E92">
          <w:rPr>
            <w:noProof/>
          </w:rPr>
          <w:t>4</w:t>
        </w:r>
      </w:fldSimple>
      <w:bookmarkEnd w:id="144"/>
      <w:r>
        <w:t xml:space="preserve"> Decomposition </w:t>
      </w:r>
      <w:r w:rsidR="00E84F00">
        <w:t xml:space="preserve">of the </w:t>
      </w:r>
      <w:r>
        <w:t xml:space="preserve">Gini </w:t>
      </w:r>
      <w:r w:rsidR="000F33FD">
        <w:t>c</w:t>
      </w:r>
      <w:r w:rsidR="00E84F00">
        <w:t xml:space="preserve">oefficient by </w:t>
      </w:r>
      <w:r w:rsidR="000F33FD">
        <w:t>c</w:t>
      </w:r>
      <w:r w:rsidR="00E84F00">
        <w:t xml:space="preserve">omponents of </w:t>
      </w:r>
      <w:r w:rsidR="000F33FD">
        <w:t>c</w:t>
      </w:r>
      <w:r w:rsidR="00E84F00">
        <w:t>onsumption (</w:t>
      </w:r>
      <w:r>
        <w:t xml:space="preserve">Gini </w:t>
      </w:r>
      <w:r w:rsidR="000F33FD">
        <w:t>p</w:t>
      </w:r>
      <w:r w:rsidR="00E84F00">
        <w:t xml:space="preserve">oints) by </w:t>
      </w:r>
      <w:r w:rsidR="000F33FD">
        <w:t>m</w:t>
      </w:r>
      <w:r w:rsidR="00E84F00">
        <w:t xml:space="preserve">easure and </w:t>
      </w:r>
      <w:r w:rsidR="000F33FD">
        <w:t>p</w:t>
      </w:r>
      <w:r w:rsidR="00E84F00">
        <w:t xml:space="preserve">resence of </w:t>
      </w:r>
      <w:r w:rsidR="000F33FD">
        <w:t>c</w:t>
      </w:r>
      <w:r w:rsidR="00E84F00">
        <w:t>hildren, 2019</w:t>
      </w:r>
      <w:bookmarkEnd w:id="145"/>
    </w:p>
    <w:tbl>
      <w:tblPr>
        <w:tblStyle w:val="PlainTable11"/>
        <w:tblW w:w="9768" w:type="dxa"/>
        <w:tblLook w:val="04A0" w:firstRow="1" w:lastRow="0" w:firstColumn="1" w:lastColumn="0" w:noHBand="0" w:noVBand="1"/>
      </w:tblPr>
      <w:tblGrid>
        <w:gridCol w:w="1020"/>
        <w:gridCol w:w="2440"/>
        <w:gridCol w:w="1194"/>
        <w:gridCol w:w="1394"/>
        <w:gridCol w:w="566"/>
        <w:gridCol w:w="1194"/>
        <w:gridCol w:w="1394"/>
        <w:gridCol w:w="566"/>
      </w:tblGrid>
      <w:tr w:rsidR="007A1438" w:rsidRPr="003F67C5" w14:paraId="078BC0BC" w14:textId="77777777" w:rsidTr="00E354D4">
        <w:trPr>
          <w:cnfStyle w:val="100000000000" w:firstRow="1" w:lastRow="0" w:firstColumn="0" w:lastColumn="0" w:oddVBand="0" w:evenVBand="0" w:oddHBand="0" w:evenHBand="0" w:firstRowFirstColumn="0" w:firstRowLastColumn="0" w:lastRowFirstColumn="0" w:lastRowLastColumn="0"/>
          <w:trHeight w:val="292"/>
          <w:tblHead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37DE4499" w14:textId="77777777" w:rsidR="007A1438" w:rsidRPr="003F67C5" w:rsidRDefault="007A1438" w:rsidP="00E354D4">
            <w:pPr>
              <w:spacing w:after="0" w:line="240" w:lineRule="auto"/>
              <w:rPr>
                <w:rFonts w:eastAsia="Times New Roman" w:cs="Times New Roman"/>
                <w:sz w:val="20"/>
                <w:szCs w:val="20"/>
              </w:rPr>
            </w:pPr>
          </w:p>
        </w:tc>
        <w:tc>
          <w:tcPr>
            <w:tcW w:w="2440" w:type="dxa"/>
            <w:noWrap/>
            <w:hideMark/>
          </w:tcPr>
          <w:p w14:paraId="64FA79EC" w14:textId="77777777" w:rsidR="007A1438" w:rsidRPr="003F67C5" w:rsidRDefault="007A1438" w:rsidP="00E354D4">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3154" w:type="dxa"/>
            <w:gridSpan w:val="3"/>
            <w:noWrap/>
            <w:hideMark/>
          </w:tcPr>
          <w:p w14:paraId="7824327D" w14:textId="77777777" w:rsidR="007A1438" w:rsidRPr="003F67C5" w:rsidRDefault="007A1438" w:rsidP="00E354D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Preferred</w:t>
            </w:r>
          </w:p>
        </w:tc>
        <w:tc>
          <w:tcPr>
            <w:tcW w:w="3154" w:type="dxa"/>
            <w:gridSpan w:val="3"/>
            <w:noWrap/>
            <w:hideMark/>
          </w:tcPr>
          <w:p w14:paraId="1FB1EADC" w14:textId="77777777" w:rsidR="007A1438" w:rsidRPr="003F67C5" w:rsidRDefault="007A1438" w:rsidP="00E354D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BEA</w:t>
            </w:r>
          </w:p>
        </w:tc>
      </w:tr>
      <w:tr w:rsidR="007A1438" w:rsidRPr="003F67C5" w14:paraId="25ACA223" w14:textId="77777777" w:rsidTr="00E354D4">
        <w:trPr>
          <w:cnfStyle w:val="100000000000" w:firstRow="1" w:lastRow="0" w:firstColumn="0" w:lastColumn="0" w:oddVBand="0" w:evenVBand="0" w:oddHBand="0" w:evenHBand="0" w:firstRowFirstColumn="0" w:firstRowLastColumn="0" w:lastRowFirstColumn="0" w:lastRowLastColumn="0"/>
          <w:trHeight w:val="292"/>
          <w:tblHead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176D925D" w14:textId="77777777" w:rsidR="007A1438" w:rsidRPr="003F67C5" w:rsidRDefault="007A1438" w:rsidP="00E354D4">
            <w:pPr>
              <w:spacing w:after="0" w:line="240" w:lineRule="auto"/>
              <w:rPr>
                <w:rFonts w:eastAsia="Times New Roman" w:cs="Times New Roman"/>
                <w:color w:val="000000"/>
                <w:sz w:val="20"/>
                <w:szCs w:val="20"/>
              </w:rPr>
            </w:pPr>
            <w:r w:rsidRPr="003F67C5">
              <w:rPr>
                <w:rFonts w:eastAsia="Times New Roman" w:cs="Times New Roman"/>
                <w:color w:val="000000"/>
                <w:sz w:val="20"/>
                <w:szCs w:val="20"/>
              </w:rPr>
              <w:t>Line</w:t>
            </w:r>
          </w:p>
        </w:tc>
        <w:tc>
          <w:tcPr>
            <w:tcW w:w="2440" w:type="dxa"/>
            <w:noWrap/>
            <w:hideMark/>
          </w:tcPr>
          <w:p w14:paraId="6194B7C0" w14:textId="77777777" w:rsidR="007A1438" w:rsidRPr="003F67C5" w:rsidRDefault="007A1438" w:rsidP="00E354D4">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1194" w:type="dxa"/>
            <w:noWrap/>
            <w:hideMark/>
          </w:tcPr>
          <w:p w14:paraId="215A22E9" w14:textId="77777777" w:rsidR="007A1438" w:rsidRPr="003F67C5" w:rsidRDefault="007A1438" w:rsidP="00E354D4">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 w:val="20"/>
                <w:szCs w:val="20"/>
              </w:rPr>
            </w:pPr>
            <w:r w:rsidRPr="003F67C5">
              <w:rPr>
                <w:rFonts w:eastAsia="Times New Roman" w:cs="Times New Roman"/>
                <w:b w:val="0"/>
                <w:color w:val="000000"/>
                <w:sz w:val="20"/>
                <w:szCs w:val="20"/>
              </w:rPr>
              <w:t>No children</w:t>
            </w:r>
          </w:p>
        </w:tc>
        <w:tc>
          <w:tcPr>
            <w:tcW w:w="1394" w:type="dxa"/>
            <w:noWrap/>
            <w:hideMark/>
          </w:tcPr>
          <w:p w14:paraId="19F9F62D" w14:textId="77777777" w:rsidR="007A1438" w:rsidRPr="003F67C5" w:rsidRDefault="007A1438" w:rsidP="00E354D4">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 w:val="20"/>
                <w:szCs w:val="20"/>
              </w:rPr>
            </w:pPr>
            <w:r w:rsidRPr="003F67C5">
              <w:rPr>
                <w:rFonts w:eastAsia="Times New Roman" w:cs="Times New Roman"/>
                <w:b w:val="0"/>
                <w:color w:val="000000"/>
                <w:sz w:val="20"/>
                <w:szCs w:val="20"/>
              </w:rPr>
              <w:t>With children</w:t>
            </w:r>
          </w:p>
        </w:tc>
        <w:tc>
          <w:tcPr>
            <w:tcW w:w="566" w:type="dxa"/>
            <w:noWrap/>
            <w:hideMark/>
          </w:tcPr>
          <w:p w14:paraId="2565D24C" w14:textId="77777777" w:rsidR="007A1438" w:rsidRPr="003F67C5" w:rsidRDefault="007A1438" w:rsidP="00E354D4">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 w:val="20"/>
                <w:szCs w:val="20"/>
              </w:rPr>
            </w:pPr>
            <w:r w:rsidRPr="003F67C5">
              <w:rPr>
                <w:rFonts w:eastAsia="Times New Roman" w:cs="Times New Roman"/>
                <w:b w:val="0"/>
                <w:color w:val="000000"/>
                <w:sz w:val="20"/>
                <w:szCs w:val="20"/>
              </w:rPr>
              <w:t>All</w:t>
            </w:r>
          </w:p>
        </w:tc>
        <w:tc>
          <w:tcPr>
            <w:tcW w:w="1194" w:type="dxa"/>
            <w:noWrap/>
            <w:hideMark/>
          </w:tcPr>
          <w:p w14:paraId="4E417F0E" w14:textId="77777777" w:rsidR="007A1438" w:rsidRPr="003F67C5" w:rsidRDefault="007A1438" w:rsidP="00E354D4">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 w:val="20"/>
                <w:szCs w:val="20"/>
              </w:rPr>
            </w:pPr>
            <w:r w:rsidRPr="003F67C5">
              <w:rPr>
                <w:rFonts w:eastAsia="Times New Roman" w:cs="Times New Roman"/>
                <w:b w:val="0"/>
                <w:color w:val="000000"/>
                <w:sz w:val="20"/>
                <w:szCs w:val="20"/>
              </w:rPr>
              <w:t>No children</w:t>
            </w:r>
          </w:p>
        </w:tc>
        <w:tc>
          <w:tcPr>
            <w:tcW w:w="1394" w:type="dxa"/>
            <w:noWrap/>
            <w:hideMark/>
          </w:tcPr>
          <w:p w14:paraId="41B426EF" w14:textId="77777777" w:rsidR="007A1438" w:rsidRPr="003F67C5" w:rsidRDefault="007A1438" w:rsidP="00E354D4">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 w:val="20"/>
                <w:szCs w:val="20"/>
              </w:rPr>
            </w:pPr>
            <w:r w:rsidRPr="003F67C5">
              <w:rPr>
                <w:rFonts w:eastAsia="Times New Roman" w:cs="Times New Roman"/>
                <w:b w:val="0"/>
                <w:color w:val="000000"/>
                <w:sz w:val="20"/>
                <w:szCs w:val="20"/>
              </w:rPr>
              <w:t>With children</w:t>
            </w:r>
          </w:p>
        </w:tc>
        <w:tc>
          <w:tcPr>
            <w:tcW w:w="566" w:type="dxa"/>
            <w:noWrap/>
            <w:hideMark/>
          </w:tcPr>
          <w:p w14:paraId="3746796A" w14:textId="77777777" w:rsidR="007A1438" w:rsidRPr="003F67C5" w:rsidRDefault="007A1438" w:rsidP="00E354D4">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 w:val="20"/>
                <w:szCs w:val="20"/>
              </w:rPr>
            </w:pPr>
            <w:r w:rsidRPr="003F67C5">
              <w:rPr>
                <w:rFonts w:eastAsia="Times New Roman" w:cs="Times New Roman"/>
                <w:b w:val="0"/>
                <w:color w:val="000000"/>
                <w:sz w:val="20"/>
                <w:szCs w:val="20"/>
              </w:rPr>
              <w:t>All</w:t>
            </w:r>
          </w:p>
        </w:tc>
      </w:tr>
      <w:tr w:rsidR="007A1438" w:rsidRPr="003F67C5" w14:paraId="162F20F0"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020" w:type="dxa"/>
            <w:noWrap/>
            <w:hideMark/>
          </w:tcPr>
          <w:p w14:paraId="6AD4EF41" w14:textId="77777777" w:rsidR="007A1438" w:rsidRPr="003F67C5" w:rsidRDefault="007A1438" w:rsidP="00E354D4">
            <w:pPr>
              <w:spacing w:after="0" w:line="240" w:lineRule="auto"/>
              <w:jc w:val="right"/>
              <w:rPr>
                <w:rFonts w:eastAsia="Times New Roman" w:cs="Times New Roman"/>
                <w:color w:val="000000"/>
                <w:sz w:val="20"/>
                <w:szCs w:val="20"/>
              </w:rPr>
            </w:pPr>
            <w:r w:rsidRPr="003F67C5">
              <w:rPr>
                <w:rFonts w:eastAsia="Times New Roman" w:cs="Times New Roman"/>
                <w:color w:val="000000"/>
                <w:sz w:val="20"/>
                <w:szCs w:val="20"/>
              </w:rPr>
              <w:t>1</w:t>
            </w:r>
          </w:p>
        </w:tc>
        <w:tc>
          <w:tcPr>
            <w:tcW w:w="2440" w:type="dxa"/>
            <w:noWrap/>
            <w:hideMark/>
          </w:tcPr>
          <w:p w14:paraId="05EB88F4" w14:textId="77777777" w:rsidR="007A1438" w:rsidRPr="003F67C5"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Expenditures</w:t>
            </w:r>
          </w:p>
        </w:tc>
        <w:tc>
          <w:tcPr>
            <w:tcW w:w="1194" w:type="dxa"/>
            <w:noWrap/>
            <w:hideMark/>
          </w:tcPr>
          <w:p w14:paraId="37F1A154"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23.0</w:t>
            </w:r>
          </w:p>
        </w:tc>
        <w:tc>
          <w:tcPr>
            <w:tcW w:w="1394" w:type="dxa"/>
            <w:noWrap/>
            <w:hideMark/>
          </w:tcPr>
          <w:p w14:paraId="4BC6DF31"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14.1</w:t>
            </w:r>
          </w:p>
        </w:tc>
        <w:tc>
          <w:tcPr>
            <w:tcW w:w="566" w:type="dxa"/>
            <w:noWrap/>
            <w:hideMark/>
          </w:tcPr>
          <w:p w14:paraId="276D462D"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19.0</w:t>
            </w:r>
          </w:p>
        </w:tc>
        <w:tc>
          <w:tcPr>
            <w:tcW w:w="1194" w:type="dxa"/>
            <w:noWrap/>
            <w:hideMark/>
          </w:tcPr>
          <w:p w14:paraId="2629EAFD"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23.5</w:t>
            </w:r>
          </w:p>
        </w:tc>
        <w:tc>
          <w:tcPr>
            <w:tcW w:w="1394" w:type="dxa"/>
            <w:noWrap/>
            <w:hideMark/>
          </w:tcPr>
          <w:p w14:paraId="3128C00E"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18.2</w:t>
            </w:r>
          </w:p>
        </w:tc>
        <w:tc>
          <w:tcPr>
            <w:tcW w:w="566" w:type="dxa"/>
            <w:noWrap/>
            <w:hideMark/>
          </w:tcPr>
          <w:p w14:paraId="035CB241"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21.7</w:t>
            </w:r>
          </w:p>
        </w:tc>
      </w:tr>
      <w:tr w:rsidR="007A1438" w:rsidRPr="003F67C5" w14:paraId="090A5B5C" w14:textId="77777777" w:rsidTr="00E354D4">
        <w:trPr>
          <w:trHeight w:val="292"/>
        </w:trPr>
        <w:tc>
          <w:tcPr>
            <w:cnfStyle w:val="001000000000" w:firstRow="0" w:lastRow="0" w:firstColumn="1" w:lastColumn="0" w:oddVBand="0" w:evenVBand="0" w:oddHBand="0" w:evenHBand="0" w:firstRowFirstColumn="0" w:firstRowLastColumn="0" w:lastRowFirstColumn="0" w:lastRowLastColumn="0"/>
            <w:tcW w:w="1020" w:type="dxa"/>
            <w:noWrap/>
            <w:hideMark/>
          </w:tcPr>
          <w:p w14:paraId="290F48F1" w14:textId="77777777" w:rsidR="007A1438" w:rsidRPr="003F67C5" w:rsidRDefault="007A1438" w:rsidP="00E354D4">
            <w:pPr>
              <w:spacing w:after="0" w:line="240" w:lineRule="auto"/>
              <w:jc w:val="right"/>
              <w:rPr>
                <w:rFonts w:eastAsia="Times New Roman" w:cs="Times New Roman"/>
                <w:color w:val="000000"/>
                <w:sz w:val="20"/>
                <w:szCs w:val="20"/>
              </w:rPr>
            </w:pPr>
            <w:r w:rsidRPr="003F67C5">
              <w:rPr>
                <w:rFonts w:eastAsia="Times New Roman" w:cs="Times New Roman"/>
                <w:color w:val="000000"/>
                <w:sz w:val="20"/>
                <w:szCs w:val="20"/>
              </w:rPr>
              <w:t>2</w:t>
            </w:r>
          </w:p>
        </w:tc>
        <w:tc>
          <w:tcPr>
            <w:tcW w:w="2440" w:type="dxa"/>
            <w:noWrap/>
            <w:hideMark/>
          </w:tcPr>
          <w:p w14:paraId="4A6E1067" w14:textId="77777777" w:rsidR="007A1438" w:rsidRPr="003F67C5"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Home production</w:t>
            </w:r>
          </w:p>
        </w:tc>
        <w:tc>
          <w:tcPr>
            <w:tcW w:w="1194" w:type="dxa"/>
            <w:noWrap/>
            <w:hideMark/>
          </w:tcPr>
          <w:p w14:paraId="7B782ADD" w14:textId="77777777" w:rsidR="007A1438" w:rsidRPr="003F67C5"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8.9</w:t>
            </w:r>
          </w:p>
        </w:tc>
        <w:tc>
          <w:tcPr>
            <w:tcW w:w="1394" w:type="dxa"/>
            <w:noWrap/>
            <w:hideMark/>
          </w:tcPr>
          <w:p w14:paraId="4C114C42" w14:textId="77777777" w:rsidR="007A1438" w:rsidRPr="003F67C5"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9.6</w:t>
            </w:r>
          </w:p>
        </w:tc>
        <w:tc>
          <w:tcPr>
            <w:tcW w:w="566" w:type="dxa"/>
            <w:noWrap/>
            <w:hideMark/>
          </w:tcPr>
          <w:p w14:paraId="4EA75013" w14:textId="77777777" w:rsidR="007A1438" w:rsidRPr="003F67C5"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13.5</w:t>
            </w:r>
          </w:p>
        </w:tc>
        <w:tc>
          <w:tcPr>
            <w:tcW w:w="1194" w:type="dxa"/>
            <w:noWrap/>
            <w:hideMark/>
          </w:tcPr>
          <w:p w14:paraId="03B7C96A" w14:textId="77777777" w:rsidR="007A1438" w:rsidRPr="003F67C5"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8.4</w:t>
            </w:r>
          </w:p>
        </w:tc>
        <w:tc>
          <w:tcPr>
            <w:tcW w:w="1394" w:type="dxa"/>
            <w:noWrap/>
            <w:hideMark/>
          </w:tcPr>
          <w:p w14:paraId="3CB69930" w14:textId="77777777" w:rsidR="007A1438" w:rsidRPr="003F67C5"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7.4</w:t>
            </w:r>
          </w:p>
        </w:tc>
        <w:tc>
          <w:tcPr>
            <w:tcW w:w="566" w:type="dxa"/>
            <w:noWrap/>
            <w:hideMark/>
          </w:tcPr>
          <w:p w14:paraId="441F8A53" w14:textId="77777777" w:rsidR="007A1438" w:rsidRPr="003F67C5"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9.7</w:t>
            </w:r>
          </w:p>
        </w:tc>
      </w:tr>
      <w:tr w:rsidR="007A1438" w:rsidRPr="003F67C5" w14:paraId="5B374E76"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020" w:type="dxa"/>
            <w:noWrap/>
            <w:hideMark/>
          </w:tcPr>
          <w:p w14:paraId="6D5F9DA7" w14:textId="77777777" w:rsidR="007A1438" w:rsidRPr="003F67C5" w:rsidRDefault="007A1438" w:rsidP="00E354D4">
            <w:pPr>
              <w:spacing w:after="0" w:line="240" w:lineRule="auto"/>
              <w:jc w:val="right"/>
              <w:rPr>
                <w:rFonts w:eastAsia="Times New Roman" w:cs="Times New Roman"/>
                <w:color w:val="000000"/>
                <w:sz w:val="20"/>
                <w:szCs w:val="20"/>
              </w:rPr>
            </w:pPr>
            <w:r w:rsidRPr="003F67C5">
              <w:rPr>
                <w:rFonts w:eastAsia="Times New Roman" w:cs="Times New Roman"/>
                <w:color w:val="000000"/>
                <w:sz w:val="20"/>
                <w:szCs w:val="20"/>
              </w:rPr>
              <w:t>3</w:t>
            </w:r>
          </w:p>
        </w:tc>
        <w:tc>
          <w:tcPr>
            <w:tcW w:w="2440" w:type="dxa"/>
            <w:noWrap/>
            <w:hideMark/>
          </w:tcPr>
          <w:p w14:paraId="08300994" w14:textId="77777777" w:rsidR="007A1438" w:rsidRPr="003F67C5"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Augmented expenditures</w:t>
            </w:r>
          </w:p>
        </w:tc>
        <w:tc>
          <w:tcPr>
            <w:tcW w:w="1194" w:type="dxa"/>
            <w:noWrap/>
            <w:hideMark/>
          </w:tcPr>
          <w:p w14:paraId="35EC3A9F"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31.8</w:t>
            </w:r>
          </w:p>
        </w:tc>
        <w:tc>
          <w:tcPr>
            <w:tcW w:w="1394" w:type="dxa"/>
            <w:noWrap/>
            <w:hideMark/>
          </w:tcPr>
          <w:p w14:paraId="4291C705"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23.8</w:t>
            </w:r>
          </w:p>
        </w:tc>
        <w:tc>
          <w:tcPr>
            <w:tcW w:w="566" w:type="dxa"/>
            <w:noWrap/>
            <w:hideMark/>
          </w:tcPr>
          <w:p w14:paraId="6D8CDBD0"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32.5</w:t>
            </w:r>
          </w:p>
        </w:tc>
        <w:tc>
          <w:tcPr>
            <w:tcW w:w="1194" w:type="dxa"/>
            <w:noWrap/>
            <w:hideMark/>
          </w:tcPr>
          <w:p w14:paraId="4FD9A1F7"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31.9</w:t>
            </w:r>
          </w:p>
        </w:tc>
        <w:tc>
          <w:tcPr>
            <w:tcW w:w="1394" w:type="dxa"/>
            <w:noWrap/>
            <w:hideMark/>
          </w:tcPr>
          <w:p w14:paraId="6B274DAE"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25.6</w:t>
            </w:r>
          </w:p>
        </w:tc>
        <w:tc>
          <w:tcPr>
            <w:tcW w:w="566" w:type="dxa"/>
            <w:noWrap/>
            <w:hideMark/>
          </w:tcPr>
          <w:p w14:paraId="5DDBFAF4"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31.4</w:t>
            </w:r>
          </w:p>
        </w:tc>
      </w:tr>
      <w:tr w:rsidR="007A1438" w:rsidRPr="003F67C5" w14:paraId="75AD56FC" w14:textId="77777777" w:rsidTr="00E354D4">
        <w:trPr>
          <w:trHeight w:val="292"/>
        </w:trPr>
        <w:tc>
          <w:tcPr>
            <w:cnfStyle w:val="001000000000" w:firstRow="0" w:lastRow="0" w:firstColumn="1" w:lastColumn="0" w:oddVBand="0" w:evenVBand="0" w:oddHBand="0" w:evenHBand="0" w:firstRowFirstColumn="0" w:firstRowLastColumn="0" w:lastRowFirstColumn="0" w:lastRowLastColumn="0"/>
            <w:tcW w:w="1020" w:type="dxa"/>
            <w:noWrap/>
            <w:hideMark/>
          </w:tcPr>
          <w:p w14:paraId="73C9ED50" w14:textId="77777777" w:rsidR="007A1438" w:rsidRPr="003F67C5" w:rsidRDefault="007A1438" w:rsidP="00E354D4">
            <w:pPr>
              <w:spacing w:after="0" w:line="240" w:lineRule="auto"/>
              <w:jc w:val="right"/>
              <w:rPr>
                <w:rFonts w:eastAsia="Times New Roman" w:cs="Times New Roman"/>
                <w:color w:val="000000"/>
                <w:sz w:val="20"/>
                <w:szCs w:val="20"/>
              </w:rPr>
            </w:pPr>
          </w:p>
        </w:tc>
        <w:tc>
          <w:tcPr>
            <w:tcW w:w="2440" w:type="dxa"/>
            <w:noWrap/>
            <w:hideMark/>
          </w:tcPr>
          <w:p w14:paraId="24A21E36" w14:textId="77777777" w:rsidR="007A1438" w:rsidRPr="003F67C5"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5452B5">
              <w:rPr>
                <w:rFonts w:eastAsia="Times New Roman" w:cs="Times New Roman"/>
                <w:i/>
                <w:color w:val="000000"/>
                <w:sz w:val="20"/>
                <w:szCs w:val="20"/>
              </w:rPr>
              <w:t>Addendum</w:t>
            </w:r>
            <w:r w:rsidRPr="003F67C5">
              <w:rPr>
                <w:rFonts w:eastAsia="Times New Roman" w:cs="Times New Roman"/>
                <w:color w:val="000000"/>
                <w:sz w:val="20"/>
                <w:szCs w:val="20"/>
              </w:rPr>
              <w:t>:</w:t>
            </w:r>
          </w:p>
        </w:tc>
        <w:tc>
          <w:tcPr>
            <w:tcW w:w="1194" w:type="dxa"/>
            <w:noWrap/>
            <w:hideMark/>
          </w:tcPr>
          <w:p w14:paraId="7A6DB2BD" w14:textId="77777777" w:rsidR="007A1438" w:rsidRPr="003F67C5"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1394" w:type="dxa"/>
            <w:noWrap/>
            <w:hideMark/>
          </w:tcPr>
          <w:p w14:paraId="5D6EF48B" w14:textId="77777777" w:rsidR="007A1438" w:rsidRPr="003F67C5"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566" w:type="dxa"/>
            <w:noWrap/>
            <w:hideMark/>
          </w:tcPr>
          <w:p w14:paraId="04A86A51" w14:textId="77777777" w:rsidR="007A1438" w:rsidRPr="003F67C5"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1194" w:type="dxa"/>
            <w:noWrap/>
            <w:hideMark/>
          </w:tcPr>
          <w:p w14:paraId="4C035588" w14:textId="77777777" w:rsidR="007A1438" w:rsidRPr="003F67C5"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1394" w:type="dxa"/>
            <w:noWrap/>
            <w:hideMark/>
          </w:tcPr>
          <w:p w14:paraId="36F50D69" w14:textId="77777777" w:rsidR="007A1438" w:rsidRPr="003F67C5"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566" w:type="dxa"/>
            <w:noWrap/>
            <w:hideMark/>
          </w:tcPr>
          <w:p w14:paraId="7210482A" w14:textId="77777777" w:rsidR="007A1438" w:rsidRPr="003F67C5"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7A1438" w:rsidRPr="003F67C5" w14:paraId="1E18D35D"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020" w:type="dxa"/>
            <w:noWrap/>
            <w:hideMark/>
          </w:tcPr>
          <w:p w14:paraId="15EEF8C3" w14:textId="77777777" w:rsidR="007A1438" w:rsidRPr="003F67C5" w:rsidRDefault="007A1438" w:rsidP="00E354D4">
            <w:pPr>
              <w:spacing w:after="0" w:line="240" w:lineRule="auto"/>
              <w:jc w:val="right"/>
              <w:rPr>
                <w:rFonts w:eastAsia="Times New Roman" w:cs="Times New Roman"/>
                <w:color w:val="000000"/>
                <w:sz w:val="20"/>
                <w:szCs w:val="20"/>
              </w:rPr>
            </w:pPr>
            <w:r w:rsidRPr="003F67C5">
              <w:rPr>
                <w:rFonts w:eastAsia="Times New Roman" w:cs="Times New Roman"/>
                <w:color w:val="000000"/>
                <w:sz w:val="20"/>
                <w:szCs w:val="20"/>
              </w:rPr>
              <w:t>4</w:t>
            </w:r>
          </w:p>
        </w:tc>
        <w:tc>
          <w:tcPr>
            <w:tcW w:w="2440" w:type="dxa"/>
            <w:noWrap/>
            <w:hideMark/>
          </w:tcPr>
          <w:p w14:paraId="0BCA0405" w14:textId="77777777" w:rsidR="007A1438" w:rsidRPr="003F67C5"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Cooking</w:t>
            </w:r>
          </w:p>
        </w:tc>
        <w:tc>
          <w:tcPr>
            <w:tcW w:w="1194" w:type="dxa"/>
            <w:noWrap/>
            <w:hideMark/>
          </w:tcPr>
          <w:p w14:paraId="6008E99D"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1.6</w:t>
            </w:r>
          </w:p>
        </w:tc>
        <w:tc>
          <w:tcPr>
            <w:tcW w:w="1394" w:type="dxa"/>
            <w:noWrap/>
            <w:hideMark/>
          </w:tcPr>
          <w:p w14:paraId="50F715E8"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1.0</w:t>
            </w:r>
          </w:p>
        </w:tc>
        <w:tc>
          <w:tcPr>
            <w:tcW w:w="566" w:type="dxa"/>
            <w:noWrap/>
            <w:hideMark/>
          </w:tcPr>
          <w:p w14:paraId="3210585F"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1.6</w:t>
            </w:r>
          </w:p>
        </w:tc>
        <w:tc>
          <w:tcPr>
            <w:tcW w:w="1194" w:type="dxa"/>
            <w:noWrap/>
            <w:hideMark/>
          </w:tcPr>
          <w:p w14:paraId="381B0E5A"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1.6</w:t>
            </w:r>
          </w:p>
        </w:tc>
        <w:tc>
          <w:tcPr>
            <w:tcW w:w="1394" w:type="dxa"/>
            <w:noWrap/>
            <w:hideMark/>
          </w:tcPr>
          <w:p w14:paraId="0102645F"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1.1</w:t>
            </w:r>
          </w:p>
        </w:tc>
        <w:tc>
          <w:tcPr>
            <w:tcW w:w="566" w:type="dxa"/>
            <w:noWrap/>
            <w:hideMark/>
          </w:tcPr>
          <w:p w14:paraId="53D14389"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1.7</w:t>
            </w:r>
          </w:p>
        </w:tc>
      </w:tr>
      <w:tr w:rsidR="007A1438" w:rsidRPr="003F67C5" w14:paraId="3E8A95B6" w14:textId="77777777" w:rsidTr="00E354D4">
        <w:trPr>
          <w:trHeight w:val="292"/>
        </w:trPr>
        <w:tc>
          <w:tcPr>
            <w:cnfStyle w:val="001000000000" w:firstRow="0" w:lastRow="0" w:firstColumn="1" w:lastColumn="0" w:oddVBand="0" w:evenVBand="0" w:oddHBand="0" w:evenHBand="0" w:firstRowFirstColumn="0" w:firstRowLastColumn="0" w:lastRowFirstColumn="0" w:lastRowLastColumn="0"/>
            <w:tcW w:w="1020" w:type="dxa"/>
            <w:noWrap/>
            <w:hideMark/>
          </w:tcPr>
          <w:p w14:paraId="397147A4" w14:textId="77777777" w:rsidR="007A1438" w:rsidRPr="003F67C5" w:rsidRDefault="007A1438" w:rsidP="00E354D4">
            <w:pPr>
              <w:spacing w:after="0" w:line="240" w:lineRule="auto"/>
              <w:jc w:val="right"/>
              <w:rPr>
                <w:rFonts w:eastAsia="Times New Roman" w:cs="Times New Roman"/>
                <w:color w:val="000000"/>
                <w:sz w:val="20"/>
                <w:szCs w:val="20"/>
              </w:rPr>
            </w:pPr>
            <w:r w:rsidRPr="003F67C5">
              <w:rPr>
                <w:rFonts w:eastAsia="Times New Roman" w:cs="Times New Roman"/>
                <w:color w:val="000000"/>
                <w:sz w:val="20"/>
                <w:szCs w:val="20"/>
              </w:rPr>
              <w:t>5</w:t>
            </w:r>
          </w:p>
        </w:tc>
        <w:tc>
          <w:tcPr>
            <w:tcW w:w="2440" w:type="dxa"/>
            <w:noWrap/>
            <w:hideMark/>
          </w:tcPr>
          <w:p w14:paraId="49D6228A" w14:textId="77777777" w:rsidR="007A1438" w:rsidRPr="003F67C5"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Housework</w:t>
            </w:r>
          </w:p>
        </w:tc>
        <w:tc>
          <w:tcPr>
            <w:tcW w:w="1194" w:type="dxa"/>
            <w:noWrap/>
            <w:hideMark/>
          </w:tcPr>
          <w:p w14:paraId="36F7D84F" w14:textId="77777777" w:rsidR="007A1438" w:rsidRPr="003F67C5"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6.6</w:t>
            </w:r>
          </w:p>
        </w:tc>
        <w:tc>
          <w:tcPr>
            <w:tcW w:w="1394" w:type="dxa"/>
            <w:noWrap/>
            <w:hideMark/>
          </w:tcPr>
          <w:p w14:paraId="5D320FCF" w14:textId="77777777" w:rsidR="007A1438" w:rsidRPr="003F67C5"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2.9</w:t>
            </w:r>
          </w:p>
        </w:tc>
        <w:tc>
          <w:tcPr>
            <w:tcW w:w="566" w:type="dxa"/>
            <w:noWrap/>
            <w:hideMark/>
          </w:tcPr>
          <w:p w14:paraId="6495727B" w14:textId="77777777" w:rsidR="007A1438" w:rsidRPr="003F67C5"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4.7</w:t>
            </w:r>
          </w:p>
        </w:tc>
        <w:tc>
          <w:tcPr>
            <w:tcW w:w="1194" w:type="dxa"/>
            <w:noWrap/>
            <w:hideMark/>
          </w:tcPr>
          <w:p w14:paraId="5455C34E" w14:textId="77777777" w:rsidR="007A1438" w:rsidRPr="003F67C5"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6.4</w:t>
            </w:r>
          </w:p>
        </w:tc>
        <w:tc>
          <w:tcPr>
            <w:tcW w:w="1394" w:type="dxa"/>
            <w:noWrap/>
            <w:hideMark/>
          </w:tcPr>
          <w:p w14:paraId="79327361" w14:textId="77777777" w:rsidR="007A1438" w:rsidRPr="003F67C5"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3.7</w:t>
            </w:r>
          </w:p>
        </w:tc>
        <w:tc>
          <w:tcPr>
            <w:tcW w:w="566" w:type="dxa"/>
            <w:noWrap/>
            <w:hideMark/>
          </w:tcPr>
          <w:p w14:paraId="1F814D98" w14:textId="77777777" w:rsidR="007A1438" w:rsidRPr="003F67C5"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5.4</w:t>
            </w:r>
          </w:p>
        </w:tc>
      </w:tr>
      <w:tr w:rsidR="007A1438" w:rsidRPr="003F67C5" w14:paraId="6462E22A"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020" w:type="dxa"/>
            <w:noWrap/>
            <w:hideMark/>
          </w:tcPr>
          <w:p w14:paraId="659E4A9F" w14:textId="77777777" w:rsidR="007A1438" w:rsidRPr="003F67C5" w:rsidRDefault="007A1438" w:rsidP="00E354D4">
            <w:pPr>
              <w:spacing w:after="0" w:line="240" w:lineRule="auto"/>
              <w:jc w:val="right"/>
              <w:rPr>
                <w:rFonts w:eastAsia="Times New Roman" w:cs="Times New Roman"/>
                <w:color w:val="000000"/>
                <w:sz w:val="20"/>
                <w:szCs w:val="20"/>
              </w:rPr>
            </w:pPr>
            <w:r w:rsidRPr="003F67C5">
              <w:rPr>
                <w:rFonts w:eastAsia="Times New Roman" w:cs="Times New Roman"/>
                <w:color w:val="000000"/>
                <w:sz w:val="20"/>
                <w:szCs w:val="20"/>
              </w:rPr>
              <w:t>6</w:t>
            </w:r>
          </w:p>
        </w:tc>
        <w:tc>
          <w:tcPr>
            <w:tcW w:w="2440" w:type="dxa"/>
            <w:noWrap/>
            <w:hideMark/>
          </w:tcPr>
          <w:p w14:paraId="04A197FF" w14:textId="77777777" w:rsidR="007A1438" w:rsidRPr="003F67C5"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Active childcare</w:t>
            </w:r>
          </w:p>
        </w:tc>
        <w:tc>
          <w:tcPr>
            <w:tcW w:w="1194" w:type="dxa"/>
            <w:noWrap/>
            <w:hideMark/>
          </w:tcPr>
          <w:p w14:paraId="4650CA22" w14:textId="77777777" w:rsidR="007A1438" w:rsidRPr="003F67C5"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1394" w:type="dxa"/>
            <w:noWrap/>
            <w:hideMark/>
          </w:tcPr>
          <w:p w14:paraId="2467528B"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3.1</w:t>
            </w:r>
          </w:p>
        </w:tc>
        <w:tc>
          <w:tcPr>
            <w:tcW w:w="566" w:type="dxa"/>
            <w:noWrap/>
            <w:hideMark/>
          </w:tcPr>
          <w:p w14:paraId="2AD67052"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3.4</w:t>
            </w:r>
          </w:p>
        </w:tc>
        <w:tc>
          <w:tcPr>
            <w:tcW w:w="1194" w:type="dxa"/>
            <w:noWrap/>
            <w:hideMark/>
          </w:tcPr>
          <w:p w14:paraId="7F9FBAC0"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1394" w:type="dxa"/>
            <w:noWrap/>
            <w:hideMark/>
          </w:tcPr>
          <w:p w14:paraId="2DCC4419"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2.3</w:t>
            </w:r>
          </w:p>
        </w:tc>
        <w:tc>
          <w:tcPr>
            <w:tcW w:w="566" w:type="dxa"/>
            <w:noWrap/>
            <w:hideMark/>
          </w:tcPr>
          <w:p w14:paraId="105D3FBD"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2.3</w:t>
            </w:r>
          </w:p>
        </w:tc>
      </w:tr>
      <w:tr w:rsidR="007A1438" w:rsidRPr="003F67C5" w14:paraId="015164A6" w14:textId="77777777" w:rsidTr="00E354D4">
        <w:trPr>
          <w:trHeight w:val="292"/>
        </w:trPr>
        <w:tc>
          <w:tcPr>
            <w:cnfStyle w:val="001000000000" w:firstRow="0" w:lastRow="0" w:firstColumn="1" w:lastColumn="0" w:oddVBand="0" w:evenVBand="0" w:oddHBand="0" w:evenHBand="0" w:firstRowFirstColumn="0" w:firstRowLastColumn="0" w:lastRowFirstColumn="0" w:lastRowLastColumn="0"/>
            <w:tcW w:w="1020" w:type="dxa"/>
            <w:noWrap/>
            <w:hideMark/>
          </w:tcPr>
          <w:p w14:paraId="408B616A" w14:textId="77777777" w:rsidR="007A1438" w:rsidRPr="003F67C5" w:rsidRDefault="007A1438" w:rsidP="00E354D4">
            <w:pPr>
              <w:spacing w:after="0" w:line="240" w:lineRule="auto"/>
              <w:jc w:val="right"/>
              <w:rPr>
                <w:rFonts w:eastAsia="Times New Roman" w:cs="Times New Roman"/>
                <w:color w:val="000000"/>
                <w:sz w:val="20"/>
                <w:szCs w:val="20"/>
              </w:rPr>
            </w:pPr>
            <w:r w:rsidRPr="003F67C5">
              <w:rPr>
                <w:rFonts w:eastAsia="Times New Roman" w:cs="Times New Roman"/>
                <w:color w:val="000000"/>
                <w:sz w:val="20"/>
                <w:szCs w:val="20"/>
              </w:rPr>
              <w:t>7</w:t>
            </w:r>
          </w:p>
        </w:tc>
        <w:tc>
          <w:tcPr>
            <w:tcW w:w="2440" w:type="dxa"/>
            <w:noWrap/>
            <w:hideMark/>
          </w:tcPr>
          <w:p w14:paraId="3E24F886" w14:textId="77777777" w:rsidR="007A1438" w:rsidRPr="003F67C5"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Supervisory care</w:t>
            </w:r>
          </w:p>
        </w:tc>
        <w:tc>
          <w:tcPr>
            <w:tcW w:w="1194" w:type="dxa"/>
            <w:noWrap/>
            <w:hideMark/>
          </w:tcPr>
          <w:p w14:paraId="2B5EFE6E" w14:textId="77777777" w:rsidR="007A1438" w:rsidRPr="003F67C5"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1394" w:type="dxa"/>
            <w:noWrap/>
            <w:hideMark/>
          </w:tcPr>
          <w:p w14:paraId="76537BF4" w14:textId="77777777" w:rsidR="007A1438" w:rsidRPr="003F67C5"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2.1</w:t>
            </w:r>
          </w:p>
        </w:tc>
        <w:tc>
          <w:tcPr>
            <w:tcW w:w="566" w:type="dxa"/>
            <w:noWrap/>
            <w:hideMark/>
          </w:tcPr>
          <w:p w14:paraId="7BC7301B" w14:textId="77777777" w:rsidR="007A1438" w:rsidRPr="003F67C5"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3.2</w:t>
            </w:r>
          </w:p>
        </w:tc>
        <w:tc>
          <w:tcPr>
            <w:tcW w:w="1194" w:type="dxa"/>
            <w:noWrap/>
            <w:hideMark/>
          </w:tcPr>
          <w:p w14:paraId="238D6E60" w14:textId="77777777" w:rsidR="007A1438" w:rsidRPr="003F67C5"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1394" w:type="dxa"/>
            <w:noWrap/>
            <w:hideMark/>
          </w:tcPr>
          <w:p w14:paraId="03D02861" w14:textId="77777777" w:rsidR="007A1438" w:rsidRPr="003F67C5"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566" w:type="dxa"/>
            <w:noWrap/>
            <w:hideMark/>
          </w:tcPr>
          <w:p w14:paraId="63A9B9FF" w14:textId="77777777" w:rsidR="007A1438" w:rsidRPr="003F67C5"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7A1438" w:rsidRPr="003F67C5" w14:paraId="43B60D46"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020" w:type="dxa"/>
            <w:noWrap/>
            <w:hideMark/>
          </w:tcPr>
          <w:p w14:paraId="2A8EF532" w14:textId="77777777" w:rsidR="007A1438" w:rsidRPr="003F67C5" w:rsidRDefault="007A1438" w:rsidP="00E354D4">
            <w:pPr>
              <w:spacing w:after="0" w:line="240" w:lineRule="auto"/>
              <w:jc w:val="right"/>
              <w:rPr>
                <w:rFonts w:eastAsia="Times New Roman" w:cs="Times New Roman"/>
                <w:color w:val="000000"/>
                <w:sz w:val="20"/>
                <w:szCs w:val="20"/>
              </w:rPr>
            </w:pPr>
            <w:r w:rsidRPr="003F67C5">
              <w:rPr>
                <w:rFonts w:eastAsia="Times New Roman" w:cs="Times New Roman"/>
                <w:color w:val="000000"/>
                <w:sz w:val="20"/>
                <w:szCs w:val="20"/>
              </w:rPr>
              <w:t>8</w:t>
            </w:r>
          </w:p>
        </w:tc>
        <w:tc>
          <w:tcPr>
            <w:tcW w:w="2440" w:type="dxa"/>
            <w:noWrap/>
            <w:hideMark/>
          </w:tcPr>
          <w:p w14:paraId="49613E2E" w14:textId="77777777" w:rsidR="007A1438" w:rsidRPr="003F67C5"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Other</w:t>
            </w:r>
          </w:p>
        </w:tc>
        <w:tc>
          <w:tcPr>
            <w:tcW w:w="1194" w:type="dxa"/>
            <w:noWrap/>
            <w:hideMark/>
          </w:tcPr>
          <w:p w14:paraId="329B46D6"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0.6</w:t>
            </w:r>
          </w:p>
        </w:tc>
        <w:tc>
          <w:tcPr>
            <w:tcW w:w="1394" w:type="dxa"/>
            <w:noWrap/>
            <w:hideMark/>
          </w:tcPr>
          <w:p w14:paraId="09F952EB"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0.5</w:t>
            </w:r>
          </w:p>
        </w:tc>
        <w:tc>
          <w:tcPr>
            <w:tcW w:w="566" w:type="dxa"/>
            <w:noWrap/>
            <w:hideMark/>
          </w:tcPr>
          <w:p w14:paraId="3CEEA650"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0.6</w:t>
            </w:r>
          </w:p>
        </w:tc>
        <w:tc>
          <w:tcPr>
            <w:tcW w:w="1194" w:type="dxa"/>
            <w:noWrap/>
            <w:hideMark/>
          </w:tcPr>
          <w:p w14:paraId="2A6F1398"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0.4</w:t>
            </w:r>
          </w:p>
        </w:tc>
        <w:tc>
          <w:tcPr>
            <w:tcW w:w="1394" w:type="dxa"/>
            <w:noWrap/>
            <w:hideMark/>
          </w:tcPr>
          <w:p w14:paraId="024F8178"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0.2</w:t>
            </w:r>
          </w:p>
        </w:tc>
        <w:tc>
          <w:tcPr>
            <w:tcW w:w="566" w:type="dxa"/>
            <w:noWrap/>
            <w:hideMark/>
          </w:tcPr>
          <w:p w14:paraId="3F268481"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0.3</w:t>
            </w:r>
          </w:p>
        </w:tc>
      </w:tr>
    </w:tbl>
    <w:p w14:paraId="3A28210E" w14:textId="36E1AAE0" w:rsidR="007A1438" w:rsidRDefault="000C6C3D" w:rsidP="000C6C3D">
      <w:pPr>
        <w:spacing w:line="240" w:lineRule="auto"/>
      </w:pPr>
      <w:r w:rsidRPr="000C6C3D">
        <w:rPr>
          <w:i/>
          <w:sz w:val="20"/>
        </w:rPr>
        <w:t>Note</w:t>
      </w:r>
      <w:r w:rsidRPr="000C6C3D">
        <w:rPr>
          <w:sz w:val="20"/>
        </w:rPr>
        <w:t xml:space="preserve">: The numbers in </w:t>
      </w:r>
      <w:r w:rsidR="00E84F00">
        <w:rPr>
          <w:sz w:val="20"/>
        </w:rPr>
        <w:t>l</w:t>
      </w:r>
      <w:r w:rsidRPr="000C6C3D">
        <w:rPr>
          <w:sz w:val="20"/>
        </w:rPr>
        <w:t xml:space="preserve">ines 1 and 2 represent the contribution (in Gini or percentage points) of expenditures and home production to the Gini coefficient of augmented expenditures shown in </w:t>
      </w:r>
      <w:r w:rsidR="00E84F00">
        <w:rPr>
          <w:sz w:val="20"/>
        </w:rPr>
        <w:t>l</w:t>
      </w:r>
      <w:r w:rsidRPr="000C6C3D">
        <w:rPr>
          <w:sz w:val="20"/>
        </w:rPr>
        <w:t xml:space="preserve">ine 3. The numbers in </w:t>
      </w:r>
      <w:r w:rsidR="00E84F00">
        <w:rPr>
          <w:sz w:val="20"/>
        </w:rPr>
        <w:t>l</w:t>
      </w:r>
      <w:r w:rsidRPr="000C6C3D">
        <w:rPr>
          <w:sz w:val="20"/>
        </w:rPr>
        <w:t>ines 4 through 8 show the contribution of each listed category</w:t>
      </w:r>
      <w:r>
        <w:rPr>
          <w:sz w:val="20"/>
        </w:rPr>
        <w:t xml:space="preserve"> (e.g. housework)</w:t>
      </w:r>
      <w:r w:rsidRPr="000C6C3D">
        <w:rPr>
          <w:sz w:val="20"/>
        </w:rPr>
        <w:t xml:space="preserve"> to the Gini coefficient shown in </w:t>
      </w:r>
      <w:r w:rsidR="00E84F00">
        <w:rPr>
          <w:sz w:val="20"/>
        </w:rPr>
        <w:t>l</w:t>
      </w:r>
      <w:r w:rsidRPr="000C6C3D">
        <w:rPr>
          <w:sz w:val="20"/>
        </w:rPr>
        <w:t>ine 3.</w:t>
      </w:r>
    </w:p>
    <w:p w14:paraId="68673CDB" w14:textId="77777777" w:rsidR="00E84F00" w:rsidRDefault="00E84F00" w:rsidP="007A1438"/>
    <w:p w14:paraId="3088DBC5" w14:textId="4D6BA274" w:rsidR="007A1438" w:rsidRDefault="007A1438" w:rsidP="007A1438">
      <w:r>
        <w:t>A decomposition of Gini by source can help us better understand the relative roles of the different components of home production in driving the reduction in measured inequality (</w:t>
      </w:r>
      <w:r w:rsidR="00F111D1">
        <w:fldChar w:fldCharType="begin"/>
      </w:r>
      <w:r w:rsidR="00F111D1">
        <w:instrText xml:space="preserve"> REF _Ref128394489 \h </w:instrText>
      </w:r>
      <w:r w:rsidR="00F111D1">
        <w:fldChar w:fldCharType="separate"/>
      </w:r>
      <w:r w:rsidR="00F111D1">
        <w:t xml:space="preserve">Table </w:t>
      </w:r>
      <w:r w:rsidR="00F111D1">
        <w:rPr>
          <w:noProof/>
        </w:rPr>
        <w:t>5</w:t>
      </w:r>
      <w:r w:rsidR="00F111D1">
        <w:noBreakHyphen/>
      </w:r>
      <w:r w:rsidR="00F111D1">
        <w:rPr>
          <w:noProof/>
        </w:rPr>
        <w:t>4</w:t>
      </w:r>
      <w:r w:rsidR="00F111D1">
        <w:fldChar w:fldCharType="end"/>
      </w:r>
      <w:r>
        <w:t>).</w:t>
      </w:r>
      <w:r>
        <w:rPr>
          <w:rStyle w:val="FootnoteReference"/>
        </w:rPr>
        <w:footnoteReference w:id="66"/>
      </w:r>
      <w:r>
        <w:t xml:space="preserve"> We can observe by reading down the numbers in the</w:t>
      </w:r>
      <w:r w:rsidR="00E84F00">
        <w:t xml:space="preserve"> </w:t>
      </w:r>
      <w:r w:rsidR="00C243C8">
        <w:t>“</w:t>
      </w:r>
      <w:r w:rsidR="00E84F00">
        <w:t>No children</w:t>
      </w:r>
      <w:r w:rsidR="00C243C8">
        <w:t>”</w:t>
      </w:r>
      <w:r>
        <w:t xml:space="preserve"> columns </w:t>
      </w:r>
      <w:r w:rsidR="00E84F00">
        <w:t>(preferred and BEA)</w:t>
      </w:r>
      <w:r>
        <w:t xml:space="preserve"> that the contribution of household production and its components to inequality in augmented expenditures is roughly the same for both definitions. As we would expect, the difference between the measures stems from how distribution changes within the group of families with children and their impact on the overall distribution. Within this group, our measure's expanded definition of childcare contributes to the larger inequality-reducing effect of home production. </w:t>
      </w:r>
      <w:bookmarkStart w:id="146" w:name="_Hlk136962374"/>
      <w:r>
        <w:t xml:space="preserve">Simultaneously, it loses some of its inequality-reducing strength </w:t>
      </w:r>
      <w:r w:rsidR="003B5383">
        <w:t>because our measure enhances the between-group component of inequality (</w:t>
      </w:r>
      <w:r w:rsidR="009C1945">
        <w:fldChar w:fldCharType="begin"/>
      </w:r>
      <w:r w:rsidR="009C1945">
        <w:instrText xml:space="preserve"> REF _Ref128394292 \h </w:instrText>
      </w:r>
      <w:r w:rsidR="009C1945">
        <w:fldChar w:fldCharType="separate"/>
      </w:r>
      <w:r w:rsidR="009C1945">
        <w:t xml:space="preserve">Table </w:t>
      </w:r>
      <w:r w:rsidR="009C1945">
        <w:rPr>
          <w:noProof/>
        </w:rPr>
        <w:t>5</w:t>
      </w:r>
      <w:r w:rsidR="009C1945">
        <w:noBreakHyphen/>
      </w:r>
      <w:r w:rsidR="009C1945">
        <w:rPr>
          <w:noProof/>
        </w:rPr>
        <w:t>3</w:t>
      </w:r>
      <w:r w:rsidR="009C1945">
        <w:fldChar w:fldCharType="end"/>
      </w:r>
      <w:r w:rsidR="003B5383">
        <w:t>)</w:t>
      </w:r>
      <w:r>
        <w:t>.</w:t>
      </w:r>
      <w:bookmarkEnd w:id="146"/>
      <w:r>
        <w:t xml:space="preserve"> As we saw before, the inequality in BEA augmented </w:t>
      </w:r>
      <w:r w:rsidR="007853E8">
        <w:t>expenditures</w:t>
      </w:r>
      <w:r>
        <w:t xml:space="preserve"> is lower than in preferred augmented expenditures. Our estimates in </w:t>
      </w:r>
      <w:r w:rsidR="00201BCC">
        <w:fldChar w:fldCharType="begin"/>
      </w:r>
      <w:r w:rsidR="00201BCC">
        <w:instrText xml:space="preserve"> REF _Ref128394489 \h </w:instrText>
      </w:r>
      <w:r w:rsidR="00201BCC">
        <w:fldChar w:fldCharType="separate"/>
      </w:r>
      <w:r w:rsidR="00201BCC">
        <w:t xml:space="preserve">Table </w:t>
      </w:r>
      <w:r w:rsidR="00201BCC">
        <w:rPr>
          <w:noProof/>
        </w:rPr>
        <w:t>5</w:t>
      </w:r>
      <w:r w:rsidR="00201BCC">
        <w:noBreakHyphen/>
      </w:r>
      <w:r w:rsidR="00201BCC">
        <w:rPr>
          <w:noProof/>
        </w:rPr>
        <w:t>4</w:t>
      </w:r>
      <w:r w:rsidR="00201BCC">
        <w:fldChar w:fldCharType="end"/>
      </w:r>
      <w:r w:rsidR="00201BCC">
        <w:t xml:space="preserve"> </w:t>
      </w:r>
      <w:r>
        <w:t>capture this effect in the higher contribution of home production to overall inequality (</w:t>
      </w:r>
      <w:r w:rsidR="00E84F00">
        <w:t>l</w:t>
      </w:r>
      <w:r>
        <w:t xml:space="preserve">ine 2, columns labeled </w:t>
      </w:r>
      <w:r w:rsidR="00C243C8">
        <w:t>“</w:t>
      </w:r>
      <w:r>
        <w:t>All</w:t>
      </w:r>
      <w:r w:rsidR="00C243C8">
        <w:t>”</w:t>
      </w:r>
      <w:r>
        <w:t>) in our measure than in the BEA’s (13.5 vs. 9.7 Gini points). We also show further</w:t>
      </w:r>
      <w:r w:rsidR="00E84F00">
        <w:t>,</w:t>
      </w:r>
      <w:r>
        <w:t xml:space="preserve"> in </w:t>
      </w:r>
      <w:r w:rsidR="00E84F00">
        <w:t>l</w:t>
      </w:r>
      <w:r>
        <w:t>ines 6 and 7</w:t>
      </w:r>
      <w:r w:rsidR="00E84F00">
        <w:t>,</w:t>
      </w:r>
      <w:r>
        <w:t xml:space="preserve"> the greater contribution of total and supervisory childcare to inequality under our definition.</w:t>
      </w:r>
    </w:p>
    <w:p w14:paraId="0D63EB90" w14:textId="77F21575" w:rsidR="007A1438" w:rsidRDefault="007A1438" w:rsidP="007A1438">
      <w:pPr>
        <w:pStyle w:val="Caption"/>
        <w:keepNext/>
      </w:pPr>
      <w:bookmarkStart w:id="147" w:name="_Ref135734608"/>
      <w:bookmarkStart w:id="148" w:name="_Ref135734595"/>
      <w:bookmarkStart w:id="149" w:name="_Toc158095585"/>
      <w:r>
        <w:lastRenderedPageBreak/>
        <w:t xml:space="preserve">Figure </w:t>
      </w:r>
      <w:fldSimple w:instr=" STYLEREF 1 \s ">
        <w:r w:rsidR="00083AB3">
          <w:rPr>
            <w:noProof/>
          </w:rPr>
          <w:t>5</w:t>
        </w:r>
      </w:fldSimple>
      <w:r w:rsidR="00083AB3">
        <w:noBreakHyphen/>
      </w:r>
      <w:fldSimple w:instr=" SEQ Figure \* ARABIC \s 1 ">
        <w:r w:rsidR="00083AB3">
          <w:rPr>
            <w:noProof/>
          </w:rPr>
          <w:t>7</w:t>
        </w:r>
      </w:fldSimple>
      <w:bookmarkEnd w:id="147"/>
      <w:r>
        <w:t xml:space="preserve"> Factors </w:t>
      </w:r>
      <w:r w:rsidR="000F33FD">
        <w:t>a</w:t>
      </w:r>
      <w:r w:rsidR="00E84F00">
        <w:t xml:space="preserve">ffecting the </w:t>
      </w:r>
      <w:r w:rsidR="000F33FD">
        <w:t>c</w:t>
      </w:r>
      <w:r w:rsidR="00E84F00">
        <w:t xml:space="preserve">ontribution of </w:t>
      </w:r>
      <w:r w:rsidR="000F33FD">
        <w:t>h</w:t>
      </w:r>
      <w:r w:rsidR="00E84F00">
        <w:t xml:space="preserve">ome </w:t>
      </w:r>
      <w:r w:rsidR="000F33FD">
        <w:t>p</w:t>
      </w:r>
      <w:r w:rsidR="00E84F00">
        <w:t xml:space="preserve">roduction to </w:t>
      </w:r>
      <w:r w:rsidR="000F33FD">
        <w:t>c</w:t>
      </w:r>
      <w:r w:rsidR="00E84F00">
        <w:t xml:space="preserve">onsumption </w:t>
      </w:r>
      <w:r w:rsidR="000F33FD">
        <w:t>i</w:t>
      </w:r>
      <w:r w:rsidR="00E84F00">
        <w:t xml:space="preserve">nequality by </w:t>
      </w:r>
      <w:r w:rsidR="000F33FD">
        <w:t>a</w:t>
      </w:r>
      <w:r w:rsidR="00E84F00">
        <w:t xml:space="preserve">lternative </w:t>
      </w:r>
      <w:r w:rsidR="000F33FD">
        <w:t>m</w:t>
      </w:r>
      <w:r w:rsidR="00E84F00">
        <w:t>easures, 2019</w:t>
      </w:r>
      <w:bookmarkEnd w:id="148"/>
      <w:bookmarkEnd w:id="149"/>
    </w:p>
    <w:p w14:paraId="4D50A25E" w14:textId="77777777" w:rsidR="007A1438" w:rsidRDefault="007A1438" w:rsidP="007A1438">
      <w:pPr>
        <w:jc w:val="center"/>
      </w:pPr>
      <w:r>
        <w:rPr>
          <w:noProof/>
        </w:rPr>
        <w:drawing>
          <wp:inline distT="0" distB="0" distL="0" distR="0" wp14:anchorId="564F5319" wp14:editId="0F18A1D6">
            <wp:extent cx="4572000" cy="2743200"/>
            <wp:effectExtent l="0" t="0" r="0" b="0"/>
            <wp:docPr id="12" name="Chart 12">
              <a:extLst xmlns:a="http://schemas.openxmlformats.org/drawingml/2006/main">
                <a:ext uri="{FF2B5EF4-FFF2-40B4-BE49-F238E27FC236}">
                  <a16:creationId xmlns:a16="http://schemas.microsoft.com/office/drawing/2014/main" id="{6D5DA444-49E0-4936-9C66-8E3406AC98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2971CCB0" w14:textId="6BBA1F2D" w:rsidR="007A1438" w:rsidRDefault="007A1438" w:rsidP="007A1438">
      <w:r>
        <w:t xml:space="preserve">The numbers shown in </w:t>
      </w:r>
      <w:r w:rsidR="00B04D66">
        <w:fldChar w:fldCharType="begin"/>
      </w:r>
      <w:r w:rsidR="00B04D66">
        <w:instrText xml:space="preserve"> REF _Ref135734608 \h </w:instrText>
      </w:r>
      <w:r w:rsidR="00B04D66">
        <w:fldChar w:fldCharType="separate"/>
      </w:r>
      <w:r w:rsidR="00B04D66">
        <w:t xml:space="preserve">Figure </w:t>
      </w:r>
      <w:r w:rsidR="00B04D66">
        <w:rPr>
          <w:noProof/>
        </w:rPr>
        <w:t>5</w:t>
      </w:r>
      <w:r w:rsidR="00B04D66">
        <w:noBreakHyphen/>
      </w:r>
      <w:r w:rsidR="00B04D66">
        <w:rPr>
          <w:noProof/>
        </w:rPr>
        <w:t>7</w:t>
      </w:r>
      <w:r w:rsidR="00B04D66">
        <w:fldChar w:fldCharType="end"/>
      </w:r>
      <w:r>
        <w:t xml:space="preserve"> help interpret the reasons behind the higher contribution of home production to inequality with an expanded definition of childcare. As we know, the contribution of a component of expenditures to the Gini of total expenditures (standard or augmented) is simply the product of its concentration coefficient with respect to total expenditures and the component’s share of total expenditures. A comparison of </w:t>
      </w:r>
      <w:r w:rsidR="00C243C8">
        <w:t>“</w:t>
      </w:r>
      <w:r w:rsidR="000F33FD">
        <w:t>W</w:t>
      </w:r>
      <w:r>
        <w:t>ith children</w:t>
      </w:r>
      <w:r w:rsidR="00C243C8">
        <w:t>”</w:t>
      </w:r>
      <w:r>
        <w:t xml:space="preserve"> bars in the two definitions clearly show</w:t>
      </w:r>
      <w:r w:rsidR="000A53EE">
        <w:t>s</w:t>
      </w:r>
      <w:r>
        <w:t xml:space="preserve"> that home production's </w:t>
      </w:r>
      <w:r w:rsidR="000A53EE">
        <w:t>larger</w:t>
      </w:r>
      <w:r>
        <w:t xml:space="preserve"> contribution to within-group inequality of preferred measure is almost entirely due to its higher share in augmented expenditures (because of the inclusion of supervisory care). The concentration coefficients are practically identical for both measures. However, a comparison of </w:t>
      </w:r>
      <w:r w:rsidR="009F723F">
        <w:t xml:space="preserve">the </w:t>
      </w:r>
      <w:r w:rsidR="00C243C8">
        <w:t>“</w:t>
      </w:r>
      <w:r>
        <w:t>All</w:t>
      </w:r>
      <w:r w:rsidR="00C243C8">
        <w:t>”</w:t>
      </w:r>
      <w:r>
        <w:t xml:space="preserve"> bars demonstrates that the concentration coefficient of the preferred measure is also notably higher (0.35 vs. 0.29). In turn, the higher concentration coefficient reflects the greater inequality in the distribution of home production across the expenditure distribution because of the larger gaps between families with and without children.</w:t>
      </w:r>
    </w:p>
    <w:p w14:paraId="5E4AF6D5" w14:textId="29D07A7C" w:rsidR="00A3020A" w:rsidRDefault="00A3020A" w:rsidP="00A3020A">
      <w:pPr>
        <w:pStyle w:val="Heading2"/>
      </w:pPr>
      <w:bookmarkStart w:id="150" w:name="_Toc158095521"/>
      <w:r>
        <w:t>Applications to food preparation and childcare</w:t>
      </w:r>
      <w:bookmarkEnd w:id="150"/>
    </w:p>
    <w:p w14:paraId="55C0F6DF" w14:textId="6190D63F" w:rsidR="00A3020A" w:rsidRDefault="00A3020A" w:rsidP="00A3020A">
      <w:pPr>
        <w:spacing w:after="0"/>
        <w:ind w:left="-5" w:right="63"/>
      </w:pPr>
      <w:r>
        <w:t xml:space="preserve">We hope the synthetic data will also be useful for investigating issues </w:t>
      </w:r>
      <w:r w:rsidR="004D3171">
        <w:t xml:space="preserve">that require </w:t>
      </w:r>
      <w:r>
        <w:t xml:space="preserve">information regarding the joint distribution of specific categories of household production and expenditures. As noted earlier (see Appendix A of Chapter 3), the favorable conclusion about our imputation strategy that emerged from our validation exercise was restricted to the joint distribution of total household production and total expenditures. In this section, we examine specific subsets of spending and household production to illustrate the synthetic data's potential uses rather than offer a full-fledged study of the particular topics. </w:t>
      </w:r>
    </w:p>
    <w:p w14:paraId="3DF7C2D6" w14:textId="0D1325F9" w:rsidR="00A3020A" w:rsidRDefault="00A3020A" w:rsidP="00A3020A">
      <w:r>
        <w:lastRenderedPageBreak/>
        <w:t>We begin with food and assess the existence of an inverse relationship between the share of food expenditures in total food expenditures (a measure of the degree to which food requirements are met via outsourcing) and household hours of “cooking.”</w:t>
      </w:r>
      <w:r>
        <w:rPr>
          <w:vertAlign w:val="superscript"/>
        </w:rPr>
        <w:footnoteReference w:id="67"/>
      </w:r>
      <w:r>
        <w:t xml:space="preserve"> Next, we explore the relationship between childcare expenditures and hours of childcare. For married-couple families, </w:t>
      </w:r>
      <w:del w:id="154" w:author="Lindsey Carter" w:date="2024-02-07T12:30:00Z">
        <w:r w:rsidDel="004D3171">
          <w:delText>our focus is</w:delText>
        </w:r>
      </w:del>
      <w:ins w:id="155" w:author="Lindsey Carter" w:date="2024-02-07T12:30:00Z">
        <w:r w:rsidR="004D3171">
          <w:t>we are focused</w:t>
        </w:r>
      </w:ins>
      <w:r>
        <w:t xml:space="preserve"> on the intrahousehold division of childcare responsibilities and </w:t>
      </w:r>
      <w:del w:id="156" w:author="Lindsey Carter" w:date="2024-02-07T12:30:00Z">
        <w:r w:rsidDel="004D3171">
          <w:delText>to investigate</w:delText>
        </w:r>
      </w:del>
      <w:ins w:id="157" w:author="Lindsey Carter" w:date="2024-02-07T12:30:00Z">
        <w:r w:rsidR="004D3171">
          <w:t>investigating</w:t>
        </w:r>
      </w:ins>
      <w:r>
        <w:t xml:space="preserve"> </w:t>
      </w:r>
      <w:ins w:id="158" w:author="Lindsey Carter" w:date="2024-02-07T12:30:00Z">
        <w:r w:rsidR="004D3171">
          <w:t>whether</w:t>
        </w:r>
      </w:ins>
      <w:del w:id="159" w:author="Lindsey Carter" w:date="2024-02-07T12:30:00Z">
        <w:r w:rsidDel="004D3171">
          <w:delText>if</w:delText>
        </w:r>
      </w:del>
      <w:r>
        <w:t xml:space="preserve"> our synthetic data indicate that dual-earner families </w:t>
      </w:r>
      <w:del w:id="160" w:author="Lindsey Carter" w:date="2024-02-07T12:30:00Z">
        <w:r w:rsidDel="004D3171">
          <w:delText xml:space="preserve">that </w:delText>
        </w:r>
      </w:del>
      <w:ins w:id="161" w:author="Lindsey Carter" w:date="2024-02-07T12:30:00Z">
        <w:r w:rsidR="004D3171">
          <w:t xml:space="preserve">who </w:t>
        </w:r>
      </w:ins>
      <w:r>
        <w:t xml:space="preserve">spend, on average, more on childcare than “male-breadwinner” families also display a lower share </w:t>
      </w:r>
      <w:del w:id="162" w:author="Lindsey Carter" w:date="2024-02-07T12:31:00Z">
        <w:r w:rsidDel="004D3171">
          <w:delText xml:space="preserve">of </w:delText>
        </w:r>
      </w:del>
      <w:ins w:id="163" w:author="Lindsey Carter" w:date="2024-02-07T12:31:00Z">
        <w:r w:rsidR="004D3171">
          <w:t xml:space="preserve">in </w:t>
        </w:r>
      </w:ins>
      <w:r>
        <w:t xml:space="preserve">wives’ </w:t>
      </w:r>
      <w:del w:id="164" w:author="Lindsey Carter" w:date="2024-02-07T12:31:00Z">
        <w:r w:rsidDel="004D3171">
          <w:delText xml:space="preserve">in </w:delText>
        </w:r>
      </w:del>
      <w:r>
        <w:t xml:space="preserve">total family hours of childcare. We also examine if families with children and a single employed reference person </w:t>
      </w:r>
      <w:del w:id="165" w:author="Lindsey Carter" w:date="2024-02-07T12:31:00Z">
        <w:r w:rsidDel="004D3171">
          <w:delText xml:space="preserve">that </w:delText>
        </w:r>
      </w:del>
      <w:ins w:id="166" w:author="Lindsey Carter" w:date="2024-02-07T12:31:00Z">
        <w:r w:rsidR="004D3171">
          <w:t xml:space="preserve">who </w:t>
        </w:r>
      </w:ins>
      <w:r>
        <w:t xml:space="preserve">purchase childcare services engage in </w:t>
      </w:r>
      <w:ins w:id="167" w:author="Lindsey Carter" w:date="2024-02-07T12:31:00Z">
        <w:r w:rsidR="004D3171">
          <w:t xml:space="preserve">a </w:t>
        </w:r>
      </w:ins>
      <w:r>
        <w:t>lower</w:t>
      </w:r>
      <w:ins w:id="168" w:author="Lindsey Carter" w:date="2024-02-07T12:31:00Z">
        <w:r w:rsidR="004D3171">
          <w:t xml:space="preserve"> number of</w:t>
        </w:r>
      </w:ins>
      <w:r>
        <w:t xml:space="preserve"> hours of childcare than their counterparts </w:t>
      </w:r>
      <w:del w:id="169" w:author="Lindsey Carter" w:date="2024-02-07T12:31:00Z">
        <w:r w:rsidDel="004D3171">
          <w:delText xml:space="preserve">that </w:delText>
        </w:r>
      </w:del>
      <w:ins w:id="170" w:author="Lindsey Carter" w:date="2024-02-07T12:31:00Z">
        <w:r w:rsidR="004D3171">
          <w:t xml:space="preserve">who </w:t>
        </w:r>
      </w:ins>
      <w:r>
        <w:t>do not. Our findings are generally consistent with economic intuition. However, they must be considered tentative because we do not account for the data's special features, and some of our estimates are generated from a relatively small number of observations, as discussed below.</w:t>
      </w:r>
    </w:p>
    <w:p w14:paraId="42957776" w14:textId="3775EEA8" w:rsidR="00A3020A" w:rsidRDefault="00A3020A" w:rsidP="00A3020A">
      <w:pPr>
        <w:pStyle w:val="Heading3"/>
      </w:pPr>
      <w:bookmarkStart w:id="171" w:name="_Toc158095522"/>
      <w:r>
        <w:t>Food preparation</w:t>
      </w:r>
      <w:bookmarkEnd w:id="171"/>
    </w:p>
    <w:p w14:paraId="239AC7D0" w14:textId="7A4C470E" w:rsidR="00A3020A" w:rsidRDefault="00A3020A" w:rsidP="00A3020A">
      <w:pPr>
        <w:ind w:left="-5" w:right="63"/>
      </w:pPr>
      <w:r>
        <w:t xml:space="preserve">The average household expenditures on food constituted about 16 percent of the monthly average total expenses of about $4,700. Spending on food consumed at home accounted for two-thirds of total food expenditures, and </w:t>
      </w:r>
      <w:ins w:id="172" w:author="Lindsey Carter" w:date="2024-02-07T12:32:00Z">
        <w:r w:rsidR="004D3171">
          <w:t xml:space="preserve">spending on </w:t>
        </w:r>
      </w:ins>
      <w:r>
        <w:t>food away from home made up the remainder.</w:t>
      </w:r>
      <w:r>
        <w:rPr>
          <w:vertAlign w:val="superscript"/>
        </w:rPr>
        <w:footnoteReference w:id="68"/>
      </w:r>
      <w:r>
        <w:t xml:space="preserve"> Households also perform a considerable amount of household production devoted to the preparation of food and drinks as well as cleaning up afterward (referred to as “cooking” here).</w:t>
      </w:r>
      <w:r>
        <w:rPr>
          <w:vertAlign w:val="superscript"/>
        </w:rPr>
        <w:footnoteReference w:id="69"/>
      </w:r>
      <w:r>
        <w:t xml:space="preserve"> On average, cooking accounted for about 17 percent of </w:t>
      </w:r>
      <w:del w:id="174" w:author="Lindsey Carter" w:date="2024-02-07T12:33:00Z">
        <w:r w:rsidDel="004D3171">
          <w:delText xml:space="preserve">the </w:delText>
        </w:r>
      </w:del>
      <w:r>
        <w:t xml:space="preserve">monthly total household production hours of 220. As expected, it is also an almost universal activity with a participation rate of 94 percent. </w:t>
      </w:r>
    </w:p>
    <w:p w14:paraId="42517D18" w14:textId="241C2671" w:rsidR="00A3020A" w:rsidRDefault="00A3020A" w:rsidP="00A3020A">
      <w:r>
        <w:t>Food expenditures differ considerably by household size and composition (</w:t>
      </w:r>
      <w:r w:rsidR="00D37AC0">
        <w:fldChar w:fldCharType="begin"/>
      </w:r>
      <w:r w:rsidR="00D37AC0">
        <w:instrText xml:space="preserve"> REF _Ref158094587 \h </w:instrText>
      </w:r>
      <w:r w:rsidR="00D37AC0">
        <w:fldChar w:fldCharType="separate"/>
      </w:r>
      <w:r w:rsidR="00D37AC0">
        <w:t xml:space="preserve">Figure </w:t>
      </w:r>
      <w:r w:rsidR="00D37AC0">
        <w:rPr>
          <w:noProof/>
        </w:rPr>
        <w:t>5</w:t>
      </w:r>
      <w:r w:rsidR="00D37AC0">
        <w:noBreakHyphen/>
      </w:r>
      <w:r w:rsidR="00D37AC0">
        <w:rPr>
          <w:noProof/>
        </w:rPr>
        <w:t>8</w:t>
      </w:r>
      <w:r w:rsidR="00D37AC0">
        <w:fldChar w:fldCharType="end"/>
      </w:r>
      <w:r>
        <w:t xml:space="preserve">, Panel A). Several factors are at play, and let us note a few. Variations in need exist among households because more people require more food, with children requiring, generally, less food than adults. Then, there are economies of scale in expenditures (e.g., the price per quart of soft drink purchased in a 20oz vs. 2-liter bottle), which </w:t>
      </w:r>
      <w:r>
        <w:lastRenderedPageBreak/>
        <w:t>can dampen the variation. On the other hand, the means to afford more and higher-priced food varies across households, partly as a function of the number of earners, which also exerts an influence over the variation in food expenditures.</w:t>
      </w:r>
    </w:p>
    <w:p w14:paraId="6F20C132" w14:textId="18F1F3D6" w:rsidR="0027350C" w:rsidRDefault="0027350C" w:rsidP="0027350C">
      <w:pPr>
        <w:pStyle w:val="Caption"/>
        <w:keepNext/>
      </w:pPr>
      <w:bookmarkStart w:id="175" w:name="_Ref158094587"/>
      <w:bookmarkStart w:id="176" w:name="_Toc158095586"/>
      <w:r>
        <w:t xml:space="preserve">Figure </w:t>
      </w:r>
      <w:fldSimple w:instr=" STYLEREF 1 \s ">
        <w:r w:rsidR="00083AB3">
          <w:rPr>
            <w:noProof/>
          </w:rPr>
          <w:t>5</w:t>
        </w:r>
      </w:fldSimple>
      <w:r w:rsidR="00083AB3">
        <w:noBreakHyphen/>
      </w:r>
      <w:fldSimple w:instr=" SEQ Figure \* ARABIC \s 1 ">
        <w:r w:rsidR="00083AB3">
          <w:rPr>
            <w:noProof/>
          </w:rPr>
          <w:t>8</w:t>
        </w:r>
      </w:fldSimple>
      <w:bookmarkEnd w:id="175"/>
      <w:r>
        <w:t xml:space="preserve"> </w:t>
      </w:r>
      <w:bookmarkStart w:id="177" w:name="OLE_LINK3"/>
      <w:r w:rsidRPr="00F906FA">
        <w:t xml:space="preserve">Average </w:t>
      </w:r>
      <w:r w:rsidR="001B219F">
        <w:t>m</w:t>
      </w:r>
      <w:r w:rsidR="004D3171" w:rsidRPr="00F906FA">
        <w:t xml:space="preserve">onthly </w:t>
      </w:r>
      <w:r w:rsidR="001B219F">
        <w:t>f</w:t>
      </w:r>
      <w:r w:rsidR="004D3171" w:rsidRPr="00F906FA">
        <w:t xml:space="preserve">ood </w:t>
      </w:r>
      <w:r w:rsidR="001B219F">
        <w:t>e</w:t>
      </w:r>
      <w:r w:rsidR="004D3171" w:rsidRPr="00F906FA">
        <w:t xml:space="preserve">xpenditures </w:t>
      </w:r>
      <w:r w:rsidR="004D3171">
        <w:t>a</w:t>
      </w:r>
      <w:r w:rsidR="004D3171" w:rsidRPr="00F906FA">
        <w:t xml:space="preserve">nd </w:t>
      </w:r>
      <w:r w:rsidR="001B219F">
        <w:t>h</w:t>
      </w:r>
      <w:r w:rsidR="004D3171" w:rsidRPr="00F906FA">
        <w:t xml:space="preserve">ours </w:t>
      </w:r>
      <w:r w:rsidR="004D3171">
        <w:t>o</w:t>
      </w:r>
      <w:r w:rsidR="004D3171" w:rsidRPr="00F906FA">
        <w:t xml:space="preserve">f </w:t>
      </w:r>
      <w:r w:rsidR="001B219F">
        <w:t>c</w:t>
      </w:r>
      <w:r w:rsidR="004D3171" w:rsidRPr="00F906FA">
        <w:t xml:space="preserve">ooking </w:t>
      </w:r>
      <w:r w:rsidR="004D3171">
        <w:t>b</w:t>
      </w:r>
      <w:r w:rsidR="004D3171" w:rsidRPr="00F906FA">
        <w:t xml:space="preserve">y </w:t>
      </w:r>
      <w:r w:rsidR="001B219F">
        <w:t>n</w:t>
      </w:r>
      <w:r w:rsidR="004D3171" w:rsidRPr="00F906FA">
        <w:t xml:space="preserve">umber </w:t>
      </w:r>
      <w:r w:rsidR="004D3171">
        <w:t>o</w:t>
      </w:r>
      <w:r w:rsidR="004D3171" w:rsidRPr="00F906FA">
        <w:t xml:space="preserve">f </w:t>
      </w:r>
      <w:r w:rsidR="001B219F">
        <w:t>a</w:t>
      </w:r>
      <w:r w:rsidR="004D3171" w:rsidRPr="00F906FA">
        <w:t xml:space="preserve">dults </w:t>
      </w:r>
      <w:r w:rsidR="004D3171">
        <w:t>a</w:t>
      </w:r>
      <w:r w:rsidR="004D3171" w:rsidRPr="00F906FA">
        <w:t xml:space="preserve">nd </w:t>
      </w:r>
      <w:r w:rsidR="001B219F">
        <w:t>c</w:t>
      </w:r>
      <w:r w:rsidR="004D3171" w:rsidRPr="00F906FA">
        <w:t xml:space="preserve">hildren </w:t>
      </w:r>
      <w:r w:rsidR="004D3171">
        <w:t>i</w:t>
      </w:r>
      <w:r w:rsidR="004D3171" w:rsidRPr="00F906FA">
        <w:t xml:space="preserve">n </w:t>
      </w:r>
      <w:r w:rsidR="004D3171">
        <w:t>t</w:t>
      </w:r>
      <w:r w:rsidR="004D3171" w:rsidRPr="00F906FA">
        <w:t xml:space="preserve">he </w:t>
      </w:r>
      <w:r w:rsidR="001B219F">
        <w:t>h</w:t>
      </w:r>
      <w:r w:rsidR="004D3171" w:rsidRPr="00F906FA">
        <w:t>ousehold</w:t>
      </w:r>
      <w:r w:rsidRPr="00F906FA">
        <w:t>, 2019</w:t>
      </w:r>
      <w:bookmarkEnd w:id="176"/>
      <w:bookmarkEnd w:id="177"/>
    </w:p>
    <w:p w14:paraId="15753AB9" w14:textId="178D439B" w:rsidR="00A3020A" w:rsidRDefault="0027350C" w:rsidP="00A3020A">
      <w:r>
        <w:rPr>
          <w:rFonts w:ascii="Calibri" w:eastAsia="Calibri" w:hAnsi="Calibri" w:cs="Calibri"/>
          <w:noProof/>
        </w:rPr>
        <mc:AlternateContent>
          <mc:Choice Requires="wpg">
            <w:drawing>
              <wp:inline distT="0" distB="0" distL="0" distR="0" wp14:anchorId="1D184AD7" wp14:editId="24E83CB7">
                <wp:extent cx="5827594" cy="5597442"/>
                <wp:effectExtent l="0" t="0" r="20955" b="22860"/>
                <wp:docPr id="248460" name="Group 248460"/>
                <wp:cNvGraphicFramePr/>
                <a:graphic xmlns:a="http://schemas.openxmlformats.org/drawingml/2006/main">
                  <a:graphicData uri="http://schemas.microsoft.com/office/word/2010/wordprocessingGroup">
                    <wpg:wgp>
                      <wpg:cNvGrpSpPr/>
                      <wpg:grpSpPr>
                        <a:xfrm>
                          <a:off x="0" y="0"/>
                          <a:ext cx="5827594" cy="5597442"/>
                          <a:chOff x="0" y="0"/>
                          <a:chExt cx="4611558" cy="5597442"/>
                        </a:xfrm>
                      </wpg:grpSpPr>
                      <wps:wsp>
                        <wps:cNvPr id="28449" name="Rectangle 28449"/>
                        <wps:cNvSpPr/>
                        <wps:spPr>
                          <a:xfrm>
                            <a:off x="4576572" y="2646169"/>
                            <a:ext cx="46531" cy="169310"/>
                          </a:xfrm>
                          <a:prstGeom prst="rect">
                            <a:avLst/>
                          </a:prstGeom>
                          <a:ln>
                            <a:noFill/>
                          </a:ln>
                        </wps:spPr>
                        <wps:txbx>
                          <w:txbxContent>
                            <w:p w14:paraId="07BF35F8" w14:textId="77777777" w:rsidR="007818CA" w:rsidRDefault="007818CA" w:rsidP="0027350C">
                              <w:pPr>
                                <w:spacing w:after="160" w:line="259" w:lineRule="auto"/>
                              </w:pPr>
                              <w:r>
                                <w:t xml:space="preserve"> </w:t>
                              </w:r>
                            </w:p>
                          </w:txbxContent>
                        </wps:txbx>
                        <wps:bodyPr horzOverflow="overflow" vert="horz" lIns="0" tIns="0" rIns="0" bIns="0" rtlCol="0">
                          <a:noAutofit/>
                        </wps:bodyPr>
                      </wps:wsp>
                      <wps:wsp>
                        <wps:cNvPr id="28450" name="Rectangle 28450"/>
                        <wps:cNvSpPr/>
                        <wps:spPr>
                          <a:xfrm>
                            <a:off x="4576572" y="5470141"/>
                            <a:ext cx="46531" cy="169310"/>
                          </a:xfrm>
                          <a:prstGeom prst="rect">
                            <a:avLst/>
                          </a:prstGeom>
                          <a:ln>
                            <a:noFill/>
                          </a:ln>
                        </wps:spPr>
                        <wps:txbx>
                          <w:txbxContent>
                            <w:p w14:paraId="2D97757B" w14:textId="77777777" w:rsidR="007818CA" w:rsidRDefault="007818CA" w:rsidP="0027350C">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8459" name="Picture 28459"/>
                          <pic:cNvPicPr/>
                        </pic:nvPicPr>
                        <pic:blipFill>
                          <a:blip r:embed="rId80"/>
                          <a:stretch>
                            <a:fillRect/>
                          </a:stretch>
                        </pic:blipFill>
                        <pic:spPr>
                          <a:xfrm>
                            <a:off x="650748" y="397763"/>
                            <a:ext cx="3017520" cy="1795272"/>
                          </a:xfrm>
                          <a:prstGeom prst="rect">
                            <a:avLst/>
                          </a:prstGeom>
                        </pic:spPr>
                      </pic:pic>
                      <wps:wsp>
                        <wps:cNvPr id="28460" name="Rectangle 28460"/>
                        <wps:cNvSpPr/>
                        <wps:spPr>
                          <a:xfrm>
                            <a:off x="2947403" y="2045198"/>
                            <a:ext cx="527505" cy="138287"/>
                          </a:xfrm>
                          <a:prstGeom prst="rect">
                            <a:avLst/>
                          </a:prstGeom>
                          <a:ln>
                            <a:noFill/>
                          </a:ln>
                        </wps:spPr>
                        <wps:txbx>
                          <w:txbxContent>
                            <w:p w14:paraId="7E77B984" w14:textId="77777777" w:rsidR="007818CA" w:rsidRDefault="007818CA" w:rsidP="0027350C">
                              <w:pPr>
                                <w:spacing w:after="160" w:line="259" w:lineRule="auto"/>
                              </w:pPr>
                              <w:r>
                                <w:rPr>
                                  <w:color w:val="595959"/>
                                  <w:w w:val="99"/>
                                  <w:sz w:val="18"/>
                                </w:rPr>
                                <w:t>No child</w:t>
                              </w:r>
                            </w:p>
                          </w:txbxContent>
                        </wps:txbx>
                        <wps:bodyPr horzOverflow="overflow" vert="horz" lIns="0" tIns="0" rIns="0" bIns="0" rtlCol="0">
                          <a:noAutofit/>
                        </wps:bodyPr>
                      </wps:wsp>
                      <wps:wsp>
                        <wps:cNvPr id="247841" name="Rectangle 247841"/>
                        <wps:cNvSpPr/>
                        <wps:spPr>
                          <a:xfrm>
                            <a:off x="3180586" y="1869953"/>
                            <a:ext cx="76010" cy="138286"/>
                          </a:xfrm>
                          <a:prstGeom prst="rect">
                            <a:avLst/>
                          </a:prstGeom>
                          <a:ln>
                            <a:noFill/>
                          </a:ln>
                        </wps:spPr>
                        <wps:txbx>
                          <w:txbxContent>
                            <w:p w14:paraId="0C3202D5" w14:textId="77777777" w:rsidR="007818CA" w:rsidRDefault="007818CA" w:rsidP="0027350C">
                              <w:pPr>
                                <w:spacing w:after="160" w:line="259" w:lineRule="auto"/>
                              </w:pPr>
                              <w:r>
                                <w:rPr>
                                  <w:color w:val="595959"/>
                                  <w:sz w:val="18"/>
                                </w:rPr>
                                <w:t>1</w:t>
                              </w:r>
                            </w:p>
                          </w:txbxContent>
                        </wps:txbx>
                        <wps:bodyPr horzOverflow="overflow" vert="horz" lIns="0" tIns="0" rIns="0" bIns="0" rtlCol="0">
                          <a:noAutofit/>
                        </wps:bodyPr>
                      </wps:wsp>
                      <wps:wsp>
                        <wps:cNvPr id="247842" name="Rectangle 247842"/>
                        <wps:cNvSpPr/>
                        <wps:spPr>
                          <a:xfrm>
                            <a:off x="3238879" y="1869953"/>
                            <a:ext cx="340522" cy="138286"/>
                          </a:xfrm>
                          <a:prstGeom prst="rect">
                            <a:avLst/>
                          </a:prstGeom>
                          <a:ln>
                            <a:noFill/>
                          </a:ln>
                        </wps:spPr>
                        <wps:txbx>
                          <w:txbxContent>
                            <w:p w14:paraId="18E7A076" w14:textId="77777777" w:rsidR="007818CA" w:rsidRDefault="007818CA" w:rsidP="0027350C">
                              <w:pPr>
                                <w:spacing w:after="160" w:line="259" w:lineRule="auto"/>
                              </w:pPr>
                              <w:r>
                                <w:rPr>
                                  <w:color w:val="595959"/>
                                  <w:spacing w:val="-2"/>
                                  <w:w w:val="99"/>
                                  <w:sz w:val="18"/>
                                </w:rPr>
                                <w:t xml:space="preserve"> </w:t>
                              </w:r>
                              <w:r>
                                <w:rPr>
                                  <w:color w:val="595959"/>
                                  <w:spacing w:val="1"/>
                                  <w:w w:val="99"/>
                                  <w:sz w:val="18"/>
                                </w:rPr>
                                <w:t>child</w:t>
                              </w:r>
                            </w:p>
                          </w:txbxContent>
                        </wps:txbx>
                        <wps:bodyPr horzOverflow="overflow" vert="horz" lIns="0" tIns="0" rIns="0" bIns="0" rtlCol="0">
                          <a:noAutofit/>
                        </wps:bodyPr>
                      </wps:wsp>
                      <wps:wsp>
                        <wps:cNvPr id="247839" name="Rectangle 247839"/>
                        <wps:cNvSpPr/>
                        <wps:spPr>
                          <a:xfrm>
                            <a:off x="3412234" y="1693139"/>
                            <a:ext cx="76010" cy="138286"/>
                          </a:xfrm>
                          <a:prstGeom prst="rect">
                            <a:avLst/>
                          </a:prstGeom>
                          <a:ln>
                            <a:noFill/>
                          </a:ln>
                        </wps:spPr>
                        <wps:txbx>
                          <w:txbxContent>
                            <w:p w14:paraId="6B01C9B8" w14:textId="77777777" w:rsidR="007818CA" w:rsidRDefault="007818CA" w:rsidP="0027350C">
                              <w:pPr>
                                <w:spacing w:after="160" w:line="259" w:lineRule="auto"/>
                              </w:pPr>
                              <w:r>
                                <w:rPr>
                                  <w:color w:val="595959"/>
                                  <w:sz w:val="18"/>
                                </w:rPr>
                                <w:t>2</w:t>
                              </w:r>
                            </w:p>
                          </w:txbxContent>
                        </wps:txbx>
                        <wps:bodyPr horzOverflow="overflow" vert="horz" lIns="0" tIns="0" rIns="0" bIns="0" rtlCol="0">
                          <a:noAutofit/>
                        </wps:bodyPr>
                      </wps:wsp>
                      <wps:wsp>
                        <wps:cNvPr id="247840" name="Rectangle 247840"/>
                        <wps:cNvSpPr/>
                        <wps:spPr>
                          <a:xfrm>
                            <a:off x="3470527" y="1693139"/>
                            <a:ext cx="533585" cy="138286"/>
                          </a:xfrm>
                          <a:prstGeom prst="rect">
                            <a:avLst/>
                          </a:prstGeom>
                          <a:ln>
                            <a:noFill/>
                          </a:ln>
                        </wps:spPr>
                        <wps:txbx>
                          <w:txbxContent>
                            <w:p w14:paraId="48AC75A9" w14:textId="77777777" w:rsidR="007818CA" w:rsidRDefault="007818CA" w:rsidP="0027350C">
                              <w:pPr>
                                <w:spacing w:after="160" w:line="259" w:lineRule="auto"/>
                              </w:pPr>
                              <w:r>
                                <w:rPr>
                                  <w:color w:val="595959"/>
                                  <w:spacing w:val="-2"/>
                                  <w:w w:val="99"/>
                                  <w:sz w:val="18"/>
                                </w:rPr>
                                <w:t xml:space="preserve"> </w:t>
                              </w:r>
                              <w:r>
                                <w:rPr>
                                  <w:color w:val="595959"/>
                                  <w:w w:val="99"/>
                                  <w:sz w:val="18"/>
                                </w:rPr>
                                <w:t>children</w:t>
                              </w:r>
                            </w:p>
                          </w:txbxContent>
                        </wps:txbx>
                        <wps:bodyPr horzOverflow="overflow" vert="horz" lIns="0" tIns="0" rIns="0" bIns="0" rtlCol="0">
                          <a:noAutofit/>
                        </wps:bodyPr>
                      </wps:wsp>
                      <wps:wsp>
                        <wps:cNvPr id="247838" name="Rectangle 247838"/>
                        <wps:cNvSpPr/>
                        <wps:spPr>
                          <a:xfrm>
                            <a:off x="3767718" y="1517893"/>
                            <a:ext cx="535105" cy="138287"/>
                          </a:xfrm>
                          <a:prstGeom prst="rect">
                            <a:avLst/>
                          </a:prstGeom>
                          <a:ln>
                            <a:noFill/>
                          </a:ln>
                        </wps:spPr>
                        <wps:txbx>
                          <w:txbxContent>
                            <w:p w14:paraId="519B8C40" w14:textId="77777777" w:rsidR="007818CA" w:rsidRDefault="007818CA" w:rsidP="0027350C">
                              <w:pPr>
                                <w:spacing w:after="160" w:line="259" w:lineRule="auto"/>
                              </w:pPr>
                              <w:r>
                                <w:rPr>
                                  <w:color w:val="595959"/>
                                  <w:w w:val="99"/>
                                  <w:sz w:val="18"/>
                                </w:rPr>
                                <w:t xml:space="preserve"> children</w:t>
                              </w:r>
                            </w:p>
                          </w:txbxContent>
                        </wps:txbx>
                        <wps:bodyPr horzOverflow="overflow" vert="horz" lIns="0" tIns="0" rIns="0" bIns="0" rtlCol="0">
                          <a:noAutofit/>
                        </wps:bodyPr>
                      </wps:wsp>
                      <wps:wsp>
                        <wps:cNvPr id="247837" name="Rectangle 247837"/>
                        <wps:cNvSpPr/>
                        <wps:spPr>
                          <a:xfrm>
                            <a:off x="3645417" y="1517893"/>
                            <a:ext cx="163116" cy="138287"/>
                          </a:xfrm>
                          <a:prstGeom prst="rect">
                            <a:avLst/>
                          </a:prstGeom>
                          <a:ln>
                            <a:noFill/>
                          </a:ln>
                        </wps:spPr>
                        <wps:txbx>
                          <w:txbxContent>
                            <w:p w14:paraId="24B69A50" w14:textId="77777777" w:rsidR="007818CA" w:rsidRDefault="007818CA" w:rsidP="0027350C">
                              <w:pPr>
                                <w:spacing w:after="160" w:line="259" w:lineRule="auto"/>
                              </w:pPr>
                              <w:r>
                                <w:rPr>
                                  <w:color w:val="595959"/>
                                  <w:spacing w:val="2"/>
                                  <w:w w:val="99"/>
                                  <w:sz w:val="18"/>
                                </w:rPr>
                                <w:t>3+</w:t>
                              </w:r>
                            </w:p>
                          </w:txbxContent>
                        </wps:txbx>
                        <wps:bodyPr horzOverflow="overflow" vert="horz" lIns="0" tIns="0" rIns="0" bIns="0" rtlCol="0">
                          <a:noAutofit/>
                        </wps:bodyPr>
                      </wps:wsp>
                      <wps:wsp>
                        <wps:cNvPr id="28464" name="Shape 28464"/>
                        <wps:cNvSpPr/>
                        <wps:spPr>
                          <a:xfrm>
                            <a:off x="643128" y="2170175"/>
                            <a:ext cx="59436" cy="9144"/>
                          </a:xfrm>
                          <a:custGeom>
                            <a:avLst/>
                            <a:gdLst/>
                            <a:ahLst/>
                            <a:cxnLst/>
                            <a:rect l="0" t="0" r="0" b="0"/>
                            <a:pathLst>
                              <a:path w="59436" h="9144">
                                <a:moveTo>
                                  <a:pt x="0" y="0"/>
                                </a:moveTo>
                                <a:lnTo>
                                  <a:pt x="24384" y="0"/>
                                </a:lnTo>
                                <a:lnTo>
                                  <a:pt x="59436" y="0"/>
                                </a:lnTo>
                                <a:lnTo>
                                  <a:pt x="59436" y="9144"/>
                                </a:lnTo>
                                <a:lnTo>
                                  <a:pt x="24384" y="9144"/>
                                </a:lnTo>
                                <a:lnTo>
                                  <a:pt x="0" y="9144"/>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731" name="Shape 285731"/>
                        <wps:cNvSpPr/>
                        <wps:spPr>
                          <a:xfrm>
                            <a:off x="643128" y="2100072"/>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732" name="Shape 285732"/>
                        <wps:cNvSpPr/>
                        <wps:spPr>
                          <a:xfrm>
                            <a:off x="643128" y="2029967"/>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733" name="Shape 285733"/>
                        <wps:cNvSpPr/>
                        <wps:spPr>
                          <a:xfrm>
                            <a:off x="643128" y="1959863"/>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734" name="Shape 285734"/>
                        <wps:cNvSpPr/>
                        <wps:spPr>
                          <a:xfrm>
                            <a:off x="643128" y="1889760"/>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469" name="Shape 28469"/>
                        <wps:cNvSpPr/>
                        <wps:spPr>
                          <a:xfrm>
                            <a:off x="643128" y="1821179"/>
                            <a:ext cx="59436" cy="10668"/>
                          </a:xfrm>
                          <a:custGeom>
                            <a:avLst/>
                            <a:gdLst/>
                            <a:ahLst/>
                            <a:cxnLst/>
                            <a:rect l="0" t="0" r="0" b="0"/>
                            <a:pathLst>
                              <a:path w="59436" h="10668">
                                <a:moveTo>
                                  <a:pt x="0" y="0"/>
                                </a:moveTo>
                                <a:lnTo>
                                  <a:pt x="24384" y="0"/>
                                </a:lnTo>
                                <a:lnTo>
                                  <a:pt x="59436" y="0"/>
                                </a:lnTo>
                                <a:lnTo>
                                  <a:pt x="59436" y="10668"/>
                                </a:lnTo>
                                <a:lnTo>
                                  <a:pt x="24384" y="10668"/>
                                </a:lnTo>
                                <a:lnTo>
                                  <a:pt x="0" y="10668"/>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735" name="Shape 285735"/>
                        <wps:cNvSpPr/>
                        <wps:spPr>
                          <a:xfrm>
                            <a:off x="643128" y="1751075"/>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736" name="Shape 285736"/>
                        <wps:cNvSpPr/>
                        <wps:spPr>
                          <a:xfrm>
                            <a:off x="643128" y="1680971"/>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737" name="Shape 285737"/>
                        <wps:cNvSpPr/>
                        <wps:spPr>
                          <a:xfrm>
                            <a:off x="643128" y="1612392"/>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738" name="Shape 285738"/>
                        <wps:cNvSpPr/>
                        <wps:spPr>
                          <a:xfrm>
                            <a:off x="643128" y="1542287"/>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474" name="Shape 28474"/>
                        <wps:cNvSpPr/>
                        <wps:spPr>
                          <a:xfrm>
                            <a:off x="643128" y="1472183"/>
                            <a:ext cx="59436" cy="10668"/>
                          </a:xfrm>
                          <a:custGeom>
                            <a:avLst/>
                            <a:gdLst/>
                            <a:ahLst/>
                            <a:cxnLst/>
                            <a:rect l="0" t="0" r="0" b="0"/>
                            <a:pathLst>
                              <a:path w="59436" h="10668">
                                <a:moveTo>
                                  <a:pt x="0" y="0"/>
                                </a:moveTo>
                                <a:lnTo>
                                  <a:pt x="24384" y="0"/>
                                </a:lnTo>
                                <a:lnTo>
                                  <a:pt x="59436" y="0"/>
                                </a:lnTo>
                                <a:lnTo>
                                  <a:pt x="59436" y="10668"/>
                                </a:lnTo>
                                <a:lnTo>
                                  <a:pt x="24384" y="10668"/>
                                </a:lnTo>
                                <a:lnTo>
                                  <a:pt x="0" y="10668"/>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739" name="Shape 285739"/>
                        <wps:cNvSpPr/>
                        <wps:spPr>
                          <a:xfrm>
                            <a:off x="643128" y="1402080"/>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740" name="Shape 285740"/>
                        <wps:cNvSpPr/>
                        <wps:spPr>
                          <a:xfrm>
                            <a:off x="643128" y="1333499"/>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741" name="Shape 285741"/>
                        <wps:cNvSpPr/>
                        <wps:spPr>
                          <a:xfrm>
                            <a:off x="643128" y="1263395"/>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742" name="Shape 285742"/>
                        <wps:cNvSpPr/>
                        <wps:spPr>
                          <a:xfrm>
                            <a:off x="643128" y="1193291"/>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479" name="Shape 28479"/>
                        <wps:cNvSpPr/>
                        <wps:spPr>
                          <a:xfrm>
                            <a:off x="643128" y="1124711"/>
                            <a:ext cx="59436" cy="9144"/>
                          </a:xfrm>
                          <a:custGeom>
                            <a:avLst/>
                            <a:gdLst/>
                            <a:ahLst/>
                            <a:cxnLst/>
                            <a:rect l="0" t="0" r="0" b="0"/>
                            <a:pathLst>
                              <a:path w="59436" h="9144">
                                <a:moveTo>
                                  <a:pt x="0" y="0"/>
                                </a:moveTo>
                                <a:lnTo>
                                  <a:pt x="24384" y="0"/>
                                </a:lnTo>
                                <a:lnTo>
                                  <a:pt x="59436" y="0"/>
                                </a:lnTo>
                                <a:lnTo>
                                  <a:pt x="59436" y="9144"/>
                                </a:lnTo>
                                <a:lnTo>
                                  <a:pt x="24384" y="9144"/>
                                </a:lnTo>
                                <a:lnTo>
                                  <a:pt x="0" y="9144"/>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480" name="Rectangle 28480"/>
                        <wps:cNvSpPr/>
                        <wps:spPr>
                          <a:xfrm>
                            <a:off x="513561" y="2133588"/>
                            <a:ext cx="76009" cy="138286"/>
                          </a:xfrm>
                          <a:prstGeom prst="rect">
                            <a:avLst/>
                          </a:prstGeom>
                          <a:ln>
                            <a:noFill/>
                          </a:ln>
                        </wps:spPr>
                        <wps:txbx>
                          <w:txbxContent>
                            <w:p w14:paraId="2A80494F" w14:textId="77777777" w:rsidR="007818CA" w:rsidRDefault="007818CA" w:rsidP="0027350C">
                              <w:pPr>
                                <w:spacing w:after="160" w:line="259" w:lineRule="auto"/>
                              </w:pPr>
                              <w:r>
                                <w:rPr>
                                  <w:color w:val="595959"/>
                                  <w:w w:val="99"/>
                                  <w:sz w:val="18"/>
                                </w:rPr>
                                <w:t>0</w:t>
                              </w:r>
                            </w:p>
                          </w:txbxContent>
                        </wps:txbx>
                        <wps:bodyPr horzOverflow="overflow" vert="horz" lIns="0" tIns="0" rIns="0" bIns="0" rtlCol="0">
                          <a:noAutofit/>
                        </wps:bodyPr>
                      </wps:wsp>
                      <wps:wsp>
                        <wps:cNvPr id="28481" name="Rectangle 28481"/>
                        <wps:cNvSpPr/>
                        <wps:spPr>
                          <a:xfrm>
                            <a:off x="399261" y="1784599"/>
                            <a:ext cx="228028" cy="138287"/>
                          </a:xfrm>
                          <a:prstGeom prst="rect">
                            <a:avLst/>
                          </a:prstGeom>
                          <a:ln>
                            <a:noFill/>
                          </a:ln>
                        </wps:spPr>
                        <wps:txbx>
                          <w:txbxContent>
                            <w:p w14:paraId="2725B456" w14:textId="77777777" w:rsidR="007818CA" w:rsidRDefault="007818CA" w:rsidP="0027350C">
                              <w:pPr>
                                <w:spacing w:after="160" w:line="259" w:lineRule="auto"/>
                              </w:pPr>
                              <w:r>
                                <w:rPr>
                                  <w:color w:val="595959"/>
                                  <w:w w:val="99"/>
                                  <w:sz w:val="18"/>
                                </w:rPr>
                                <w:t>500</w:t>
                              </w:r>
                            </w:p>
                          </w:txbxContent>
                        </wps:txbx>
                        <wps:bodyPr horzOverflow="overflow" vert="horz" lIns="0" tIns="0" rIns="0" bIns="0" rtlCol="0">
                          <a:noAutofit/>
                        </wps:bodyPr>
                      </wps:wsp>
                      <wps:wsp>
                        <wps:cNvPr id="28482" name="Rectangle 28482"/>
                        <wps:cNvSpPr/>
                        <wps:spPr>
                          <a:xfrm>
                            <a:off x="341385" y="1437137"/>
                            <a:ext cx="305557" cy="138287"/>
                          </a:xfrm>
                          <a:prstGeom prst="rect">
                            <a:avLst/>
                          </a:prstGeom>
                          <a:ln>
                            <a:noFill/>
                          </a:ln>
                        </wps:spPr>
                        <wps:txbx>
                          <w:txbxContent>
                            <w:p w14:paraId="1F69C8AE" w14:textId="77777777" w:rsidR="007818CA" w:rsidRDefault="007818CA" w:rsidP="0027350C">
                              <w:pPr>
                                <w:spacing w:after="160" w:line="259" w:lineRule="auto"/>
                              </w:pPr>
                              <w:r>
                                <w:rPr>
                                  <w:color w:val="595959"/>
                                  <w:spacing w:val="2"/>
                                  <w:w w:val="99"/>
                                  <w:sz w:val="18"/>
                                </w:rPr>
                                <w:t>1000</w:t>
                              </w:r>
                            </w:p>
                          </w:txbxContent>
                        </wps:txbx>
                        <wps:bodyPr horzOverflow="overflow" vert="horz" lIns="0" tIns="0" rIns="0" bIns="0" rtlCol="0">
                          <a:noAutofit/>
                        </wps:bodyPr>
                      </wps:wsp>
                      <wps:wsp>
                        <wps:cNvPr id="28483" name="Rectangle 28483"/>
                        <wps:cNvSpPr/>
                        <wps:spPr>
                          <a:xfrm>
                            <a:off x="341385" y="1088099"/>
                            <a:ext cx="305557" cy="138287"/>
                          </a:xfrm>
                          <a:prstGeom prst="rect">
                            <a:avLst/>
                          </a:prstGeom>
                          <a:ln>
                            <a:noFill/>
                          </a:ln>
                        </wps:spPr>
                        <wps:txbx>
                          <w:txbxContent>
                            <w:p w14:paraId="373146C3" w14:textId="77777777" w:rsidR="007818CA" w:rsidRDefault="007818CA" w:rsidP="0027350C">
                              <w:pPr>
                                <w:spacing w:after="160" w:line="259" w:lineRule="auto"/>
                              </w:pPr>
                              <w:r>
                                <w:rPr>
                                  <w:color w:val="595959"/>
                                  <w:spacing w:val="2"/>
                                  <w:w w:val="99"/>
                                  <w:sz w:val="18"/>
                                </w:rPr>
                                <w:t>1500</w:t>
                              </w:r>
                            </w:p>
                          </w:txbxContent>
                        </wps:txbx>
                        <wps:bodyPr horzOverflow="overflow" vert="horz" lIns="0" tIns="0" rIns="0" bIns="0" rtlCol="0">
                          <a:noAutofit/>
                        </wps:bodyPr>
                      </wps:wsp>
                      <wps:wsp>
                        <wps:cNvPr id="247847" name="Rectangle 247847"/>
                        <wps:cNvSpPr/>
                        <wps:spPr>
                          <a:xfrm>
                            <a:off x="1567036" y="2264637"/>
                            <a:ext cx="1349773" cy="138286"/>
                          </a:xfrm>
                          <a:prstGeom prst="rect">
                            <a:avLst/>
                          </a:prstGeom>
                          <a:ln>
                            <a:noFill/>
                          </a:ln>
                        </wps:spPr>
                        <wps:txbx>
                          <w:txbxContent>
                            <w:p w14:paraId="26C4788B" w14:textId="77777777" w:rsidR="007818CA" w:rsidRDefault="007818CA" w:rsidP="0027350C">
                              <w:pPr>
                                <w:spacing w:after="160" w:line="259" w:lineRule="auto"/>
                              </w:pPr>
                              <w:r>
                                <w:rPr>
                                  <w:color w:val="595959"/>
                                  <w:spacing w:val="-2"/>
                                  <w:w w:val="99"/>
                                  <w:sz w:val="18"/>
                                </w:rPr>
                                <w:t xml:space="preserve"> </w:t>
                              </w:r>
                              <w:r>
                                <w:rPr>
                                  <w:color w:val="595959"/>
                                  <w:w w:val="99"/>
                                  <w:sz w:val="18"/>
                                </w:rPr>
                                <w:t>adults</w:t>
                              </w:r>
                              <w:r>
                                <w:rPr>
                                  <w:color w:val="595959"/>
                                  <w:spacing w:val="412"/>
                                  <w:w w:val="99"/>
                                  <w:sz w:val="18"/>
                                </w:rPr>
                                <w:t xml:space="preserve"> </w:t>
                              </w:r>
                              <w:r>
                                <w:rPr>
                                  <w:color w:val="595959"/>
                                  <w:w w:val="99"/>
                                  <w:sz w:val="18"/>
                                </w:rPr>
                                <w:t>3+</w:t>
                              </w:r>
                              <w:r>
                                <w:rPr>
                                  <w:color w:val="595959"/>
                                  <w:spacing w:val="-1"/>
                                  <w:w w:val="99"/>
                                  <w:sz w:val="18"/>
                                </w:rPr>
                                <w:t xml:space="preserve"> </w:t>
                              </w:r>
                              <w:r>
                                <w:rPr>
                                  <w:color w:val="595959"/>
                                  <w:w w:val="99"/>
                                  <w:sz w:val="18"/>
                                </w:rPr>
                                <w:t>adults</w:t>
                              </w:r>
                            </w:p>
                          </w:txbxContent>
                        </wps:txbx>
                        <wps:bodyPr horzOverflow="overflow" vert="horz" lIns="0" tIns="0" rIns="0" bIns="0" rtlCol="0">
                          <a:noAutofit/>
                        </wps:bodyPr>
                      </wps:wsp>
                      <wps:wsp>
                        <wps:cNvPr id="247844" name="Rectangle 247844"/>
                        <wps:cNvSpPr/>
                        <wps:spPr>
                          <a:xfrm>
                            <a:off x="850376" y="2264637"/>
                            <a:ext cx="76009" cy="138286"/>
                          </a:xfrm>
                          <a:prstGeom prst="rect">
                            <a:avLst/>
                          </a:prstGeom>
                          <a:ln>
                            <a:noFill/>
                          </a:ln>
                        </wps:spPr>
                        <wps:txbx>
                          <w:txbxContent>
                            <w:p w14:paraId="771BCFEB" w14:textId="77777777" w:rsidR="007818CA" w:rsidRDefault="007818CA" w:rsidP="0027350C">
                              <w:pPr>
                                <w:spacing w:after="160" w:line="259" w:lineRule="auto"/>
                              </w:pPr>
                              <w:r>
                                <w:rPr>
                                  <w:color w:val="595959"/>
                                  <w:w w:val="99"/>
                                  <w:sz w:val="18"/>
                                </w:rPr>
                                <w:t>1</w:t>
                              </w:r>
                            </w:p>
                          </w:txbxContent>
                        </wps:txbx>
                        <wps:bodyPr horzOverflow="overflow" vert="horz" lIns="0" tIns="0" rIns="0" bIns="0" rtlCol="0">
                          <a:noAutofit/>
                        </wps:bodyPr>
                      </wps:wsp>
                      <wps:wsp>
                        <wps:cNvPr id="247845" name="Rectangle 247845"/>
                        <wps:cNvSpPr/>
                        <wps:spPr>
                          <a:xfrm>
                            <a:off x="908669" y="2264637"/>
                            <a:ext cx="340066" cy="138286"/>
                          </a:xfrm>
                          <a:prstGeom prst="rect">
                            <a:avLst/>
                          </a:prstGeom>
                          <a:ln>
                            <a:noFill/>
                          </a:ln>
                        </wps:spPr>
                        <wps:txbx>
                          <w:txbxContent>
                            <w:p w14:paraId="1DDBC4CB" w14:textId="77777777" w:rsidR="007818CA" w:rsidRDefault="007818CA" w:rsidP="0027350C">
                              <w:pPr>
                                <w:spacing w:after="160" w:line="259" w:lineRule="auto"/>
                              </w:pPr>
                              <w:r>
                                <w:rPr>
                                  <w:color w:val="595959"/>
                                  <w:spacing w:val="-2"/>
                                  <w:w w:val="99"/>
                                  <w:sz w:val="18"/>
                                </w:rPr>
                                <w:t xml:space="preserve"> </w:t>
                              </w:r>
                              <w:r>
                                <w:rPr>
                                  <w:color w:val="595959"/>
                                  <w:w w:val="99"/>
                                  <w:sz w:val="18"/>
                                </w:rPr>
                                <w:t>adult</w:t>
                              </w:r>
                            </w:p>
                          </w:txbxContent>
                        </wps:txbx>
                        <wps:bodyPr horzOverflow="overflow" vert="horz" lIns="0" tIns="0" rIns="0" bIns="0" rtlCol="0">
                          <a:noAutofit/>
                        </wps:bodyPr>
                      </wps:wsp>
                      <wps:wsp>
                        <wps:cNvPr id="247846" name="Rectangle 247846"/>
                        <wps:cNvSpPr/>
                        <wps:spPr>
                          <a:xfrm>
                            <a:off x="1508743" y="2264637"/>
                            <a:ext cx="76010" cy="138286"/>
                          </a:xfrm>
                          <a:prstGeom prst="rect">
                            <a:avLst/>
                          </a:prstGeom>
                          <a:ln>
                            <a:noFill/>
                          </a:ln>
                        </wps:spPr>
                        <wps:txbx>
                          <w:txbxContent>
                            <w:p w14:paraId="51F8BC92" w14:textId="77777777" w:rsidR="007818CA" w:rsidRDefault="007818CA" w:rsidP="0027350C">
                              <w:pPr>
                                <w:spacing w:after="160" w:line="259" w:lineRule="auto"/>
                              </w:pPr>
                              <w:r>
                                <w:rPr>
                                  <w:color w:val="595959"/>
                                  <w:sz w:val="18"/>
                                </w:rPr>
                                <w:t>2</w:t>
                              </w:r>
                            </w:p>
                          </w:txbxContent>
                        </wps:txbx>
                        <wps:bodyPr horzOverflow="overflow" vert="horz" lIns="0" tIns="0" rIns="0" bIns="0" rtlCol="0">
                          <a:noAutofit/>
                        </wps:bodyPr>
                      </wps:wsp>
                      <wps:wsp>
                        <wps:cNvPr id="28485" name="Rectangle 28485"/>
                        <wps:cNvSpPr/>
                        <wps:spPr>
                          <a:xfrm>
                            <a:off x="1851664" y="129173"/>
                            <a:ext cx="121464" cy="150325"/>
                          </a:xfrm>
                          <a:prstGeom prst="rect">
                            <a:avLst/>
                          </a:prstGeom>
                          <a:ln>
                            <a:noFill/>
                          </a:ln>
                        </wps:spPr>
                        <wps:txbx>
                          <w:txbxContent>
                            <w:p w14:paraId="64D9C0C4" w14:textId="77777777" w:rsidR="007818CA" w:rsidRDefault="007818CA" w:rsidP="0027350C">
                              <w:pPr>
                                <w:spacing w:after="160" w:line="259" w:lineRule="auto"/>
                              </w:pPr>
                              <w:r>
                                <w:rPr>
                                  <w:color w:val="595959"/>
                                  <w:w w:val="99"/>
                                  <w:sz w:val="20"/>
                                </w:rPr>
                                <w:t>A</w:t>
                              </w:r>
                            </w:p>
                          </w:txbxContent>
                        </wps:txbx>
                        <wps:bodyPr horzOverflow="overflow" vert="horz" lIns="0" tIns="0" rIns="0" bIns="0" rtlCol="0">
                          <a:noAutofit/>
                        </wps:bodyPr>
                      </wps:wsp>
                      <wps:wsp>
                        <wps:cNvPr id="28486" name="Rectangle 28486"/>
                        <wps:cNvSpPr/>
                        <wps:spPr>
                          <a:xfrm>
                            <a:off x="1943074" y="127135"/>
                            <a:ext cx="84117" cy="153036"/>
                          </a:xfrm>
                          <a:prstGeom prst="rect">
                            <a:avLst/>
                          </a:prstGeom>
                          <a:ln>
                            <a:noFill/>
                          </a:ln>
                        </wps:spPr>
                        <wps:txbx>
                          <w:txbxContent>
                            <w:p w14:paraId="745B7592" w14:textId="77777777" w:rsidR="007818CA" w:rsidRDefault="007818CA" w:rsidP="0027350C">
                              <w:pPr>
                                <w:spacing w:after="160" w:line="259" w:lineRule="auto"/>
                              </w:pPr>
                              <w:r>
                                <w:rPr>
                                  <w:color w:val="595959"/>
                                  <w:w w:val="99"/>
                                  <w:sz w:val="20"/>
                                </w:rPr>
                                <w:t xml:space="preserve">. </w:t>
                              </w:r>
                            </w:p>
                          </w:txbxContent>
                        </wps:txbx>
                        <wps:bodyPr horzOverflow="overflow" vert="horz" lIns="0" tIns="0" rIns="0" bIns="0" rtlCol="0">
                          <a:noAutofit/>
                        </wps:bodyPr>
                      </wps:wsp>
                      <wps:wsp>
                        <wps:cNvPr id="28487" name="Rectangle 28487"/>
                        <wps:cNvSpPr/>
                        <wps:spPr>
                          <a:xfrm>
                            <a:off x="2007060" y="129173"/>
                            <a:ext cx="962124" cy="150325"/>
                          </a:xfrm>
                          <a:prstGeom prst="rect">
                            <a:avLst/>
                          </a:prstGeom>
                          <a:ln>
                            <a:noFill/>
                          </a:ln>
                        </wps:spPr>
                        <wps:txbx>
                          <w:txbxContent>
                            <w:p w14:paraId="51A52745" w14:textId="77777777" w:rsidR="007818CA" w:rsidRDefault="007818CA" w:rsidP="0027350C">
                              <w:pPr>
                                <w:spacing w:after="160" w:line="259" w:lineRule="auto"/>
                              </w:pPr>
                              <w:r>
                                <w:rPr>
                                  <w:color w:val="595959"/>
                                  <w:w w:val="107"/>
                                  <w:sz w:val="20"/>
                                </w:rPr>
                                <w:t>Expenditures</w:t>
                              </w:r>
                            </w:p>
                          </w:txbxContent>
                        </wps:txbx>
                        <wps:bodyPr horzOverflow="overflow" vert="horz" lIns="0" tIns="0" rIns="0" bIns="0" rtlCol="0">
                          <a:noAutofit/>
                        </wps:bodyPr>
                      </wps:wsp>
                      <wps:wsp>
                        <wps:cNvPr id="285764" name="Shape 285764"/>
                        <wps:cNvSpPr/>
                        <wps:spPr>
                          <a:xfrm>
                            <a:off x="1124712" y="2538984"/>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489" name="Rectangle 28489"/>
                        <wps:cNvSpPr/>
                        <wps:spPr>
                          <a:xfrm>
                            <a:off x="1203935" y="2523703"/>
                            <a:ext cx="527505" cy="138286"/>
                          </a:xfrm>
                          <a:prstGeom prst="rect">
                            <a:avLst/>
                          </a:prstGeom>
                          <a:ln>
                            <a:noFill/>
                          </a:ln>
                        </wps:spPr>
                        <wps:txbx>
                          <w:txbxContent>
                            <w:p w14:paraId="03893819" w14:textId="77777777" w:rsidR="007818CA" w:rsidRDefault="007818CA" w:rsidP="0027350C">
                              <w:pPr>
                                <w:spacing w:after="160" w:line="259" w:lineRule="auto"/>
                              </w:pPr>
                              <w:r>
                                <w:rPr>
                                  <w:color w:val="595959"/>
                                  <w:w w:val="99"/>
                                  <w:sz w:val="18"/>
                                </w:rPr>
                                <w:t>No child</w:t>
                              </w:r>
                            </w:p>
                          </w:txbxContent>
                        </wps:txbx>
                        <wps:bodyPr horzOverflow="overflow" vert="horz" lIns="0" tIns="0" rIns="0" bIns="0" rtlCol="0">
                          <a:noAutofit/>
                        </wps:bodyPr>
                      </wps:wsp>
                      <wps:wsp>
                        <wps:cNvPr id="285768" name="Shape 285768"/>
                        <wps:cNvSpPr/>
                        <wps:spPr>
                          <a:xfrm>
                            <a:off x="1720596" y="2538984"/>
                            <a:ext cx="57912" cy="56388"/>
                          </a:xfrm>
                          <a:custGeom>
                            <a:avLst/>
                            <a:gdLst/>
                            <a:ahLst/>
                            <a:cxnLst/>
                            <a:rect l="0" t="0" r="0" b="0"/>
                            <a:pathLst>
                              <a:path w="57912" h="56388">
                                <a:moveTo>
                                  <a:pt x="0" y="0"/>
                                </a:moveTo>
                                <a:lnTo>
                                  <a:pt x="57912" y="0"/>
                                </a:lnTo>
                                <a:lnTo>
                                  <a:pt x="57912" y="56388"/>
                                </a:lnTo>
                                <a:lnTo>
                                  <a:pt x="0" y="56388"/>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47849" name="Rectangle 247849"/>
                        <wps:cNvSpPr/>
                        <wps:spPr>
                          <a:xfrm>
                            <a:off x="1859678" y="2523702"/>
                            <a:ext cx="340522" cy="138286"/>
                          </a:xfrm>
                          <a:prstGeom prst="rect">
                            <a:avLst/>
                          </a:prstGeom>
                          <a:ln>
                            <a:noFill/>
                          </a:ln>
                        </wps:spPr>
                        <wps:txbx>
                          <w:txbxContent>
                            <w:p w14:paraId="3D75E91F" w14:textId="77777777" w:rsidR="007818CA" w:rsidRDefault="007818CA" w:rsidP="0027350C">
                              <w:pPr>
                                <w:spacing w:after="160" w:line="259" w:lineRule="auto"/>
                              </w:pPr>
                              <w:r>
                                <w:rPr>
                                  <w:color w:val="595959"/>
                                  <w:spacing w:val="-2"/>
                                  <w:w w:val="99"/>
                                  <w:sz w:val="18"/>
                                </w:rPr>
                                <w:t xml:space="preserve"> </w:t>
                              </w:r>
                              <w:r>
                                <w:rPr>
                                  <w:color w:val="595959"/>
                                  <w:spacing w:val="1"/>
                                  <w:w w:val="99"/>
                                  <w:sz w:val="18"/>
                                </w:rPr>
                                <w:t>child</w:t>
                              </w:r>
                            </w:p>
                          </w:txbxContent>
                        </wps:txbx>
                        <wps:bodyPr horzOverflow="overflow" vert="horz" lIns="0" tIns="0" rIns="0" bIns="0" rtlCol="0">
                          <a:noAutofit/>
                        </wps:bodyPr>
                      </wps:wsp>
                      <wps:wsp>
                        <wps:cNvPr id="247848" name="Rectangle 247848"/>
                        <wps:cNvSpPr/>
                        <wps:spPr>
                          <a:xfrm>
                            <a:off x="1801386" y="2523702"/>
                            <a:ext cx="76009" cy="138286"/>
                          </a:xfrm>
                          <a:prstGeom prst="rect">
                            <a:avLst/>
                          </a:prstGeom>
                          <a:ln>
                            <a:noFill/>
                          </a:ln>
                        </wps:spPr>
                        <wps:txbx>
                          <w:txbxContent>
                            <w:p w14:paraId="3020BCA2" w14:textId="77777777" w:rsidR="007818CA" w:rsidRDefault="007818CA" w:rsidP="0027350C">
                              <w:pPr>
                                <w:spacing w:after="160" w:line="259" w:lineRule="auto"/>
                              </w:pPr>
                              <w:r>
                                <w:rPr>
                                  <w:color w:val="595959"/>
                                  <w:w w:val="99"/>
                                  <w:sz w:val="18"/>
                                </w:rPr>
                                <w:t>1</w:t>
                              </w:r>
                            </w:p>
                          </w:txbxContent>
                        </wps:txbx>
                        <wps:bodyPr horzOverflow="overflow" vert="horz" lIns="0" tIns="0" rIns="0" bIns="0" rtlCol="0">
                          <a:noAutofit/>
                        </wps:bodyPr>
                      </wps:wsp>
                      <wps:wsp>
                        <wps:cNvPr id="285772" name="Shape 285772"/>
                        <wps:cNvSpPr/>
                        <wps:spPr>
                          <a:xfrm>
                            <a:off x="2235708" y="2538984"/>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47850" name="Rectangle 247850"/>
                        <wps:cNvSpPr/>
                        <wps:spPr>
                          <a:xfrm>
                            <a:off x="2314953" y="2523702"/>
                            <a:ext cx="76009" cy="138286"/>
                          </a:xfrm>
                          <a:prstGeom prst="rect">
                            <a:avLst/>
                          </a:prstGeom>
                          <a:ln>
                            <a:noFill/>
                          </a:ln>
                        </wps:spPr>
                        <wps:txbx>
                          <w:txbxContent>
                            <w:p w14:paraId="32AA168F" w14:textId="77777777" w:rsidR="007818CA" w:rsidRDefault="007818CA" w:rsidP="0027350C">
                              <w:pPr>
                                <w:spacing w:after="160" w:line="259" w:lineRule="auto"/>
                              </w:pPr>
                              <w:r>
                                <w:rPr>
                                  <w:color w:val="595959"/>
                                  <w:w w:val="99"/>
                                  <w:sz w:val="18"/>
                                </w:rPr>
                                <w:t>2</w:t>
                              </w:r>
                            </w:p>
                          </w:txbxContent>
                        </wps:txbx>
                        <wps:bodyPr horzOverflow="overflow" vert="horz" lIns="0" tIns="0" rIns="0" bIns="0" rtlCol="0">
                          <a:noAutofit/>
                        </wps:bodyPr>
                      </wps:wsp>
                      <wps:wsp>
                        <wps:cNvPr id="247851" name="Rectangle 247851"/>
                        <wps:cNvSpPr/>
                        <wps:spPr>
                          <a:xfrm>
                            <a:off x="2373246" y="2523702"/>
                            <a:ext cx="533586" cy="138286"/>
                          </a:xfrm>
                          <a:prstGeom prst="rect">
                            <a:avLst/>
                          </a:prstGeom>
                          <a:ln>
                            <a:noFill/>
                          </a:ln>
                        </wps:spPr>
                        <wps:txbx>
                          <w:txbxContent>
                            <w:p w14:paraId="51C11EBE" w14:textId="77777777" w:rsidR="007818CA" w:rsidRDefault="007818CA" w:rsidP="0027350C">
                              <w:pPr>
                                <w:spacing w:after="160" w:line="259" w:lineRule="auto"/>
                              </w:pPr>
                              <w:r>
                                <w:rPr>
                                  <w:color w:val="595959"/>
                                  <w:spacing w:val="-2"/>
                                  <w:w w:val="99"/>
                                  <w:sz w:val="18"/>
                                </w:rPr>
                                <w:t xml:space="preserve"> </w:t>
                              </w:r>
                              <w:r>
                                <w:rPr>
                                  <w:color w:val="595959"/>
                                  <w:w w:val="99"/>
                                  <w:sz w:val="18"/>
                                </w:rPr>
                                <w:t>children</w:t>
                              </w:r>
                            </w:p>
                          </w:txbxContent>
                        </wps:txbx>
                        <wps:bodyPr horzOverflow="overflow" vert="horz" lIns="0" tIns="0" rIns="0" bIns="0" rtlCol="0">
                          <a:noAutofit/>
                        </wps:bodyPr>
                      </wps:wsp>
                      <wps:wsp>
                        <wps:cNvPr id="285776" name="Shape 285776"/>
                        <wps:cNvSpPr/>
                        <wps:spPr>
                          <a:xfrm>
                            <a:off x="2895600" y="2538984"/>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247852" name="Rectangle 247852"/>
                        <wps:cNvSpPr/>
                        <wps:spPr>
                          <a:xfrm>
                            <a:off x="2974855" y="2523702"/>
                            <a:ext cx="163116" cy="138286"/>
                          </a:xfrm>
                          <a:prstGeom prst="rect">
                            <a:avLst/>
                          </a:prstGeom>
                          <a:ln>
                            <a:noFill/>
                          </a:ln>
                        </wps:spPr>
                        <wps:txbx>
                          <w:txbxContent>
                            <w:p w14:paraId="4298F725" w14:textId="77777777" w:rsidR="007818CA" w:rsidRDefault="007818CA" w:rsidP="0027350C">
                              <w:pPr>
                                <w:spacing w:after="160" w:line="259" w:lineRule="auto"/>
                              </w:pPr>
                              <w:r>
                                <w:rPr>
                                  <w:color w:val="595959"/>
                                  <w:spacing w:val="2"/>
                                  <w:w w:val="99"/>
                                  <w:sz w:val="18"/>
                                </w:rPr>
                                <w:t>3+</w:t>
                              </w:r>
                            </w:p>
                          </w:txbxContent>
                        </wps:txbx>
                        <wps:bodyPr horzOverflow="overflow" vert="horz" lIns="0" tIns="0" rIns="0" bIns="0" rtlCol="0">
                          <a:noAutofit/>
                        </wps:bodyPr>
                      </wps:wsp>
                      <wps:wsp>
                        <wps:cNvPr id="247853" name="Rectangle 247853"/>
                        <wps:cNvSpPr/>
                        <wps:spPr>
                          <a:xfrm>
                            <a:off x="3097156" y="2523702"/>
                            <a:ext cx="535105" cy="138286"/>
                          </a:xfrm>
                          <a:prstGeom prst="rect">
                            <a:avLst/>
                          </a:prstGeom>
                          <a:ln>
                            <a:noFill/>
                          </a:ln>
                        </wps:spPr>
                        <wps:txbx>
                          <w:txbxContent>
                            <w:p w14:paraId="2D5BBA47" w14:textId="77777777" w:rsidR="007818CA" w:rsidRDefault="007818CA" w:rsidP="0027350C">
                              <w:pPr>
                                <w:spacing w:after="160" w:line="259" w:lineRule="auto"/>
                              </w:pPr>
                              <w:r>
                                <w:rPr>
                                  <w:color w:val="595959"/>
                                  <w:w w:val="99"/>
                                  <w:sz w:val="18"/>
                                </w:rPr>
                                <w:t xml:space="preserve"> children</w:t>
                              </w:r>
                            </w:p>
                          </w:txbxContent>
                        </wps:txbx>
                        <wps:bodyPr horzOverflow="overflow" vert="horz" lIns="0" tIns="0" rIns="0" bIns="0" rtlCol="0">
                          <a:noAutofit/>
                        </wps:bodyPr>
                      </wps:wsp>
                      <wps:wsp>
                        <wps:cNvPr id="28496" name="Shape 28496"/>
                        <wps:cNvSpPr/>
                        <wps:spPr>
                          <a:xfrm>
                            <a:off x="0" y="0"/>
                            <a:ext cx="2291334" cy="2749296"/>
                          </a:xfrm>
                          <a:custGeom>
                            <a:avLst/>
                            <a:gdLst/>
                            <a:ahLst/>
                            <a:cxnLst/>
                            <a:rect l="0" t="0" r="0" b="0"/>
                            <a:pathLst>
                              <a:path w="2291334" h="2749296">
                                <a:moveTo>
                                  <a:pt x="1524" y="0"/>
                                </a:moveTo>
                                <a:lnTo>
                                  <a:pt x="2291334" y="0"/>
                                </a:lnTo>
                                <a:lnTo>
                                  <a:pt x="2291334" y="6096"/>
                                </a:lnTo>
                                <a:lnTo>
                                  <a:pt x="10668" y="6096"/>
                                </a:lnTo>
                                <a:lnTo>
                                  <a:pt x="10668" y="2740152"/>
                                </a:lnTo>
                                <a:lnTo>
                                  <a:pt x="2291334" y="2740152"/>
                                </a:lnTo>
                                <a:lnTo>
                                  <a:pt x="2291334" y="2749296"/>
                                </a:lnTo>
                                <a:lnTo>
                                  <a:pt x="4572" y="2749296"/>
                                </a:lnTo>
                                <a:cubicBezTo>
                                  <a:pt x="3048" y="2749296"/>
                                  <a:pt x="0" y="2746248"/>
                                  <a:pt x="0" y="2744724"/>
                                </a:cubicBezTo>
                                <a:lnTo>
                                  <a:pt x="0" y="1524"/>
                                </a:lnTo>
                                <a:lnTo>
                                  <a:pt x="1524" y="0"/>
                                </a:lnTo>
                                <a:close/>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8497" name="Shape 28497"/>
                        <wps:cNvSpPr/>
                        <wps:spPr>
                          <a:xfrm>
                            <a:off x="2291334" y="0"/>
                            <a:ext cx="2291334" cy="2749296"/>
                          </a:xfrm>
                          <a:custGeom>
                            <a:avLst/>
                            <a:gdLst/>
                            <a:ahLst/>
                            <a:cxnLst/>
                            <a:rect l="0" t="0" r="0" b="0"/>
                            <a:pathLst>
                              <a:path w="2291334" h="2749296">
                                <a:moveTo>
                                  <a:pt x="0" y="0"/>
                                </a:moveTo>
                                <a:lnTo>
                                  <a:pt x="2289302" y="0"/>
                                </a:lnTo>
                                <a:lnTo>
                                  <a:pt x="2291334" y="1524"/>
                                </a:lnTo>
                                <a:lnTo>
                                  <a:pt x="2291334" y="2744724"/>
                                </a:lnTo>
                                <a:cubicBezTo>
                                  <a:pt x="2291334" y="2746248"/>
                                  <a:pt x="2288286" y="2749296"/>
                                  <a:pt x="2285238" y="2749296"/>
                                </a:cubicBezTo>
                                <a:lnTo>
                                  <a:pt x="0" y="2749296"/>
                                </a:lnTo>
                                <a:lnTo>
                                  <a:pt x="0" y="2740152"/>
                                </a:lnTo>
                                <a:lnTo>
                                  <a:pt x="2280666" y="2740152"/>
                                </a:lnTo>
                                <a:lnTo>
                                  <a:pt x="2280666" y="6096"/>
                                </a:lnTo>
                                <a:lnTo>
                                  <a:pt x="0" y="6096"/>
                                </a:lnTo>
                                <a:lnTo>
                                  <a:pt x="0" y="0"/>
                                </a:lnTo>
                                <a:close/>
                              </a:path>
                            </a:pathLst>
                          </a:custGeom>
                          <a:ln w="0" cap="flat">
                            <a:miter lim="127000"/>
                          </a:ln>
                        </wps:spPr>
                        <wps:style>
                          <a:lnRef idx="0">
                            <a:srgbClr val="000000">
                              <a:alpha val="0"/>
                            </a:srgbClr>
                          </a:lnRef>
                          <a:fillRef idx="1">
                            <a:srgbClr val="D9D9D9"/>
                          </a:fillRef>
                          <a:effectRef idx="0">
                            <a:scrgbClr r="0" g="0" b="0"/>
                          </a:effectRef>
                          <a:fontRef idx="none"/>
                        </wps:style>
                        <wps:bodyPr/>
                      </wps:wsp>
                      <pic:pic xmlns:pic="http://schemas.openxmlformats.org/drawingml/2006/picture">
                        <pic:nvPicPr>
                          <pic:cNvPr id="28500" name="Picture 28500"/>
                          <pic:cNvPicPr/>
                        </pic:nvPicPr>
                        <pic:blipFill>
                          <a:blip r:embed="rId81"/>
                          <a:stretch>
                            <a:fillRect/>
                          </a:stretch>
                        </pic:blipFill>
                        <pic:spPr>
                          <a:xfrm>
                            <a:off x="605028" y="3220211"/>
                            <a:ext cx="3051048" cy="1795272"/>
                          </a:xfrm>
                          <a:prstGeom prst="rect">
                            <a:avLst/>
                          </a:prstGeom>
                        </pic:spPr>
                      </pic:pic>
                      <wps:wsp>
                        <wps:cNvPr id="28501" name="Rectangle 28501"/>
                        <wps:cNvSpPr/>
                        <wps:spPr>
                          <a:xfrm>
                            <a:off x="2926091" y="4867635"/>
                            <a:ext cx="527505" cy="138287"/>
                          </a:xfrm>
                          <a:prstGeom prst="rect">
                            <a:avLst/>
                          </a:prstGeom>
                          <a:ln>
                            <a:noFill/>
                          </a:ln>
                        </wps:spPr>
                        <wps:txbx>
                          <w:txbxContent>
                            <w:p w14:paraId="08D7EAF2" w14:textId="77777777" w:rsidR="007818CA" w:rsidRDefault="007818CA" w:rsidP="0027350C">
                              <w:pPr>
                                <w:spacing w:after="160" w:line="259" w:lineRule="auto"/>
                              </w:pPr>
                              <w:r>
                                <w:rPr>
                                  <w:color w:val="595959"/>
                                  <w:w w:val="99"/>
                                  <w:sz w:val="18"/>
                                </w:rPr>
                                <w:t>No child</w:t>
                              </w:r>
                            </w:p>
                          </w:txbxContent>
                        </wps:txbx>
                        <wps:bodyPr horzOverflow="overflow" vert="horz" lIns="0" tIns="0" rIns="0" bIns="0" rtlCol="0">
                          <a:noAutofit/>
                        </wps:bodyPr>
                      </wps:wsp>
                      <wps:wsp>
                        <wps:cNvPr id="247858" name="Rectangle 247858"/>
                        <wps:cNvSpPr/>
                        <wps:spPr>
                          <a:xfrm>
                            <a:off x="3160774" y="4690821"/>
                            <a:ext cx="76010" cy="138286"/>
                          </a:xfrm>
                          <a:prstGeom prst="rect">
                            <a:avLst/>
                          </a:prstGeom>
                          <a:ln>
                            <a:noFill/>
                          </a:ln>
                        </wps:spPr>
                        <wps:txbx>
                          <w:txbxContent>
                            <w:p w14:paraId="2F5858C2" w14:textId="77777777" w:rsidR="007818CA" w:rsidRDefault="007818CA" w:rsidP="0027350C">
                              <w:pPr>
                                <w:spacing w:after="160" w:line="259" w:lineRule="auto"/>
                              </w:pPr>
                              <w:r>
                                <w:rPr>
                                  <w:color w:val="595959"/>
                                  <w:sz w:val="18"/>
                                </w:rPr>
                                <w:t>1</w:t>
                              </w:r>
                            </w:p>
                          </w:txbxContent>
                        </wps:txbx>
                        <wps:bodyPr horzOverflow="overflow" vert="horz" lIns="0" tIns="0" rIns="0" bIns="0" rtlCol="0">
                          <a:noAutofit/>
                        </wps:bodyPr>
                      </wps:wsp>
                      <wps:wsp>
                        <wps:cNvPr id="247859" name="Rectangle 247859"/>
                        <wps:cNvSpPr/>
                        <wps:spPr>
                          <a:xfrm>
                            <a:off x="3219067" y="4690821"/>
                            <a:ext cx="340522" cy="138286"/>
                          </a:xfrm>
                          <a:prstGeom prst="rect">
                            <a:avLst/>
                          </a:prstGeom>
                          <a:ln>
                            <a:noFill/>
                          </a:ln>
                        </wps:spPr>
                        <wps:txbx>
                          <w:txbxContent>
                            <w:p w14:paraId="3B7AD998" w14:textId="77777777" w:rsidR="007818CA" w:rsidRDefault="007818CA" w:rsidP="0027350C">
                              <w:pPr>
                                <w:spacing w:after="160" w:line="259" w:lineRule="auto"/>
                              </w:pPr>
                              <w:r>
                                <w:rPr>
                                  <w:color w:val="595959"/>
                                  <w:spacing w:val="-2"/>
                                  <w:w w:val="99"/>
                                  <w:sz w:val="18"/>
                                </w:rPr>
                                <w:t xml:space="preserve"> </w:t>
                              </w:r>
                              <w:r>
                                <w:rPr>
                                  <w:color w:val="595959"/>
                                  <w:spacing w:val="1"/>
                                  <w:w w:val="99"/>
                                  <w:sz w:val="18"/>
                                </w:rPr>
                                <w:t>child</w:t>
                              </w:r>
                            </w:p>
                          </w:txbxContent>
                        </wps:txbx>
                        <wps:bodyPr horzOverflow="overflow" vert="horz" lIns="0" tIns="0" rIns="0" bIns="0" rtlCol="0">
                          <a:noAutofit/>
                        </wps:bodyPr>
                      </wps:wsp>
                      <wps:wsp>
                        <wps:cNvPr id="247856" name="Rectangle 247856"/>
                        <wps:cNvSpPr/>
                        <wps:spPr>
                          <a:xfrm>
                            <a:off x="3395456" y="4512576"/>
                            <a:ext cx="76010" cy="138287"/>
                          </a:xfrm>
                          <a:prstGeom prst="rect">
                            <a:avLst/>
                          </a:prstGeom>
                          <a:ln>
                            <a:noFill/>
                          </a:ln>
                        </wps:spPr>
                        <wps:txbx>
                          <w:txbxContent>
                            <w:p w14:paraId="0F225D05" w14:textId="77777777" w:rsidR="007818CA" w:rsidRDefault="007818CA" w:rsidP="0027350C">
                              <w:pPr>
                                <w:spacing w:after="160" w:line="259" w:lineRule="auto"/>
                              </w:pPr>
                              <w:r>
                                <w:rPr>
                                  <w:color w:val="595959"/>
                                  <w:sz w:val="18"/>
                                </w:rPr>
                                <w:t>2</w:t>
                              </w:r>
                            </w:p>
                          </w:txbxContent>
                        </wps:txbx>
                        <wps:bodyPr horzOverflow="overflow" vert="horz" lIns="0" tIns="0" rIns="0" bIns="0" rtlCol="0">
                          <a:noAutofit/>
                        </wps:bodyPr>
                      </wps:wsp>
                      <wps:wsp>
                        <wps:cNvPr id="247857" name="Rectangle 247857"/>
                        <wps:cNvSpPr/>
                        <wps:spPr>
                          <a:xfrm>
                            <a:off x="3453749" y="4512576"/>
                            <a:ext cx="533585" cy="138287"/>
                          </a:xfrm>
                          <a:prstGeom prst="rect">
                            <a:avLst/>
                          </a:prstGeom>
                          <a:ln>
                            <a:noFill/>
                          </a:ln>
                        </wps:spPr>
                        <wps:txbx>
                          <w:txbxContent>
                            <w:p w14:paraId="116BDE06" w14:textId="77777777" w:rsidR="007818CA" w:rsidRDefault="007818CA" w:rsidP="0027350C">
                              <w:pPr>
                                <w:spacing w:after="160" w:line="259" w:lineRule="auto"/>
                              </w:pPr>
                              <w:r>
                                <w:rPr>
                                  <w:color w:val="595959"/>
                                  <w:spacing w:val="-2"/>
                                  <w:w w:val="99"/>
                                  <w:sz w:val="18"/>
                                </w:rPr>
                                <w:t xml:space="preserve"> </w:t>
                              </w:r>
                              <w:r>
                                <w:rPr>
                                  <w:color w:val="595959"/>
                                  <w:w w:val="99"/>
                                  <w:sz w:val="18"/>
                                </w:rPr>
                                <w:t>children</w:t>
                              </w:r>
                            </w:p>
                          </w:txbxContent>
                        </wps:txbx>
                        <wps:bodyPr horzOverflow="overflow" vert="horz" lIns="0" tIns="0" rIns="0" bIns="0" rtlCol="0">
                          <a:noAutofit/>
                        </wps:bodyPr>
                      </wps:wsp>
                      <wps:wsp>
                        <wps:cNvPr id="247854" name="Rectangle 247854"/>
                        <wps:cNvSpPr/>
                        <wps:spPr>
                          <a:xfrm>
                            <a:off x="3630174" y="4334262"/>
                            <a:ext cx="163116" cy="138286"/>
                          </a:xfrm>
                          <a:prstGeom prst="rect">
                            <a:avLst/>
                          </a:prstGeom>
                          <a:ln>
                            <a:noFill/>
                          </a:ln>
                        </wps:spPr>
                        <wps:txbx>
                          <w:txbxContent>
                            <w:p w14:paraId="69A57C32" w14:textId="77777777" w:rsidR="007818CA" w:rsidRDefault="007818CA" w:rsidP="0027350C">
                              <w:pPr>
                                <w:spacing w:after="160" w:line="259" w:lineRule="auto"/>
                              </w:pPr>
                              <w:r>
                                <w:rPr>
                                  <w:color w:val="595959"/>
                                  <w:spacing w:val="2"/>
                                  <w:w w:val="99"/>
                                  <w:sz w:val="18"/>
                                </w:rPr>
                                <w:t>3+</w:t>
                              </w:r>
                            </w:p>
                          </w:txbxContent>
                        </wps:txbx>
                        <wps:bodyPr horzOverflow="overflow" vert="horz" lIns="0" tIns="0" rIns="0" bIns="0" rtlCol="0">
                          <a:noAutofit/>
                        </wps:bodyPr>
                      </wps:wsp>
                      <wps:wsp>
                        <wps:cNvPr id="247855" name="Rectangle 247855"/>
                        <wps:cNvSpPr/>
                        <wps:spPr>
                          <a:xfrm>
                            <a:off x="3752475" y="4334262"/>
                            <a:ext cx="535105" cy="138286"/>
                          </a:xfrm>
                          <a:prstGeom prst="rect">
                            <a:avLst/>
                          </a:prstGeom>
                          <a:ln>
                            <a:noFill/>
                          </a:ln>
                        </wps:spPr>
                        <wps:txbx>
                          <w:txbxContent>
                            <w:p w14:paraId="1EC994B0" w14:textId="77777777" w:rsidR="007818CA" w:rsidRDefault="007818CA" w:rsidP="0027350C">
                              <w:pPr>
                                <w:spacing w:after="160" w:line="259" w:lineRule="auto"/>
                              </w:pPr>
                              <w:r>
                                <w:rPr>
                                  <w:color w:val="595959"/>
                                  <w:w w:val="99"/>
                                  <w:sz w:val="18"/>
                                </w:rPr>
                                <w:t xml:space="preserve"> children</w:t>
                              </w:r>
                            </w:p>
                          </w:txbxContent>
                        </wps:txbx>
                        <wps:bodyPr horzOverflow="overflow" vert="horz" lIns="0" tIns="0" rIns="0" bIns="0" rtlCol="0">
                          <a:noAutofit/>
                        </wps:bodyPr>
                      </wps:wsp>
                      <wps:wsp>
                        <wps:cNvPr id="28505" name="Shape 28505"/>
                        <wps:cNvSpPr/>
                        <wps:spPr>
                          <a:xfrm>
                            <a:off x="600456" y="4992623"/>
                            <a:ext cx="59436" cy="10668"/>
                          </a:xfrm>
                          <a:custGeom>
                            <a:avLst/>
                            <a:gdLst/>
                            <a:ahLst/>
                            <a:cxnLst/>
                            <a:rect l="0" t="0" r="0" b="0"/>
                            <a:pathLst>
                              <a:path w="59436" h="10668">
                                <a:moveTo>
                                  <a:pt x="0" y="0"/>
                                </a:moveTo>
                                <a:lnTo>
                                  <a:pt x="24384" y="0"/>
                                </a:lnTo>
                                <a:lnTo>
                                  <a:pt x="59436" y="0"/>
                                </a:lnTo>
                                <a:lnTo>
                                  <a:pt x="59436" y="10668"/>
                                </a:lnTo>
                                <a:lnTo>
                                  <a:pt x="24384" y="10668"/>
                                </a:lnTo>
                                <a:lnTo>
                                  <a:pt x="0" y="10668"/>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796" name="Shape 285796"/>
                        <wps:cNvSpPr/>
                        <wps:spPr>
                          <a:xfrm>
                            <a:off x="600456" y="4951476"/>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797" name="Shape 285797"/>
                        <wps:cNvSpPr/>
                        <wps:spPr>
                          <a:xfrm>
                            <a:off x="600456" y="4910328"/>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798" name="Shape 285798"/>
                        <wps:cNvSpPr/>
                        <wps:spPr>
                          <a:xfrm>
                            <a:off x="600456" y="4867656"/>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799" name="Shape 285799"/>
                        <wps:cNvSpPr/>
                        <wps:spPr>
                          <a:xfrm>
                            <a:off x="600456" y="4826508"/>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10" name="Shape 28510"/>
                        <wps:cNvSpPr/>
                        <wps:spPr>
                          <a:xfrm>
                            <a:off x="600456" y="4785360"/>
                            <a:ext cx="59436" cy="10668"/>
                          </a:xfrm>
                          <a:custGeom>
                            <a:avLst/>
                            <a:gdLst/>
                            <a:ahLst/>
                            <a:cxnLst/>
                            <a:rect l="0" t="0" r="0" b="0"/>
                            <a:pathLst>
                              <a:path w="59436" h="10668">
                                <a:moveTo>
                                  <a:pt x="0" y="0"/>
                                </a:moveTo>
                                <a:lnTo>
                                  <a:pt x="24384" y="0"/>
                                </a:lnTo>
                                <a:lnTo>
                                  <a:pt x="59436" y="0"/>
                                </a:lnTo>
                                <a:lnTo>
                                  <a:pt x="59436" y="10668"/>
                                </a:lnTo>
                                <a:lnTo>
                                  <a:pt x="24384" y="10668"/>
                                </a:lnTo>
                                <a:lnTo>
                                  <a:pt x="0" y="10668"/>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800" name="Shape 285800"/>
                        <wps:cNvSpPr/>
                        <wps:spPr>
                          <a:xfrm>
                            <a:off x="600456" y="4744211"/>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801" name="Shape 285801"/>
                        <wps:cNvSpPr/>
                        <wps:spPr>
                          <a:xfrm>
                            <a:off x="600456" y="4701540"/>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802" name="Shape 285802"/>
                        <wps:cNvSpPr/>
                        <wps:spPr>
                          <a:xfrm>
                            <a:off x="600456" y="4660392"/>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803" name="Shape 285803"/>
                        <wps:cNvSpPr/>
                        <wps:spPr>
                          <a:xfrm>
                            <a:off x="600456" y="4619244"/>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15" name="Shape 28515"/>
                        <wps:cNvSpPr/>
                        <wps:spPr>
                          <a:xfrm>
                            <a:off x="600456" y="4578096"/>
                            <a:ext cx="59436" cy="10668"/>
                          </a:xfrm>
                          <a:custGeom>
                            <a:avLst/>
                            <a:gdLst/>
                            <a:ahLst/>
                            <a:cxnLst/>
                            <a:rect l="0" t="0" r="0" b="0"/>
                            <a:pathLst>
                              <a:path w="59436" h="10668">
                                <a:moveTo>
                                  <a:pt x="0" y="0"/>
                                </a:moveTo>
                                <a:lnTo>
                                  <a:pt x="24384" y="0"/>
                                </a:lnTo>
                                <a:lnTo>
                                  <a:pt x="59436" y="0"/>
                                </a:lnTo>
                                <a:lnTo>
                                  <a:pt x="59436" y="10668"/>
                                </a:lnTo>
                                <a:lnTo>
                                  <a:pt x="24384" y="10668"/>
                                </a:lnTo>
                                <a:lnTo>
                                  <a:pt x="0" y="10668"/>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804" name="Shape 285804"/>
                        <wps:cNvSpPr/>
                        <wps:spPr>
                          <a:xfrm>
                            <a:off x="600456" y="4535424"/>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805" name="Shape 285805"/>
                        <wps:cNvSpPr/>
                        <wps:spPr>
                          <a:xfrm>
                            <a:off x="600456" y="4494276"/>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806" name="Shape 285806"/>
                        <wps:cNvSpPr/>
                        <wps:spPr>
                          <a:xfrm>
                            <a:off x="600456" y="4453128"/>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807" name="Shape 285807"/>
                        <wps:cNvSpPr/>
                        <wps:spPr>
                          <a:xfrm>
                            <a:off x="600456" y="4410456"/>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20" name="Shape 28520"/>
                        <wps:cNvSpPr/>
                        <wps:spPr>
                          <a:xfrm>
                            <a:off x="600456" y="4369308"/>
                            <a:ext cx="59436" cy="10668"/>
                          </a:xfrm>
                          <a:custGeom>
                            <a:avLst/>
                            <a:gdLst/>
                            <a:ahLst/>
                            <a:cxnLst/>
                            <a:rect l="0" t="0" r="0" b="0"/>
                            <a:pathLst>
                              <a:path w="59436" h="10668">
                                <a:moveTo>
                                  <a:pt x="0" y="0"/>
                                </a:moveTo>
                                <a:lnTo>
                                  <a:pt x="24384" y="0"/>
                                </a:lnTo>
                                <a:lnTo>
                                  <a:pt x="59436" y="0"/>
                                </a:lnTo>
                                <a:lnTo>
                                  <a:pt x="59436" y="10668"/>
                                </a:lnTo>
                                <a:lnTo>
                                  <a:pt x="24384" y="10668"/>
                                </a:lnTo>
                                <a:lnTo>
                                  <a:pt x="0" y="10668"/>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808" name="Shape 285808"/>
                        <wps:cNvSpPr/>
                        <wps:spPr>
                          <a:xfrm>
                            <a:off x="600456" y="4328160"/>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809" name="Shape 285809"/>
                        <wps:cNvSpPr/>
                        <wps:spPr>
                          <a:xfrm>
                            <a:off x="600456" y="4287012"/>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810" name="Shape 285810"/>
                        <wps:cNvSpPr/>
                        <wps:spPr>
                          <a:xfrm>
                            <a:off x="600456" y="4244340"/>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811" name="Shape 285811"/>
                        <wps:cNvSpPr/>
                        <wps:spPr>
                          <a:xfrm>
                            <a:off x="600456" y="4203192"/>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25" name="Shape 28525"/>
                        <wps:cNvSpPr/>
                        <wps:spPr>
                          <a:xfrm>
                            <a:off x="600456" y="4162044"/>
                            <a:ext cx="59436" cy="10668"/>
                          </a:xfrm>
                          <a:custGeom>
                            <a:avLst/>
                            <a:gdLst/>
                            <a:ahLst/>
                            <a:cxnLst/>
                            <a:rect l="0" t="0" r="0" b="0"/>
                            <a:pathLst>
                              <a:path w="59436" h="10668">
                                <a:moveTo>
                                  <a:pt x="0" y="0"/>
                                </a:moveTo>
                                <a:lnTo>
                                  <a:pt x="24384" y="0"/>
                                </a:lnTo>
                                <a:lnTo>
                                  <a:pt x="59436" y="0"/>
                                </a:lnTo>
                                <a:lnTo>
                                  <a:pt x="59436" y="10668"/>
                                </a:lnTo>
                                <a:lnTo>
                                  <a:pt x="24384" y="10668"/>
                                </a:lnTo>
                                <a:lnTo>
                                  <a:pt x="0" y="10668"/>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812" name="Shape 285812"/>
                        <wps:cNvSpPr/>
                        <wps:spPr>
                          <a:xfrm>
                            <a:off x="600456" y="4120896"/>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813" name="Shape 285813"/>
                        <wps:cNvSpPr/>
                        <wps:spPr>
                          <a:xfrm>
                            <a:off x="600456" y="4078224"/>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814" name="Shape 285814"/>
                        <wps:cNvSpPr/>
                        <wps:spPr>
                          <a:xfrm>
                            <a:off x="600456" y="4037075"/>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815" name="Shape 285815"/>
                        <wps:cNvSpPr/>
                        <wps:spPr>
                          <a:xfrm>
                            <a:off x="600456" y="3995928"/>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30" name="Shape 28530"/>
                        <wps:cNvSpPr/>
                        <wps:spPr>
                          <a:xfrm>
                            <a:off x="600456" y="3954780"/>
                            <a:ext cx="59436" cy="9144"/>
                          </a:xfrm>
                          <a:custGeom>
                            <a:avLst/>
                            <a:gdLst/>
                            <a:ahLst/>
                            <a:cxnLst/>
                            <a:rect l="0" t="0" r="0" b="0"/>
                            <a:pathLst>
                              <a:path w="59436" h="9144">
                                <a:moveTo>
                                  <a:pt x="0" y="0"/>
                                </a:moveTo>
                                <a:lnTo>
                                  <a:pt x="24384" y="0"/>
                                </a:lnTo>
                                <a:lnTo>
                                  <a:pt x="59436" y="0"/>
                                </a:lnTo>
                                <a:lnTo>
                                  <a:pt x="59436" y="9144"/>
                                </a:lnTo>
                                <a:lnTo>
                                  <a:pt x="24384" y="9144"/>
                                </a:lnTo>
                                <a:lnTo>
                                  <a:pt x="0" y="9144"/>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31" name="Rectangle 28531"/>
                        <wps:cNvSpPr/>
                        <wps:spPr>
                          <a:xfrm>
                            <a:off x="469415" y="4957560"/>
                            <a:ext cx="76009" cy="138288"/>
                          </a:xfrm>
                          <a:prstGeom prst="rect">
                            <a:avLst/>
                          </a:prstGeom>
                          <a:ln>
                            <a:noFill/>
                          </a:ln>
                        </wps:spPr>
                        <wps:txbx>
                          <w:txbxContent>
                            <w:p w14:paraId="2FBB0E68" w14:textId="77777777" w:rsidR="007818CA" w:rsidRDefault="007818CA" w:rsidP="0027350C">
                              <w:pPr>
                                <w:spacing w:after="160" w:line="259" w:lineRule="auto"/>
                              </w:pPr>
                              <w:r>
                                <w:rPr>
                                  <w:color w:val="595959"/>
                                  <w:w w:val="99"/>
                                  <w:sz w:val="18"/>
                                </w:rPr>
                                <w:t>0</w:t>
                              </w:r>
                            </w:p>
                          </w:txbxContent>
                        </wps:txbx>
                        <wps:bodyPr horzOverflow="overflow" vert="horz" lIns="0" tIns="0" rIns="0" bIns="0" rtlCol="0">
                          <a:noAutofit/>
                        </wps:bodyPr>
                      </wps:wsp>
                      <wps:wsp>
                        <wps:cNvPr id="28532" name="Rectangle 28532"/>
                        <wps:cNvSpPr/>
                        <wps:spPr>
                          <a:xfrm>
                            <a:off x="412990" y="4748758"/>
                            <a:ext cx="153539" cy="138287"/>
                          </a:xfrm>
                          <a:prstGeom prst="rect">
                            <a:avLst/>
                          </a:prstGeom>
                          <a:ln>
                            <a:noFill/>
                          </a:ln>
                        </wps:spPr>
                        <wps:txbx>
                          <w:txbxContent>
                            <w:p w14:paraId="2E6121E3" w14:textId="77777777" w:rsidR="007818CA" w:rsidRDefault="007818CA" w:rsidP="0027350C">
                              <w:pPr>
                                <w:spacing w:after="160" w:line="259" w:lineRule="auto"/>
                              </w:pPr>
                              <w:r>
                                <w:rPr>
                                  <w:color w:val="595959"/>
                                  <w:spacing w:val="2"/>
                                  <w:w w:val="99"/>
                                  <w:sz w:val="18"/>
                                </w:rPr>
                                <w:t>20</w:t>
                              </w:r>
                            </w:p>
                          </w:txbxContent>
                        </wps:txbx>
                        <wps:bodyPr horzOverflow="overflow" vert="horz" lIns="0" tIns="0" rIns="0" bIns="0" rtlCol="0">
                          <a:noAutofit/>
                        </wps:bodyPr>
                      </wps:wsp>
                      <wps:wsp>
                        <wps:cNvPr id="28533" name="Rectangle 28533"/>
                        <wps:cNvSpPr/>
                        <wps:spPr>
                          <a:xfrm>
                            <a:off x="412990" y="4541493"/>
                            <a:ext cx="153539" cy="138288"/>
                          </a:xfrm>
                          <a:prstGeom prst="rect">
                            <a:avLst/>
                          </a:prstGeom>
                          <a:ln>
                            <a:noFill/>
                          </a:ln>
                        </wps:spPr>
                        <wps:txbx>
                          <w:txbxContent>
                            <w:p w14:paraId="2F2BCB94" w14:textId="77777777" w:rsidR="007818CA" w:rsidRDefault="007818CA" w:rsidP="0027350C">
                              <w:pPr>
                                <w:spacing w:after="160" w:line="259" w:lineRule="auto"/>
                              </w:pPr>
                              <w:r>
                                <w:rPr>
                                  <w:color w:val="595959"/>
                                  <w:spacing w:val="2"/>
                                  <w:w w:val="99"/>
                                  <w:sz w:val="18"/>
                                </w:rPr>
                                <w:t>40</w:t>
                              </w:r>
                            </w:p>
                          </w:txbxContent>
                        </wps:txbx>
                        <wps:bodyPr horzOverflow="overflow" vert="horz" lIns="0" tIns="0" rIns="0" bIns="0" rtlCol="0">
                          <a:noAutofit/>
                        </wps:bodyPr>
                      </wps:wsp>
                      <wps:wsp>
                        <wps:cNvPr id="28534" name="Rectangle 28534"/>
                        <wps:cNvSpPr/>
                        <wps:spPr>
                          <a:xfrm>
                            <a:off x="412990" y="4334262"/>
                            <a:ext cx="153539" cy="138286"/>
                          </a:xfrm>
                          <a:prstGeom prst="rect">
                            <a:avLst/>
                          </a:prstGeom>
                          <a:ln>
                            <a:noFill/>
                          </a:ln>
                        </wps:spPr>
                        <wps:txbx>
                          <w:txbxContent>
                            <w:p w14:paraId="7A269CA3" w14:textId="77777777" w:rsidR="007818CA" w:rsidRDefault="007818CA" w:rsidP="0027350C">
                              <w:pPr>
                                <w:spacing w:after="160" w:line="259" w:lineRule="auto"/>
                              </w:pPr>
                              <w:r>
                                <w:rPr>
                                  <w:color w:val="595959"/>
                                  <w:spacing w:val="2"/>
                                  <w:w w:val="99"/>
                                  <w:sz w:val="18"/>
                                </w:rPr>
                                <w:t>60</w:t>
                              </w:r>
                            </w:p>
                          </w:txbxContent>
                        </wps:txbx>
                        <wps:bodyPr horzOverflow="overflow" vert="horz" lIns="0" tIns="0" rIns="0" bIns="0" rtlCol="0">
                          <a:noAutofit/>
                        </wps:bodyPr>
                      </wps:wsp>
                      <wps:wsp>
                        <wps:cNvPr id="28535" name="Rectangle 28535"/>
                        <wps:cNvSpPr/>
                        <wps:spPr>
                          <a:xfrm>
                            <a:off x="412990" y="4125462"/>
                            <a:ext cx="153539" cy="138287"/>
                          </a:xfrm>
                          <a:prstGeom prst="rect">
                            <a:avLst/>
                          </a:prstGeom>
                          <a:ln>
                            <a:noFill/>
                          </a:ln>
                        </wps:spPr>
                        <wps:txbx>
                          <w:txbxContent>
                            <w:p w14:paraId="52183E5C" w14:textId="77777777" w:rsidR="007818CA" w:rsidRDefault="007818CA" w:rsidP="0027350C">
                              <w:pPr>
                                <w:spacing w:after="160" w:line="259" w:lineRule="auto"/>
                              </w:pPr>
                              <w:r>
                                <w:rPr>
                                  <w:color w:val="595959"/>
                                  <w:spacing w:val="2"/>
                                  <w:w w:val="99"/>
                                  <w:sz w:val="18"/>
                                </w:rPr>
                                <w:t>80</w:t>
                              </w:r>
                            </w:p>
                          </w:txbxContent>
                        </wps:txbx>
                        <wps:bodyPr horzOverflow="overflow" vert="horz" lIns="0" tIns="0" rIns="0" bIns="0" rtlCol="0">
                          <a:noAutofit/>
                        </wps:bodyPr>
                      </wps:wsp>
                      <wps:wsp>
                        <wps:cNvPr id="28536" name="Rectangle 28536"/>
                        <wps:cNvSpPr/>
                        <wps:spPr>
                          <a:xfrm>
                            <a:off x="355115" y="3918195"/>
                            <a:ext cx="228028" cy="138286"/>
                          </a:xfrm>
                          <a:prstGeom prst="rect">
                            <a:avLst/>
                          </a:prstGeom>
                          <a:ln>
                            <a:noFill/>
                          </a:ln>
                        </wps:spPr>
                        <wps:txbx>
                          <w:txbxContent>
                            <w:p w14:paraId="07290578" w14:textId="77777777" w:rsidR="007818CA" w:rsidRDefault="007818CA" w:rsidP="0027350C">
                              <w:pPr>
                                <w:spacing w:after="160" w:line="259" w:lineRule="auto"/>
                              </w:pPr>
                              <w:r>
                                <w:rPr>
                                  <w:color w:val="595959"/>
                                  <w:w w:val="99"/>
                                  <w:sz w:val="18"/>
                                </w:rPr>
                                <w:t>100</w:t>
                              </w:r>
                            </w:p>
                          </w:txbxContent>
                        </wps:txbx>
                        <wps:bodyPr horzOverflow="overflow" vert="horz" lIns="0" tIns="0" rIns="0" bIns="0" rtlCol="0">
                          <a:noAutofit/>
                        </wps:bodyPr>
                      </wps:wsp>
                      <wps:wsp>
                        <wps:cNvPr id="247860" name="Rectangle 247860"/>
                        <wps:cNvSpPr/>
                        <wps:spPr>
                          <a:xfrm>
                            <a:off x="810751" y="5088574"/>
                            <a:ext cx="76009" cy="138287"/>
                          </a:xfrm>
                          <a:prstGeom prst="rect">
                            <a:avLst/>
                          </a:prstGeom>
                          <a:ln>
                            <a:noFill/>
                          </a:ln>
                        </wps:spPr>
                        <wps:txbx>
                          <w:txbxContent>
                            <w:p w14:paraId="26B31D1A" w14:textId="77777777" w:rsidR="007818CA" w:rsidRDefault="007818CA" w:rsidP="0027350C">
                              <w:pPr>
                                <w:spacing w:after="160" w:line="259" w:lineRule="auto"/>
                              </w:pPr>
                              <w:r>
                                <w:rPr>
                                  <w:color w:val="595959"/>
                                  <w:w w:val="99"/>
                                  <w:sz w:val="18"/>
                                </w:rPr>
                                <w:t>1</w:t>
                              </w:r>
                            </w:p>
                          </w:txbxContent>
                        </wps:txbx>
                        <wps:bodyPr horzOverflow="overflow" vert="horz" lIns="0" tIns="0" rIns="0" bIns="0" rtlCol="0">
                          <a:noAutofit/>
                        </wps:bodyPr>
                      </wps:wsp>
                      <wps:wsp>
                        <wps:cNvPr id="247861" name="Rectangle 247861"/>
                        <wps:cNvSpPr/>
                        <wps:spPr>
                          <a:xfrm>
                            <a:off x="869044" y="5088574"/>
                            <a:ext cx="340066" cy="138287"/>
                          </a:xfrm>
                          <a:prstGeom prst="rect">
                            <a:avLst/>
                          </a:prstGeom>
                          <a:ln>
                            <a:noFill/>
                          </a:ln>
                        </wps:spPr>
                        <wps:txbx>
                          <w:txbxContent>
                            <w:p w14:paraId="2948071B" w14:textId="77777777" w:rsidR="007818CA" w:rsidRDefault="007818CA" w:rsidP="0027350C">
                              <w:pPr>
                                <w:spacing w:after="160" w:line="259" w:lineRule="auto"/>
                              </w:pPr>
                              <w:r>
                                <w:rPr>
                                  <w:color w:val="595959"/>
                                  <w:spacing w:val="-2"/>
                                  <w:w w:val="99"/>
                                  <w:sz w:val="18"/>
                                </w:rPr>
                                <w:t xml:space="preserve"> </w:t>
                              </w:r>
                              <w:r>
                                <w:rPr>
                                  <w:color w:val="595959"/>
                                  <w:w w:val="99"/>
                                  <w:sz w:val="18"/>
                                </w:rPr>
                                <w:t>adult</w:t>
                              </w:r>
                            </w:p>
                          </w:txbxContent>
                        </wps:txbx>
                        <wps:bodyPr horzOverflow="overflow" vert="horz" lIns="0" tIns="0" rIns="0" bIns="0" rtlCol="0">
                          <a:noAutofit/>
                        </wps:bodyPr>
                      </wps:wsp>
                      <wps:wsp>
                        <wps:cNvPr id="247862" name="Rectangle 247862"/>
                        <wps:cNvSpPr/>
                        <wps:spPr>
                          <a:xfrm>
                            <a:off x="1474832" y="5088574"/>
                            <a:ext cx="76009" cy="138287"/>
                          </a:xfrm>
                          <a:prstGeom prst="rect">
                            <a:avLst/>
                          </a:prstGeom>
                          <a:ln>
                            <a:noFill/>
                          </a:ln>
                        </wps:spPr>
                        <wps:txbx>
                          <w:txbxContent>
                            <w:p w14:paraId="3F9B1D86" w14:textId="77777777" w:rsidR="007818CA" w:rsidRDefault="007818CA" w:rsidP="0027350C">
                              <w:pPr>
                                <w:spacing w:after="160" w:line="259" w:lineRule="auto"/>
                              </w:pPr>
                              <w:r>
                                <w:rPr>
                                  <w:color w:val="595959"/>
                                  <w:w w:val="99"/>
                                  <w:sz w:val="18"/>
                                </w:rPr>
                                <w:t>2</w:t>
                              </w:r>
                            </w:p>
                          </w:txbxContent>
                        </wps:txbx>
                        <wps:bodyPr horzOverflow="overflow" vert="horz" lIns="0" tIns="0" rIns="0" bIns="0" rtlCol="0">
                          <a:noAutofit/>
                        </wps:bodyPr>
                      </wps:wsp>
                      <wps:wsp>
                        <wps:cNvPr id="247864" name="Rectangle 247864"/>
                        <wps:cNvSpPr/>
                        <wps:spPr>
                          <a:xfrm>
                            <a:off x="1533125" y="5088574"/>
                            <a:ext cx="1358894" cy="138287"/>
                          </a:xfrm>
                          <a:prstGeom prst="rect">
                            <a:avLst/>
                          </a:prstGeom>
                          <a:ln>
                            <a:noFill/>
                          </a:ln>
                        </wps:spPr>
                        <wps:txbx>
                          <w:txbxContent>
                            <w:p w14:paraId="70DD63A7" w14:textId="77777777" w:rsidR="007818CA" w:rsidRDefault="007818CA" w:rsidP="0027350C">
                              <w:pPr>
                                <w:spacing w:after="160" w:line="259" w:lineRule="auto"/>
                              </w:pPr>
                              <w:r>
                                <w:rPr>
                                  <w:color w:val="595959"/>
                                  <w:spacing w:val="-2"/>
                                  <w:w w:val="99"/>
                                  <w:sz w:val="18"/>
                                </w:rPr>
                                <w:t xml:space="preserve"> </w:t>
                              </w:r>
                              <w:r>
                                <w:rPr>
                                  <w:color w:val="595959"/>
                                  <w:w w:val="99"/>
                                  <w:sz w:val="18"/>
                                </w:rPr>
                                <w:t>adults</w:t>
                              </w:r>
                              <w:r>
                                <w:rPr>
                                  <w:color w:val="595959"/>
                                  <w:spacing w:val="423"/>
                                  <w:w w:val="99"/>
                                  <w:sz w:val="18"/>
                                </w:rPr>
                                <w:t xml:space="preserve"> </w:t>
                              </w:r>
                              <w:r>
                                <w:rPr>
                                  <w:color w:val="595959"/>
                                  <w:w w:val="99"/>
                                  <w:sz w:val="18"/>
                                </w:rPr>
                                <w:t>3+</w:t>
                              </w:r>
                              <w:r>
                                <w:rPr>
                                  <w:color w:val="595959"/>
                                  <w:spacing w:val="1"/>
                                  <w:w w:val="99"/>
                                  <w:sz w:val="18"/>
                                </w:rPr>
                                <w:t xml:space="preserve"> </w:t>
                              </w:r>
                              <w:r>
                                <w:rPr>
                                  <w:color w:val="595959"/>
                                  <w:w w:val="99"/>
                                  <w:sz w:val="18"/>
                                </w:rPr>
                                <w:t>adults</w:t>
                              </w:r>
                            </w:p>
                          </w:txbxContent>
                        </wps:txbx>
                        <wps:bodyPr horzOverflow="overflow" vert="horz" lIns="0" tIns="0" rIns="0" bIns="0" rtlCol="0">
                          <a:noAutofit/>
                        </wps:bodyPr>
                      </wps:wsp>
                      <wps:wsp>
                        <wps:cNvPr id="28538" name="Rectangle 28538"/>
                        <wps:cNvSpPr/>
                        <wps:spPr>
                          <a:xfrm>
                            <a:off x="2046712" y="2951634"/>
                            <a:ext cx="647529" cy="150326"/>
                          </a:xfrm>
                          <a:prstGeom prst="rect">
                            <a:avLst/>
                          </a:prstGeom>
                          <a:ln>
                            <a:noFill/>
                          </a:ln>
                        </wps:spPr>
                        <wps:txbx>
                          <w:txbxContent>
                            <w:p w14:paraId="051D7BC4" w14:textId="77777777" w:rsidR="007818CA" w:rsidRDefault="007818CA" w:rsidP="0027350C">
                              <w:pPr>
                                <w:spacing w:after="160" w:line="259" w:lineRule="auto"/>
                              </w:pPr>
                              <w:r>
                                <w:rPr>
                                  <w:color w:val="595959"/>
                                  <w:w w:val="106"/>
                                  <w:sz w:val="20"/>
                                </w:rPr>
                                <w:t>B. Hours</w:t>
                              </w:r>
                            </w:p>
                          </w:txbxContent>
                        </wps:txbx>
                        <wps:bodyPr horzOverflow="overflow" vert="horz" lIns="0" tIns="0" rIns="0" bIns="0" rtlCol="0">
                          <a:noAutofit/>
                        </wps:bodyPr>
                      </wps:wsp>
                      <wps:wsp>
                        <wps:cNvPr id="285839" name="Shape 285839"/>
                        <wps:cNvSpPr/>
                        <wps:spPr>
                          <a:xfrm>
                            <a:off x="1124712" y="5362955"/>
                            <a:ext cx="56388" cy="56389"/>
                          </a:xfrm>
                          <a:custGeom>
                            <a:avLst/>
                            <a:gdLst/>
                            <a:ahLst/>
                            <a:cxnLst/>
                            <a:rect l="0" t="0" r="0" b="0"/>
                            <a:pathLst>
                              <a:path w="56388" h="56389">
                                <a:moveTo>
                                  <a:pt x="0" y="0"/>
                                </a:moveTo>
                                <a:lnTo>
                                  <a:pt x="56388" y="0"/>
                                </a:lnTo>
                                <a:lnTo>
                                  <a:pt x="56388" y="56389"/>
                                </a:lnTo>
                                <a:lnTo>
                                  <a:pt x="0" y="5638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40" name="Rectangle 28540"/>
                        <wps:cNvSpPr/>
                        <wps:spPr>
                          <a:xfrm>
                            <a:off x="1203935" y="5346140"/>
                            <a:ext cx="527505" cy="138287"/>
                          </a:xfrm>
                          <a:prstGeom prst="rect">
                            <a:avLst/>
                          </a:prstGeom>
                          <a:ln>
                            <a:noFill/>
                          </a:ln>
                        </wps:spPr>
                        <wps:txbx>
                          <w:txbxContent>
                            <w:p w14:paraId="45EA780E" w14:textId="77777777" w:rsidR="007818CA" w:rsidRDefault="007818CA" w:rsidP="0027350C">
                              <w:pPr>
                                <w:spacing w:after="160" w:line="259" w:lineRule="auto"/>
                              </w:pPr>
                              <w:r>
                                <w:rPr>
                                  <w:color w:val="595959"/>
                                  <w:w w:val="99"/>
                                  <w:sz w:val="18"/>
                                </w:rPr>
                                <w:t>No child</w:t>
                              </w:r>
                            </w:p>
                          </w:txbxContent>
                        </wps:txbx>
                        <wps:bodyPr horzOverflow="overflow" vert="horz" lIns="0" tIns="0" rIns="0" bIns="0" rtlCol="0">
                          <a:noAutofit/>
                        </wps:bodyPr>
                      </wps:wsp>
                      <wps:wsp>
                        <wps:cNvPr id="285843" name="Shape 285843"/>
                        <wps:cNvSpPr/>
                        <wps:spPr>
                          <a:xfrm>
                            <a:off x="1720596" y="5362955"/>
                            <a:ext cx="57912" cy="56389"/>
                          </a:xfrm>
                          <a:custGeom>
                            <a:avLst/>
                            <a:gdLst/>
                            <a:ahLst/>
                            <a:cxnLst/>
                            <a:rect l="0" t="0" r="0" b="0"/>
                            <a:pathLst>
                              <a:path w="57912" h="56389">
                                <a:moveTo>
                                  <a:pt x="0" y="0"/>
                                </a:moveTo>
                                <a:lnTo>
                                  <a:pt x="57912" y="0"/>
                                </a:lnTo>
                                <a:lnTo>
                                  <a:pt x="57912" y="56389"/>
                                </a:lnTo>
                                <a:lnTo>
                                  <a:pt x="0" y="56389"/>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47866" name="Rectangle 247866"/>
                        <wps:cNvSpPr/>
                        <wps:spPr>
                          <a:xfrm>
                            <a:off x="1801386" y="5346139"/>
                            <a:ext cx="76009" cy="138287"/>
                          </a:xfrm>
                          <a:prstGeom prst="rect">
                            <a:avLst/>
                          </a:prstGeom>
                          <a:ln>
                            <a:noFill/>
                          </a:ln>
                        </wps:spPr>
                        <wps:txbx>
                          <w:txbxContent>
                            <w:p w14:paraId="2E37C369" w14:textId="77777777" w:rsidR="007818CA" w:rsidRDefault="007818CA" w:rsidP="0027350C">
                              <w:pPr>
                                <w:spacing w:after="160" w:line="259" w:lineRule="auto"/>
                              </w:pPr>
                              <w:r>
                                <w:rPr>
                                  <w:color w:val="595959"/>
                                  <w:w w:val="99"/>
                                  <w:sz w:val="18"/>
                                </w:rPr>
                                <w:t>1</w:t>
                              </w:r>
                            </w:p>
                          </w:txbxContent>
                        </wps:txbx>
                        <wps:bodyPr horzOverflow="overflow" vert="horz" lIns="0" tIns="0" rIns="0" bIns="0" rtlCol="0">
                          <a:noAutofit/>
                        </wps:bodyPr>
                      </wps:wsp>
                      <wps:wsp>
                        <wps:cNvPr id="247868" name="Rectangle 247868"/>
                        <wps:cNvSpPr/>
                        <wps:spPr>
                          <a:xfrm>
                            <a:off x="1859678" y="5346139"/>
                            <a:ext cx="340522" cy="138287"/>
                          </a:xfrm>
                          <a:prstGeom prst="rect">
                            <a:avLst/>
                          </a:prstGeom>
                          <a:ln>
                            <a:noFill/>
                          </a:ln>
                        </wps:spPr>
                        <wps:txbx>
                          <w:txbxContent>
                            <w:p w14:paraId="2277E7FB" w14:textId="77777777" w:rsidR="007818CA" w:rsidRDefault="007818CA" w:rsidP="0027350C">
                              <w:pPr>
                                <w:spacing w:after="160" w:line="259" w:lineRule="auto"/>
                              </w:pPr>
                              <w:r>
                                <w:rPr>
                                  <w:color w:val="595959"/>
                                  <w:spacing w:val="-2"/>
                                  <w:w w:val="99"/>
                                  <w:sz w:val="18"/>
                                </w:rPr>
                                <w:t xml:space="preserve"> </w:t>
                              </w:r>
                              <w:r>
                                <w:rPr>
                                  <w:color w:val="595959"/>
                                  <w:spacing w:val="1"/>
                                  <w:w w:val="99"/>
                                  <w:sz w:val="18"/>
                                </w:rPr>
                                <w:t>child</w:t>
                              </w:r>
                            </w:p>
                          </w:txbxContent>
                        </wps:txbx>
                        <wps:bodyPr horzOverflow="overflow" vert="horz" lIns="0" tIns="0" rIns="0" bIns="0" rtlCol="0">
                          <a:noAutofit/>
                        </wps:bodyPr>
                      </wps:wsp>
                      <wps:wsp>
                        <wps:cNvPr id="285847" name="Shape 285847"/>
                        <wps:cNvSpPr/>
                        <wps:spPr>
                          <a:xfrm>
                            <a:off x="2235708" y="5362955"/>
                            <a:ext cx="56388" cy="56389"/>
                          </a:xfrm>
                          <a:custGeom>
                            <a:avLst/>
                            <a:gdLst/>
                            <a:ahLst/>
                            <a:cxnLst/>
                            <a:rect l="0" t="0" r="0" b="0"/>
                            <a:pathLst>
                              <a:path w="56388" h="56389">
                                <a:moveTo>
                                  <a:pt x="0" y="0"/>
                                </a:moveTo>
                                <a:lnTo>
                                  <a:pt x="56388" y="0"/>
                                </a:lnTo>
                                <a:lnTo>
                                  <a:pt x="56388" y="56389"/>
                                </a:lnTo>
                                <a:lnTo>
                                  <a:pt x="0" y="56389"/>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47869" name="Rectangle 247869"/>
                        <wps:cNvSpPr/>
                        <wps:spPr>
                          <a:xfrm>
                            <a:off x="2314953" y="5346139"/>
                            <a:ext cx="76009" cy="138287"/>
                          </a:xfrm>
                          <a:prstGeom prst="rect">
                            <a:avLst/>
                          </a:prstGeom>
                          <a:ln>
                            <a:noFill/>
                          </a:ln>
                        </wps:spPr>
                        <wps:txbx>
                          <w:txbxContent>
                            <w:p w14:paraId="682118D5" w14:textId="77777777" w:rsidR="007818CA" w:rsidRDefault="007818CA" w:rsidP="0027350C">
                              <w:pPr>
                                <w:spacing w:after="160" w:line="259" w:lineRule="auto"/>
                              </w:pPr>
                              <w:r>
                                <w:rPr>
                                  <w:color w:val="595959"/>
                                  <w:w w:val="99"/>
                                  <w:sz w:val="18"/>
                                </w:rPr>
                                <w:t>2</w:t>
                              </w:r>
                            </w:p>
                          </w:txbxContent>
                        </wps:txbx>
                        <wps:bodyPr horzOverflow="overflow" vert="horz" lIns="0" tIns="0" rIns="0" bIns="0" rtlCol="0">
                          <a:noAutofit/>
                        </wps:bodyPr>
                      </wps:wsp>
                      <wps:wsp>
                        <wps:cNvPr id="247870" name="Rectangle 247870"/>
                        <wps:cNvSpPr/>
                        <wps:spPr>
                          <a:xfrm>
                            <a:off x="2373246" y="5346139"/>
                            <a:ext cx="533586" cy="138287"/>
                          </a:xfrm>
                          <a:prstGeom prst="rect">
                            <a:avLst/>
                          </a:prstGeom>
                          <a:ln>
                            <a:noFill/>
                          </a:ln>
                        </wps:spPr>
                        <wps:txbx>
                          <w:txbxContent>
                            <w:p w14:paraId="3CD3EAC5" w14:textId="77777777" w:rsidR="007818CA" w:rsidRDefault="007818CA" w:rsidP="0027350C">
                              <w:pPr>
                                <w:spacing w:after="160" w:line="259" w:lineRule="auto"/>
                              </w:pPr>
                              <w:r>
                                <w:rPr>
                                  <w:color w:val="595959"/>
                                  <w:spacing w:val="-2"/>
                                  <w:w w:val="99"/>
                                  <w:sz w:val="18"/>
                                </w:rPr>
                                <w:t xml:space="preserve"> </w:t>
                              </w:r>
                              <w:r>
                                <w:rPr>
                                  <w:color w:val="595959"/>
                                  <w:w w:val="99"/>
                                  <w:sz w:val="18"/>
                                </w:rPr>
                                <w:t>children</w:t>
                              </w:r>
                            </w:p>
                          </w:txbxContent>
                        </wps:txbx>
                        <wps:bodyPr horzOverflow="overflow" vert="horz" lIns="0" tIns="0" rIns="0" bIns="0" rtlCol="0">
                          <a:noAutofit/>
                        </wps:bodyPr>
                      </wps:wsp>
                      <wps:wsp>
                        <wps:cNvPr id="285851" name="Shape 285851"/>
                        <wps:cNvSpPr/>
                        <wps:spPr>
                          <a:xfrm>
                            <a:off x="2895600" y="5362955"/>
                            <a:ext cx="56388" cy="56389"/>
                          </a:xfrm>
                          <a:custGeom>
                            <a:avLst/>
                            <a:gdLst/>
                            <a:ahLst/>
                            <a:cxnLst/>
                            <a:rect l="0" t="0" r="0" b="0"/>
                            <a:pathLst>
                              <a:path w="56388" h="56389">
                                <a:moveTo>
                                  <a:pt x="0" y="0"/>
                                </a:moveTo>
                                <a:lnTo>
                                  <a:pt x="56388" y="0"/>
                                </a:lnTo>
                                <a:lnTo>
                                  <a:pt x="56388" y="56389"/>
                                </a:lnTo>
                                <a:lnTo>
                                  <a:pt x="0" y="56389"/>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247871" name="Rectangle 247871"/>
                        <wps:cNvSpPr/>
                        <wps:spPr>
                          <a:xfrm>
                            <a:off x="2974855" y="5346139"/>
                            <a:ext cx="163116" cy="138287"/>
                          </a:xfrm>
                          <a:prstGeom prst="rect">
                            <a:avLst/>
                          </a:prstGeom>
                          <a:ln>
                            <a:noFill/>
                          </a:ln>
                        </wps:spPr>
                        <wps:txbx>
                          <w:txbxContent>
                            <w:p w14:paraId="0D63FF9D" w14:textId="77777777" w:rsidR="007818CA" w:rsidRDefault="007818CA" w:rsidP="0027350C">
                              <w:pPr>
                                <w:spacing w:after="160" w:line="259" w:lineRule="auto"/>
                              </w:pPr>
                              <w:r>
                                <w:rPr>
                                  <w:color w:val="595959"/>
                                  <w:spacing w:val="2"/>
                                  <w:w w:val="99"/>
                                  <w:sz w:val="18"/>
                                </w:rPr>
                                <w:t>3+</w:t>
                              </w:r>
                            </w:p>
                          </w:txbxContent>
                        </wps:txbx>
                        <wps:bodyPr horzOverflow="overflow" vert="horz" lIns="0" tIns="0" rIns="0" bIns="0" rtlCol="0">
                          <a:noAutofit/>
                        </wps:bodyPr>
                      </wps:wsp>
                      <wps:wsp>
                        <wps:cNvPr id="247872" name="Rectangle 247872"/>
                        <wps:cNvSpPr/>
                        <wps:spPr>
                          <a:xfrm>
                            <a:off x="3097156" y="5346139"/>
                            <a:ext cx="535105" cy="138287"/>
                          </a:xfrm>
                          <a:prstGeom prst="rect">
                            <a:avLst/>
                          </a:prstGeom>
                          <a:ln>
                            <a:noFill/>
                          </a:ln>
                        </wps:spPr>
                        <wps:txbx>
                          <w:txbxContent>
                            <w:p w14:paraId="72D0980C" w14:textId="77777777" w:rsidR="007818CA" w:rsidRDefault="007818CA" w:rsidP="0027350C">
                              <w:pPr>
                                <w:spacing w:after="160" w:line="259" w:lineRule="auto"/>
                              </w:pPr>
                              <w:r>
                                <w:rPr>
                                  <w:color w:val="595959"/>
                                  <w:w w:val="99"/>
                                  <w:sz w:val="18"/>
                                </w:rPr>
                                <w:t xml:space="preserve"> children</w:t>
                              </w:r>
                            </w:p>
                          </w:txbxContent>
                        </wps:txbx>
                        <wps:bodyPr horzOverflow="overflow" vert="horz" lIns="0" tIns="0" rIns="0" bIns="0" rtlCol="0">
                          <a:noAutofit/>
                        </wps:bodyPr>
                      </wps:wsp>
                      <wps:wsp>
                        <wps:cNvPr id="28547" name="Shape 28547"/>
                        <wps:cNvSpPr/>
                        <wps:spPr>
                          <a:xfrm>
                            <a:off x="0" y="2819400"/>
                            <a:ext cx="2291334" cy="2753868"/>
                          </a:xfrm>
                          <a:custGeom>
                            <a:avLst/>
                            <a:gdLst/>
                            <a:ahLst/>
                            <a:cxnLst/>
                            <a:rect l="0" t="0" r="0" b="0"/>
                            <a:pathLst>
                              <a:path w="2291334" h="2753868">
                                <a:moveTo>
                                  <a:pt x="4572" y="0"/>
                                </a:moveTo>
                                <a:lnTo>
                                  <a:pt x="2291334" y="0"/>
                                </a:lnTo>
                                <a:lnTo>
                                  <a:pt x="2291334" y="10668"/>
                                </a:lnTo>
                                <a:lnTo>
                                  <a:pt x="10668" y="10668"/>
                                </a:lnTo>
                                <a:lnTo>
                                  <a:pt x="10668" y="2743200"/>
                                </a:lnTo>
                                <a:lnTo>
                                  <a:pt x="2291334" y="2743200"/>
                                </a:lnTo>
                                <a:lnTo>
                                  <a:pt x="2291334" y="2753868"/>
                                </a:lnTo>
                                <a:lnTo>
                                  <a:pt x="4572" y="2753868"/>
                                </a:lnTo>
                                <a:cubicBezTo>
                                  <a:pt x="3048" y="2753868"/>
                                  <a:pt x="0" y="2750820"/>
                                  <a:pt x="0" y="2747772"/>
                                </a:cubicBezTo>
                                <a:lnTo>
                                  <a:pt x="0" y="4572"/>
                                </a:lnTo>
                                <a:cubicBezTo>
                                  <a:pt x="0" y="3048"/>
                                  <a:pt x="3048" y="0"/>
                                  <a:pt x="4572" y="0"/>
                                </a:cubicBezTo>
                                <a:close/>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8548" name="Shape 28548"/>
                        <wps:cNvSpPr/>
                        <wps:spPr>
                          <a:xfrm>
                            <a:off x="2291334" y="2819400"/>
                            <a:ext cx="2291334" cy="2753868"/>
                          </a:xfrm>
                          <a:custGeom>
                            <a:avLst/>
                            <a:gdLst/>
                            <a:ahLst/>
                            <a:cxnLst/>
                            <a:rect l="0" t="0" r="0" b="0"/>
                            <a:pathLst>
                              <a:path w="2291334" h="2753868">
                                <a:moveTo>
                                  <a:pt x="0" y="0"/>
                                </a:moveTo>
                                <a:lnTo>
                                  <a:pt x="2285238" y="0"/>
                                </a:lnTo>
                                <a:cubicBezTo>
                                  <a:pt x="2288286" y="0"/>
                                  <a:pt x="2291334" y="3048"/>
                                  <a:pt x="2291334" y="4572"/>
                                </a:cubicBezTo>
                                <a:lnTo>
                                  <a:pt x="2291334" y="2747772"/>
                                </a:lnTo>
                                <a:cubicBezTo>
                                  <a:pt x="2291334" y="2750820"/>
                                  <a:pt x="2288286" y="2753868"/>
                                  <a:pt x="2285238" y="2753868"/>
                                </a:cubicBezTo>
                                <a:lnTo>
                                  <a:pt x="0" y="2753868"/>
                                </a:lnTo>
                                <a:lnTo>
                                  <a:pt x="0" y="2743200"/>
                                </a:lnTo>
                                <a:lnTo>
                                  <a:pt x="2280666" y="2743200"/>
                                </a:lnTo>
                                <a:lnTo>
                                  <a:pt x="2280666" y="10668"/>
                                </a:lnTo>
                                <a:lnTo>
                                  <a:pt x="0" y="10668"/>
                                </a:lnTo>
                                <a:lnTo>
                                  <a:pt x="0" y="0"/>
                                </a:lnTo>
                                <a:close/>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w:pict>
              <v:group w14:anchorId="1D184AD7" id="Group 248460" o:spid="_x0000_s1030" style="width:458.85pt;height:440.75pt;mso-position-horizontal-relative:char;mso-position-vertical-relative:line" coordsize="46115,5597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">
                <v:rect id="Rectangle 28449" o:spid="_x0000_s1031" style="position:absolute;left:45765;top:26461;width:466;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" filled="f" stroked="f">
                  <v:textbox inset="0,0,0,0">
                    <w:txbxContent>
                      <w:p w14:paraId="07BF35F8" w14:textId="77777777" w:rsidR="007818CA" w:rsidRDefault="007818CA" w:rsidP="0027350C">
                        <w:pPr>
                          <w:spacing w:after="160" w:line="259" w:lineRule="auto"/>
                        </w:pPr>
                        <w:r>
                          <w:t xml:space="preserve"> </w:t>
                        </w:r>
                      </w:p>
                    </w:txbxContent>
                  </v:textbox>
                </v:rect>
                <v:rect id="Rectangle 28450" o:spid="_x0000_s1032" style="position:absolute;left:45765;top:54701;width:466;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" filled="f" stroked="f">
                  <v:textbox inset="0,0,0,0">
                    <w:txbxContent>
                      <w:p w14:paraId="2D97757B" w14:textId="77777777" w:rsidR="007818CA" w:rsidRDefault="007818CA" w:rsidP="0027350C">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459" o:spid="_x0000_s1033" type="#_x0000_t75" style="position:absolute;left:6507;top:3977;width:30175;height:17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">
                  <v:imagedata r:id="rId82" o:title=""/>
                </v:shape>
                <v:rect id="Rectangle 28460" o:spid="_x0000_s1034" style="position:absolute;left:29474;top:20451;width:527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" filled="f" stroked="f">
                  <v:textbox inset="0,0,0,0">
                    <w:txbxContent>
                      <w:p w14:paraId="7E77B984" w14:textId="77777777" w:rsidR="007818CA" w:rsidRDefault="007818CA" w:rsidP="0027350C">
                        <w:pPr>
                          <w:spacing w:after="160" w:line="259" w:lineRule="auto"/>
                        </w:pPr>
                        <w:r>
                          <w:rPr>
                            <w:color w:val="595959"/>
                            <w:w w:val="99"/>
                            <w:sz w:val="18"/>
                          </w:rPr>
                          <w:t>No child</w:t>
                        </w:r>
                      </w:p>
                    </w:txbxContent>
                  </v:textbox>
                </v:rect>
                <v:rect id="Rectangle 247841" o:spid="_x0000_s1035" style="position:absolute;left:31805;top:18699;width:76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" filled="f" stroked="f">
                  <v:textbox inset="0,0,0,0">
                    <w:txbxContent>
                      <w:p w14:paraId="0C3202D5" w14:textId="77777777" w:rsidR="007818CA" w:rsidRDefault="007818CA" w:rsidP="0027350C">
                        <w:pPr>
                          <w:spacing w:after="160" w:line="259" w:lineRule="auto"/>
                        </w:pPr>
                        <w:r>
                          <w:rPr>
                            <w:color w:val="595959"/>
                            <w:sz w:val="18"/>
                          </w:rPr>
                          <w:t>1</w:t>
                        </w:r>
                      </w:p>
                    </w:txbxContent>
                  </v:textbox>
                </v:rect>
                <v:rect id="Rectangle 247842" o:spid="_x0000_s1036" style="position:absolute;left:32388;top:18699;width:34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" filled="f" stroked="f">
                  <v:textbox inset="0,0,0,0">
                    <w:txbxContent>
                      <w:p w14:paraId="18E7A076" w14:textId="77777777" w:rsidR="007818CA" w:rsidRDefault="007818CA" w:rsidP="0027350C">
                        <w:pPr>
                          <w:spacing w:after="160" w:line="259" w:lineRule="auto"/>
                        </w:pPr>
                        <w:r>
                          <w:rPr>
                            <w:color w:val="595959"/>
                            <w:spacing w:val="-2"/>
                            <w:w w:val="99"/>
                            <w:sz w:val="18"/>
                          </w:rPr>
                          <w:t xml:space="preserve"> </w:t>
                        </w:r>
                        <w:r>
                          <w:rPr>
                            <w:color w:val="595959"/>
                            <w:spacing w:val="1"/>
                            <w:w w:val="99"/>
                            <w:sz w:val="18"/>
                          </w:rPr>
                          <w:t>child</w:t>
                        </w:r>
                      </w:p>
                    </w:txbxContent>
                  </v:textbox>
                </v:rect>
                <v:rect id="Rectangle 247839" o:spid="_x0000_s1037" style="position:absolute;left:34122;top:16931;width:76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" filled="f" stroked="f">
                  <v:textbox inset="0,0,0,0">
                    <w:txbxContent>
                      <w:p w14:paraId="6B01C9B8" w14:textId="77777777" w:rsidR="007818CA" w:rsidRDefault="007818CA" w:rsidP="0027350C">
                        <w:pPr>
                          <w:spacing w:after="160" w:line="259" w:lineRule="auto"/>
                        </w:pPr>
                        <w:r>
                          <w:rPr>
                            <w:color w:val="595959"/>
                            <w:sz w:val="18"/>
                          </w:rPr>
                          <w:t>2</w:t>
                        </w:r>
                      </w:p>
                    </w:txbxContent>
                  </v:textbox>
                </v:rect>
                <v:rect id="Rectangle 247840" o:spid="_x0000_s1038" style="position:absolute;left:34705;top:16931;width:533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" filled="f" stroked="f">
                  <v:textbox inset="0,0,0,0">
                    <w:txbxContent>
                      <w:p w14:paraId="48AC75A9" w14:textId="77777777" w:rsidR="007818CA" w:rsidRDefault="007818CA" w:rsidP="0027350C">
                        <w:pPr>
                          <w:spacing w:after="160" w:line="259" w:lineRule="auto"/>
                        </w:pPr>
                        <w:r>
                          <w:rPr>
                            <w:color w:val="595959"/>
                            <w:spacing w:val="-2"/>
                            <w:w w:val="99"/>
                            <w:sz w:val="18"/>
                          </w:rPr>
                          <w:t xml:space="preserve"> </w:t>
                        </w:r>
                        <w:r>
                          <w:rPr>
                            <w:color w:val="595959"/>
                            <w:w w:val="99"/>
                            <w:sz w:val="18"/>
                          </w:rPr>
                          <w:t>children</w:t>
                        </w:r>
                      </w:p>
                    </w:txbxContent>
                  </v:textbox>
                </v:rect>
                <v:rect id="Rectangle 247838" o:spid="_x0000_s1039" style="position:absolute;left:37677;top:15178;width:535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" filled="f" stroked="f">
                  <v:textbox inset="0,0,0,0">
                    <w:txbxContent>
                      <w:p w14:paraId="519B8C40" w14:textId="77777777" w:rsidR="007818CA" w:rsidRDefault="007818CA" w:rsidP="0027350C">
                        <w:pPr>
                          <w:spacing w:after="160" w:line="259" w:lineRule="auto"/>
                        </w:pPr>
                        <w:r>
                          <w:rPr>
                            <w:color w:val="595959"/>
                            <w:w w:val="99"/>
                            <w:sz w:val="18"/>
                          </w:rPr>
                          <w:t xml:space="preserve"> children</w:t>
                        </w:r>
                      </w:p>
                    </w:txbxContent>
                  </v:textbox>
                </v:rect>
                <v:rect id="Rectangle 247837" o:spid="_x0000_s1040" style="position:absolute;left:36454;top:15178;width:16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" filled="f" stroked="f">
                  <v:textbox inset="0,0,0,0">
                    <w:txbxContent>
                      <w:p w14:paraId="24B69A50" w14:textId="77777777" w:rsidR="007818CA" w:rsidRDefault="007818CA" w:rsidP="0027350C">
                        <w:pPr>
                          <w:spacing w:after="160" w:line="259" w:lineRule="auto"/>
                        </w:pPr>
                        <w:r>
                          <w:rPr>
                            <w:color w:val="595959"/>
                            <w:spacing w:val="2"/>
                            <w:w w:val="99"/>
                            <w:sz w:val="18"/>
                          </w:rPr>
                          <w:t>3+</w:t>
                        </w:r>
                      </w:p>
                    </w:txbxContent>
                  </v:textbox>
                </v:rect>
                <v:shape id="Shape 28464" o:spid="_x0000_s1041" style="position:absolute;left:6431;top:21701;width:594;height:92;visibility:visible;mso-wrap-style:square;v-text-anchor:top" coordsize="594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" path="m,l24384,,59436,r,9144l24384,9144,,9144,,xe" fillcolor="#4472c4" stroked="f" strokeweight="0">
                  <v:stroke miterlimit="83231f" joinstyle="miter"/>
                  <v:path arrowok="t" textboxrect="0,0,59436,9144"/>
                </v:shape>
                <v:shape id="Shape 285731" o:spid="_x0000_s1042" style="position:absolute;left:6431;top:21000;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" path="m,l24384,r,10668l,10668,,e" fillcolor="#4472c4" stroked="f" strokeweight="0">
                  <v:stroke miterlimit="83231f" joinstyle="miter"/>
                  <v:path arrowok="t" textboxrect="0,0,24384,10668"/>
                </v:shape>
                <v:shape id="Shape 285732" o:spid="_x0000_s1043" style="position:absolute;left:6431;top:20299;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" path="m,l24384,r,10668l,10668,,e" fillcolor="#4472c4" stroked="f" strokeweight="0">
                  <v:stroke miterlimit="83231f" joinstyle="miter"/>
                  <v:path arrowok="t" textboxrect="0,0,24384,10668"/>
                </v:shape>
                <v:shape id="Shape 285733" o:spid="_x0000_s1044" style="position:absolute;left:6431;top:19598;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" path="m,l24384,r,10668l,10668,,e" fillcolor="#4472c4" stroked="f" strokeweight="0">
                  <v:stroke miterlimit="83231f" joinstyle="miter"/>
                  <v:path arrowok="t" textboxrect="0,0,24384,10668"/>
                </v:shape>
                <v:shape id="Shape 285734" o:spid="_x0000_s1045" style="position:absolute;left:6431;top:18897;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" path="m,l24384,r,10668l,10668,,e" fillcolor="#4472c4" stroked="f" strokeweight="0">
                  <v:stroke miterlimit="83231f" joinstyle="miter"/>
                  <v:path arrowok="t" textboxrect="0,0,24384,10668"/>
                </v:shape>
                <v:shape id="Shape 28469" o:spid="_x0000_s1046" style="position:absolute;left:6431;top:18211;width:594;height:107;visibility:visible;mso-wrap-style:square;v-text-anchor:top" coordsize="5943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" path="m,l24384,,59436,r,10668l24384,10668,,10668,,xe" fillcolor="#4472c4" stroked="f" strokeweight="0">
                  <v:stroke miterlimit="83231f" joinstyle="miter"/>
                  <v:path arrowok="t" textboxrect="0,0,59436,10668"/>
                </v:shape>
                <v:shape id="Shape 285735" o:spid="_x0000_s1047" style="position:absolute;left:6431;top:17510;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" path="m,l24384,r,10668l,10668,,e" fillcolor="#4472c4" stroked="f" strokeweight="0">
                  <v:stroke miterlimit="83231f" joinstyle="miter"/>
                  <v:path arrowok="t" textboxrect="0,0,24384,10668"/>
                </v:shape>
                <v:shape id="Shape 285736" o:spid="_x0000_s1048" style="position:absolute;left:6431;top:16809;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" path="m,l24384,r,10668l,10668,,e" fillcolor="#4472c4" stroked="f" strokeweight="0">
                  <v:stroke miterlimit="83231f" joinstyle="miter"/>
                  <v:path arrowok="t" textboxrect="0,0,24384,10668"/>
                </v:shape>
                <v:shape id="Shape 285737" o:spid="_x0000_s1049" style="position:absolute;left:6431;top:16123;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" path="m,l24384,r,10668l,10668,,e" fillcolor="#4472c4" stroked="f" strokeweight="0">
                  <v:stroke miterlimit="83231f" joinstyle="miter"/>
                  <v:path arrowok="t" textboxrect="0,0,24384,10668"/>
                </v:shape>
                <v:shape id="Shape 285738" o:spid="_x0000_s1050" style="position:absolute;left:6431;top:15422;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" path="m,l24384,r,10668l,10668,,e" fillcolor="#4472c4" stroked="f" strokeweight="0">
                  <v:stroke miterlimit="83231f" joinstyle="miter"/>
                  <v:path arrowok="t" textboxrect="0,0,24384,10668"/>
                </v:shape>
                <v:shape id="Shape 28474" o:spid="_x0000_s1051" style="position:absolute;left:6431;top:14721;width:594;height:107;visibility:visible;mso-wrap-style:square;v-text-anchor:top" coordsize="5943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" path="m,l24384,,59436,r,10668l24384,10668,,10668,,xe" fillcolor="#4472c4" stroked="f" strokeweight="0">
                  <v:stroke miterlimit="83231f" joinstyle="miter"/>
                  <v:path arrowok="t" textboxrect="0,0,59436,10668"/>
                </v:shape>
                <v:shape id="Shape 285739" o:spid="_x0000_s1052" style="position:absolute;left:6431;top:14020;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" path="m,l24384,r,10668l,10668,,e" fillcolor="#4472c4" stroked="f" strokeweight="0">
                  <v:stroke miterlimit="83231f" joinstyle="miter"/>
                  <v:path arrowok="t" textboxrect="0,0,24384,10668"/>
                </v:shape>
                <v:shape id="Shape 285740" o:spid="_x0000_s1053" style="position:absolute;left:6431;top:13334;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" path="m,l24384,r,10668l,10668,,e" fillcolor="#4472c4" stroked="f" strokeweight="0">
                  <v:stroke miterlimit="83231f" joinstyle="miter"/>
                  <v:path arrowok="t" textboxrect="0,0,24384,10668"/>
                </v:shape>
                <v:shape id="Shape 285741" o:spid="_x0000_s1054" style="position:absolute;left:6431;top:12633;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" path="m,l24384,r,10668l,10668,,e" fillcolor="#4472c4" stroked="f" strokeweight="0">
                  <v:stroke miterlimit="83231f" joinstyle="miter"/>
                  <v:path arrowok="t" textboxrect="0,0,24384,10668"/>
                </v:shape>
                <v:shape id="Shape 285742" o:spid="_x0000_s1055" style="position:absolute;left:6431;top:11932;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" path="m,l24384,r,10668l,10668,,e" fillcolor="#4472c4" stroked="f" strokeweight="0">
                  <v:stroke miterlimit="83231f" joinstyle="miter"/>
                  <v:path arrowok="t" textboxrect="0,0,24384,10668"/>
                </v:shape>
                <v:shape id="Shape 28479" o:spid="_x0000_s1056" style="position:absolute;left:6431;top:11247;width:594;height:91;visibility:visible;mso-wrap-style:square;v-text-anchor:top" coordsize="594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" path="m,l24384,,59436,r,9144l24384,9144,,9144,,xe" fillcolor="#4472c4" stroked="f" strokeweight="0">
                  <v:stroke miterlimit="83231f" joinstyle="miter"/>
                  <v:path arrowok="t" textboxrect="0,0,59436,9144"/>
                </v:shape>
                <v:rect id="Rectangle 28480" o:spid="_x0000_s1057" style="position:absolute;left:5135;top:21335;width:76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" filled="f" stroked="f">
                  <v:textbox inset="0,0,0,0">
                    <w:txbxContent>
                      <w:p w14:paraId="2A80494F" w14:textId="77777777" w:rsidR="007818CA" w:rsidRDefault="007818CA" w:rsidP="0027350C">
                        <w:pPr>
                          <w:spacing w:after="160" w:line="259" w:lineRule="auto"/>
                        </w:pPr>
                        <w:r>
                          <w:rPr>
                            <w:color w:val="595959"/>
                            <w:w w:val="99"/>
                            <w:sz w:val="18"/>
                          </w:rPr>
                          <w:t>0</w:t>
                        </w:r>
                      </w:p>
                    </w:txbxContent>
                  </v:textbox>
                </v:rect>
                <v:rect id="Rectangle 28481" o:spid="_x0000_s1058" style="position:absolute;left:3992;top:17845;width:22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" filled="f" stroked="f">
                  <v:textbox inset="0,0,0,0">
                    <w:txbxContent>
                      <w:p w14:paraId="2725B456" w14:textId="77777777" w:rsidR="007818CA" w:rsidRDefault="007818CA" w:rsidP="0027350C">
                        <w:pPr>
                          <w:spacing w:after="160" w:line="259" w:lineRule="auto"/>
                        </w:pPr>
                        <w:r>
                          <w:rPr>
                            <w:color w:val="595959"/>
                            <w:w w:val="99"/>
                            <w:sz w:val="18"/>
                          </w:rPr>
                          <w:t>500</w:t>
                        </w:r>
                      </w:p>
                    </w:txbxContent>
                  </v:textbox>
                </v:rect>
                <v:rect id="Rectangle 28482" o:spid="_x0000_s1059" style="position:absolute;left:3413;top:14371;width:30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" filled="f" stroked="f">
                  <v:textbox inset="0,0,0,0">
                    <w:txbxContent>
                      <w:p w14:paraId="1F69C8AE" w14:textId="77777777" w:rsidR="007818CA" w:rsidRDefault="007818CA" w:rsidP="0027350C">
                        <w:pPr>
                          <w:spacing w:after="160" w:line="259" w:lineRule="auto"/>
                        </w:pPr>
                        <w:r>
                          <w:rPr>
                            <w:color w:val="595959"/>
                            <w:spacing w:val="2"/>
                            <w:w w:val="99"/>
                            <w:sz w:val="18"/>
                          </w:rPr>
                          <w:t>1000</w:t>
                        </w:r>
                      </w:p>
                    </w:txbxContent>
                  </v:textbox>
                </v:rect>
                <v:rect id="Rectangle 28483" o:spid="_x0000_s1060" style="position:absolute;left:3413;top:10880;width:30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" filled="f" stroked="f">
                  <v:textbox inset="0,0,0,0">
                    <w:txbxContent>
                      <w:p w14:paraId="373146C3" w14:textId="77777777" w:rsidR="007818CA" w:rsidRDefault="007818CA" w:rsidP="0027350C">
                        <w:pPr>
                          <w:spacing w:after="160" w:line="259" w:lineRule="auto"/>
                        </w:pPr>
                        <w:r>
                          <w:rPr>
                            <w:color w:val="595959"/>
                            <w:spacing w:val="2"/>
                            <w:w w:val="99"/>
                            <w:sz w:val="18"/>
                          </w:rPr>
                          <w:t>1500</w:t>
                        </w:r>
                      </w:p>
                    </w:txbxContent>
                  </v:textbox>
                </v:rect>
                <v:rect id="Rectangle 247847" o:spid="_x0000_s1061" style="position:absolute;left:15670;top:22646;width:1349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" filled="f" stroked="f">
                  <v:textbox inset="0,0,0,0">
                    <w:txbxContent>
                      <w:p w14:paraId="26C4788B" w14:textId="77777777" w:rsidR="007818CA" w:rsidRDefault="007818CA" w:rsidP="0027350C">
                        <w:pPr>
                          <w:spacing w:after="160" w:line="259" w:lineRule="auto"/>
                        </w:pPr>
                        <w:r>
                          <w:rPr>
                            <w:color w:val="595959"/>
                            <w:spacing w:val="-2"/>
                            <w:w w:val="99"/>
                            <w:sz w:val="18"/>
                          </w:rPr>
                          <w:t xml:space="preserve"> </w:t>
                        </w:r>
                        <w:r>
                          <w:rPr>
                            <w:color w:val="595959"/>
                            <w:w w:val="99"/>
                            <w:sz w:val="18"/>
                          </w:rPr>
                          <w:t>adults</w:t>
                        </w:r>
                        <w:r>
                          <w:rPr>
                            <w:color w:val="595959"/>
                            <w:spacing w:val="412"/>
                            <w:w w:val="99"/>
                            <w:sz w:val="18"/>
                          </w:rPr>
                          <w:t xml:space="preserve"> </w:t>
                        </w:r>
                        <w:r>
                          <w:rPr>
                            <w:color w:val="595959"/>
                            <w:w w:val="99"/>
                            <w:sz w:val="18"/>
                          </w:rPr>
                          <w:t>3+</w:t>
                        </w:r>
                        <w:r>
                          <w:rPr>
                            <w:color w:val="595959"/>
                            <w:spacing w:val="-1"/>
                            <w:w w:val="99"/>
                            <w:sz w:val="18"/>
                          </w:rPr>
                          <w:t xml:space="preserve"> </w:t>
                        </w:r>
                        <w:r>
                          <w:rPr>
                            <w:color w:val="595959"/>
                            <w:w w:val="99"/>
                            <w:sz w:val="18"/>
                          </w:rPr>
                          <w:t>adults</w:t>
                        </w:r>
                      </w:p>
                    </w:txbxContent>
                  </v:textbox>
                </v:rect>
                <v:rect id="Rectangle 247844" o:spid="_x0000_s1062" style="position:absolute;left:8503;top:22646;width:76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" filled="f" stroked="f">
                  <v:textbox inset="0,0,0,0">
                    <w:txbxContent>
                      <w:p w14:paraId="771BCFEB" w14:textId="77777777" w:rsidR="007818CA" w:rsidRDefault="007818CA" w:rsidP="0027350C">
                        <w:pPr>
                          <w:spacing w:after="160" w:line="259" w:lineRule="auto"/>
                        </w:pPr>
                        <w:r>
                          <w:rPr>
                            <w:color w:val="595959"/>
                            <w:w w:val="99"/>
                            <w:sz w:val="18"/>
                          </w:rPr>
                          <w:t>1</w:t>
                        </w:r>
                      </w:p>
                    </w:txbxContent>
                  </v:textbox>
                </v:rect>
                <v:rect id="Rectangle 247845" o:spid="_x0000_s1063" style="position:absolute;left:9086;top:22646;width:340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" filled="f" stroked="f">
                  <v:textbox inset="0,0,0,0">
                    <w:txbxContent>
                      <w:p w14:paraId="1DDBC4CB" w14:textId="77777777" w:rsidR="007818CA" w:rsidRDefault="007818CA" w:rsidP="0027350C">
                        <w:pPr>
                          <w:spacing w:after="160" w:line="259" w:lineRule="auto"/>
                        </w:pPr>
                        <w:r>
                          <w:rPr>
                            <w:color w:val="595959"/>
                            <w:spacing w:val="-2"/>
                            <w:w w:val="99"/>
                            <w:sz w:val="18"/>
                          </w:rPr>
                          <w:t xml:space="preserve"> </w:t>
                        </w:r>
                        <w:r>
                          <w:rPr>
                            <w:color w:val="595959"/>
                            <w:w w:val="99"/>
                            <w:sz w:val="18"/>
                          </w:rPr>
                          <w:t>adult</w:t>
                        </w:r>
                      </w:p>
                    </w:txbxContent>
                  </v:textbox>
                </v:rect>
                <v:rect id="Rectangle 247846" o:spid="_x0000_s1064" style="position:absolute;left:15087;top:22646;width:76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" filled="f" stroked="f">
                  <v:textbox inset="0,0,0,0">
                    <w:txbxContent>
                      <w:p w14:paraId="51F8BC92" w14:textId="77777777" w:rsidR="007818CA" w:rsidRDefault="007818CA" w:rsidP="0027350C">
                        <w:pPr>
                          <w:spacing w:after="160" w:line="259" w:lineRule="auto"/>
                        </w:pPr>
                        <w:r>
                          <w:rPr>
                            <w:color w:val="595959"/>
                            <w:sz w:val="18"/>
                          </w:rPr>
                          <w:t>2</w:t>
                        </w:r>
                      </w:p>
                    </w:txbxContent>
                  </v:textbox>
                </v:rect>
                <v:rect id="Rectangle 28485" o:spid="_x0000_s1065" style="position:absolute;left:18516;top:1291;width:1215;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" filled="f" stroked="f">
                  <v:textbox inset="0,0,0,0">
                    <w:txbxContent>
                      <w:p w14:paraId="64D9C0C4" w14:textId="77777777" w:rsidR="007818CA" w:rsidRDefault="007818CA" w:rsidP="0027350C">
                        <w:pPr>
                          <w:spacing w:after="160" w:line="259" w:lineRule="auto"/>
                        </w:pPr>
                        <w:r>
                          <w:rPr>
                            <w:color w:val="595959"/>
                            <w:w w:val="99"/>
                            <w:sz w:val="20"/>
                          </w:rPr>
                          <w:t>A</w:t>
                        </w:r>
                      </w:p>
                    </w:txbxContent>
                  </v:textbox>
                </v:rect>
                <v:rect id="Rectangle 28486" o:spid="_x0000_s1066" style="position:absolute;left:19430;top:1271;width:841;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" filled="f" stroked="f">
                  <v:textbox inset="0,0,0,0">
                    <w:txbxContent>
                      <w:p w14:paraId="745B7592" w14:textId="77777777" w:rsidR="007818CA" w:rsidRDefault="007818CA" w:rsidP="0027350C">
                        <w:pPr>
                          <w:spacing w:after="160" w:line="259" w:lineRule="auto"/>
                        </w:pPr>
                        <w:r>
                          <w:rPr>
                            <w:color w:val="595959"/>
                            <w:w w:val="99"/>
                            <w:sz w:val="20"/>
                          </w:rPr>
                          <w:t xml:space="preserve">. </w:t>
                        </w:r>
                      </w:p>
                    </w:txbxContent>
                  </v:textbox>
                </v:rect>
                <v:rect id="Rectangle 28487" o:spid="_x0000_s1067" style="position:absolute;left:20070;top:1291;width:962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" filled="f" stroked="f">
                  <v:textbox inset="0,0,0,0">
                    <w:txbxContent>
                      <w:p w14:paraId="51A52745" w14:textId="77777777" w:rsidR="007818CA" w:rsidRDefault="007818CA" w:rsidP="0027350C">
                        <w:pPr>
                          <w:spacing w:after="160" w:line="259" w:lineRule="auto"/>
                        </w:pPr>
                        <w:r>
                          <w:rPr>
                            <w:color w:val="595959"/>
                            <w:w w:val="107"/>
                            <w:sz w:val="20"/>
                          </w:rPr>
                          <w:t>Expenditures</w:t>
                        </w:r>
                      </w:p>
                    </w:txbxContent>
                  </v:textbox>
                </v:rect>
                <v:shape id="Shape 285764" o:spid="_x0000_s1068" style="position:absolute;left:11247;top:25389;width:564;height:564;visibility:visible;mso-wrap-style:square;v-text-anchor:top" coordsize="5638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" path="m,l56388,r,56388l,56388,,e" fillcolor="#4472c4" stroked="f" strokeweight="0">
                  <v:stroke miterlimit="83231f" joinstyle="miter"/>
                  <v:path arrowok="t" textboxrect="0,0,56388,56388"/>
                </v:shape>
                <v:rect id="Rectangle 28489" o:spid="_x0000_s1069" style="position:absolute;left:12039;top:25237;width:5275;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" filled="f" stroked="f">
                  <v:textbox inset="0,0,0,0">
                    <w:txbxContent>
                      <w:p w14:paraId="03893819" w14:textId="77777777" w:rsidR="007818CA" w:rsidRDefault="007818CA" w:rsidP="0027350C">
                        <w:pPr>
                          <w:spacing w:after="160" w:line="259" w:lineRule="auto"/>
                        </w:pPr>
                        <w:r>
                          <w:rPr>
                            <w:color w:val="595959"/>
                            <w:w w:val="99"/>
                            <w:sz w:val="18"/>
                          </w:rPr>
                          <w:t>No child</w:t>
                        </w:r>
                      </w:p>
                    </w:txbxContent>
                  </v:textbox>
                </v:rect>
                <v:shape id="Shape 285768" o:spid="_x0000_s1070" style="position:absolute;left:17205;top:25389;width:580;height:564;visibility:visible;mso-wrap-style:square;v-text-anchor:top" coordsize="57912,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" path="m,l57912,r,56388l,56388,,e" fillcolor="#ed7d31" stroked="f" strokeweight="0">
                  <v:stroke miterlimit="83231f" joinstyle="miter"/>
                  <v:path arrowok="t" textboxrect="0,0,57912,56388"/>
                </v:shape>
                <v:rect id="Rectangle 247849" o:spid="_x0000_s1071" style="position:absolute;left:18596;top:25237;width:3406;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" filled="f" stroked="f">
                  <v:textbox inset="0,0,0,0">
                    <w:txbxContent>
                      <w:p w14:paraId="3D75E91F" w14:textId="77777777" w:rsidR="007818CA" w:rsidRDefault="007818CA" w:rsidP="0027350C">
                        <w:pPr>
                          <w:spacing w:after="160" w:line="259" w:lineRule="auto"/>
                        </w:pPr>
                        <w:r>
                          <w:rPr>
                            <w:color w:val="595959"/>
                            <w:spacing w:val="-2"/>
                            <w:w w:val="99"/>
                            <w:sz w:val="18"/>
                          </w:rPr>
                          <w:t xml:space="preserve"> </w:t>
                        </w:r>
                        <w:r>
                          <w:rPr>
                            <w:color w:val="595959"/>
                            <w:spacing w:val="1"/>
                            <w:w w:val="99"/>
                            <w:sz w:val="18"/>
                          </w:rPr>
                          <w:t>child</w:t>
                        </w:r>
                      </w:p>
                    </w:txbxContent>
                  </v:textbox>
                </v:rect>
                <v:rect id="Rectangle 247848" o:spid="_x0000_s1072" style="position:absolute;left:18013;top:25237;width:760;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" filled="f" stroked="f">
                  <v:textbox inset="0,0,0,0">
                    <w:txbxContent>
                      <w:p w14:paraId="3020BCA2" w14:textId="77777777" w:rsidR="007818CA" w:rsidRDefault="007818CA" w:rsidP="0027350C">
                        <w:pPr>
                          <w:spacing w:after="160" w:line="259" w:lineRule="auto"/>
                        </w:pPr>
                        <w:r>
                          <w:rPr>
                            <w:color w:val="595959"/>
                            <w:w w:val="99"/>
                            <w:sz w:val="18"/>
                          </w:rPr>
                          <w:t>1</w:t>
                        </w:r>
                      </w:p>
                    </w:txbxContent>
                  </v:textbox>
                </v:rect>
                <v:shape id="Shape 285772" o:spid="_x0000_s1073" style="position:absolute;left:22357;top:25389;width:563;height:564;visibility:visible;mso-wrap-style:square;v-text-anchor:top" coordsize="5638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" path="m,l56388,r,56388l,56388,,e" fillcolor="#a5a5a5" stroked="f" strokeweight="0">
                  <v:stroke miterlimit="83231f" joinstyle="miter"/>
                  <v:path arrowok="t" textboxrect="0,0,56388,56388"/>
                </v:shape>
                <v:rect id="Rectangle 247850" o:spid="_x0000_s1074" style="position:absolute;left:23149;top:25237;width:760;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" filled="f" stroked="f">
                  <v:textbox inset="0,0,0,0">
                    <w:txbxContent>
                      <w:p w14:paraId="32AA168F" w14:textId="77777777" w:rsidR="007818CA" w:rsidRDefault="007818CA" w:rsidP="0027350C">
                        <w:pPr>
                          <w:spacing w:after="160" w:line="259" w:lineRule="auto"/>
                        </w:pPr>
                        <w:r>
                          <w:rPr>
                            <w:color w:val="595959"/>
                            <w:w w:val="99"/>
                            <w:sz w:val="18"/>
                          </w:rPr>
                          <w:t>2</w:t>
                        </w:r>
                      </w:p>
                    </w:txbxContent>
                  </v:textbox>
                </v:rect>
                <v:rect id="Rectangle 247851" o:spid="_x0000_s1075" style="position:absolute;left:23732;top:25237;width:5336;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" filled="f" stroked="f">
                  <v:textbox inset="0,0,0,0">
                    <w:txbxContent>
                      <w:p w14:paraId="51C11EBE" w14:textId="77777777" w:rsidR="007818CA" w:rsidRDefault="007818CA" w:rsidP="0027350C">
                        <w:pPr>
                          <w:spacing w:after="160" w:line="259" w:lineRule="auto"/>
                        </w:pPr>
                        <w:r>
                          <w:rPr>
                            <w:color w:val="595959"/>
                            <w:spacing w:val="-2"/>
                            <w:w w:val="99"/>
                            <w:sz w:val="18"/>
                          </w:rPr>
                          <w:t xml:space="preserve"> </w:t>
                        </w:r>
                        <w:r>
                          <w:rPr>
                            <w:color w:val="595959"/>
                            <w:w w:val="99"/>
                            <w:sz w:val="18"/>
                          </w:rPr>
                          <w:t>children</w:t>
                        </w:r>
                      </w:p>
                    </w:txbxContent>
                  </v:textbox>
                </v:rect>
                <v:shape id="Shape 285776" o:spid="_x0000_s1076" style="position:absolute;left:28956;top:25389;width:563;height:564;visibility:visible;mso-wrap-style:square;v-text-anchor:top" coordsize="5638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" path="m,l56388,r,56388l,56388,,e" fillcolor="#ffc000" stroked="f" strokeweight="0">
                  <v:stroke miterlimit="83231f" joinstyle="miter"/>
                  <v:path arrowok="t" textboxrect="0,0,56388,56388"/>
                </v:shape>
                <v:rect id="Rectangle 247852" o:spid="_x0000_s1077" style="position:absolute;left:29748;top:25237;width:1631;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" filled="f" stroked="f">
                  <v:textbox inset="0,0,0,0">
                    <w:txbxContent>
                      <w:p w14:paraId="4298F725" w14:textId="77777777" w:rsidR="007818CA" w:rsidRDefault="007818CA" w:rsidP="0027350C">
                        <w:pPr>
                          <w:spacing w:after="160" w:line="259" w:lineRule="auto"/>
                        </w:pPr>
                        <w:r>
                          <w:rPr>
                            <w:color w:val="595959"/>
                            <w:spacing w:val="2"/>
                            <w:w w:val="99"/>
                            <w:sz w:val="18"/>
                          </w:rPr>
                          <w:t>3+</w:t>
                        </w:r>
                      </w:p>
                    </w:txbxContent>
                  </v:textbox>
                </v:rect>
                <v:rect id="Rectangle 247853" o:spid="_x0000_s1078" style="position:absolute;left:30971;top:25237;width:5351;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" filled="f" stroked="f">
                  <v:textbox inset="0,0,0,0">
                    <w:txbxContent>
                      <w:p w14:paraId="2D5BBA47" w14:textId="77777777" w:rsidR="007818CA" w:rsidRDefault="007818CA" w:rsidP="0027350C">
                        <w:pPr>
                          <w:spacing w:after="160" w:line="259" w:lineRule="auto"/>
                        </w:pPr>
                        <w:r>
                          <w:rPr>
                            <w:color w:val="595959"/>
                            <w:w w:val="99"/>
                            <w:sz w:val="18"/>
                          </w:rPr>
                          <w:t xml:space="preserve"> children</w:t>
                        </w:r>
                      </w:p>
                    </w:txbxContent>
                  </v:textbox>
                </v:rect>
                <v:shape id="Shape 28496" o:spid="_x0000_s1079" style="position:absolute;width:22913;height:27492;visibility:visible;mso-wrap-style:square;v-text-anchor:top" coordsize="2291334,274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" path="m1524,l2291334,r,6096l10668,6096r,2734056l2291334,2740152r,9144l4572,2749296c3048,2749296,,2746248,,2744724l,1524,1524,xe" fillcolor="#d9d9d9" stroked="f" strokeweight="0">
                  <v:stroke miterlimit="83231f" joinstyle="miter"/>
                  <v:path arrowok="t" textboxrect="0,0,2291334,2749296"/>
                </v:shape>
                <v:shape id="Shape 28497" o:spid="_x0000_s1080" style="position:absolute;left:22913;width:22913;height:27492;visibility:visible;mso-wrap-style:square;v-text-anchor:top" coordsize="2291334,274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" path="m,l2289302,r2032,1524l2291334,2744724v,1524,-3048,4572,-6096,4572l,2749296r,-9144l2280666,2740152r,-2734056l,6096,,xe" fillcolor="#d9d9d9" stroked="f" strokeweight="0">
                  <v:stroke miterlimit="83231f" joinstyle="miter"/>
                  <v:path arrowok="t" textboxrect="0,0,2291334,2749296"/>
                </v:shape>
                <v:shape id="Picture 28500" o:spid="_x0000_s1081" type="#_x0000_t75" style="position:absolute;left:6050;top:32202;width:30510;height:17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">
                  <v:imagedata r:id="rId83" o:title=""/>
                </v:shape>
                <v:rect id="Rectangle 28501" o:spid="_x0000_s1082" style="position:absolute;left:29260;top:48676;width:527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" filled="f" stroked="f">
                  <v:textbox inset="0,0,0,0">
                    <w:txbxContent>
                      <w:p w14:paraId="08D7EAF2" w14:textId="77777777" w:rsidR="007818CA" w:rsidRDefault="007818CA" w:rsidP="0027350C">
                        <w:pPr>
                          <w:spacing w:after="160" w:line="259" w:lineRule="auto"/>
                        </w:pPr>
                        <w:r>
                          <w:rPr>
                            <w:color w:val="595959"/>
                            <w:w w:val="99"/>
                            <w:sz w:val="18"/>
                          </w:rPr>
                          <w:t>No child</w:t>
                        </w:r>
                      </w:p>
                    </w:txbxContent>
                  </v:textbox>
                </v:rect>
                <v:rect id="Rectangle 247858" o:spid="_x0000_s1083" style="position:absolute;left:31607;top:46908;width:76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" filled="f" stroked="f">
                  <v:textbox inset="0,0,0,0">
                    <w:txbxContent>
                      <w:p w14:paraId="2F5858C2" w14:textId="77777777" w:rsidR="007818CA" w:rsidRDefault="007818CA" w:rsidP="0027350C">
                        <w:pPr>
                          <w:spacing w:after="160" w:line="259" w:lineRule="auto"/>
                        </w:pPr>
                        <w:r>
                          <w:rPr>
                            <w:color w:val="595959"/>
                            <w:sz w:val="18"/>
                          </w:rPr>
                          <w:t>1</w:t>
                        </w:r>
                      </w:p>
                    </w:txbxContent>
                  </v:textbox>
                </v:rect>
                <v:rect id="Rectangle 247859" o:spid="_x0000_s1084" style="position:absolute;left:32190;top:46908;width:340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" filled="f" stroked="f">
                  <v:textbox inset="0,0,0,0">
                    <w:txbxContent>
                      <w:p w14:paraId="3B7AD998" w14:textId="77777777" w:rsidR="007818CA" w:rsidRDefault="007818CA" w:rsidP="0027350C">
                        <w:pPr>
                          <w:spacing w:after="160" w:line="259" w:lineRule="auto"/>
                        </w:pPr>
                        <w:r>
                          <w:rPr>
                            <w:color w:val="595959"/>
                            <w:spacing w:val="-2"/>
                            <w:w w:val="99"/>
                            <w:sz w:val="18"/>
                          </w:rPr>
                          <w:t xml:space="preserve"> </w:t>
                        </w:r>
                        <w:r>
                          <w:rPr>
                            <w:color w:val="595959"/>
                            <w:spacing w:val="1"/>
                            <w:w w:val="99"/>
                            <w:sz w:val="18"/>
                          </w:rPr>
                          <w:t>child</w:t>
                        </w:r>
                      </w:p>
                    </w:txbxContent>
                  </v:textbox>
                </v:rect>
                <v:rect id="Rectangle 247856" o:spid="_x0000_s1085" style="position:absolute;left:33954;top:45125;width:76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" filled="f" stroked="f">
                  <v:textbox inset="0,0,0,0">
                    <w:txbxContent>
                      <w:p w14:paraId="0F225D05" w14:textId="77777777" w:rsidR="007818CA" w:rsidRDefault="007818CA" w:rsidP="0027350C">
                        <w:pPr>
                          <w:spacing w:after="160" w:line="259" w:lineRule="auto"/>
                        </w:pPr>
                        <w:r>
                          <w:rPr>
                            <w:color w:val="595959"/>
                            <w:sz w:val="18"/>
                          </w:rPr>
                          <w:t>2</w:t>
                        </w:r>
                      </w:p>
                    </w:txbxContent>
                  </v:textbox>
                </v:rect>
                <v:rect id="Rectangle 247857" o:spid="_x0000_s1086" style="position:absolute;left:34537;top:45125;width:533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" filled="f" stroked="f">
                  <v:textbox inset="0,0,0,0">
                    <w:txbxContent>
                      <w:p w14:paraId="116BDE06" w14:textId="77777777" w:rsidR="007818CA" w:rsidRDefault="007818CA" w:rsidP="0027350C">
                        <w:pPr>
                          <w:spacing w:after="160" w:line="259" w:lineRule="auto"/>
                        </w:pPr>
                        <w:r>
                          <w:rPr>
                            <w:color w:val="595959"/>
                            <w:spacing w:val="-2"/>
                            <w:w w:val="99"/>
                            <w:sz w:val="18"/>
                          </w:rPr>
                          <w:t xml:space="preserve"> </w:t>
                        </w:r>
                        <w:r>
                          <w:rPr>
                            <w:color w:val="595959"/>
                            <w:w w:val="99"/>
                            <w:sz w:val="18"/>
                          </w:rPr>
                          <w:t>children</w:t>
                        </w:r>
                      </w:p>
                    </w:txbxContent>
                  </v:textbox>
                </v:rect>
                <v:rect id="Rectangle 247854" o:spid="_x0000_s1087" style="position:absolute;left:36301;top:43342;width:16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" filled="f" stroked="f">
                  <v:textbox inset="0,0,0,0">
                    <w:txbxContent>
                      <w:p w14:paraId="69A57C32" w14:textId="77777777" w:rsidR="007818CA" w:rsidRDefault="007818CA" w:rsidP="0027350C">
                        <w:pPr>
                          <w:spacing w:after="160" w:line="259" w:lineRule="auto"/>
                        </w:pPr>
                        <w:r>
                          <w:rPr>
                            <w:color w:val="595959"/>
                            <w:spacing w:val="2"/>
                            <w:w w:val="99"/>
                            <w:sz w:val="18"/>
                          </w:rPr>
                          <w:t>3+</w:t>
                        </w:r>
                      </w:p>
                    </w:txbxContent>
                  </v:textbox>
                </v:rect>
                <v:rect id="Rectangle 247855" o:spid="_x0000_s1088" style="position:absolute;left:37524;top:43342;width:535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" filled="f" stroked="f">
                  <v:textbox inset="0,0,0,0">
                    <w:txbxContent>
                      <w:p w14:paraId="1EC994B0" w14:textId="77777777" w:rsidR="007818CA" w:rsidRDefault="007818CA" w:rsidP="0027350C">
                        <w:pPr>
                          <w:spacing w:after="160" w:line="259" w:lineRule="auto"/>
                        </w:pPr>
                        <w:r>
                          <w:rPr>
                            <w:color w:val="595959"/>
                            <w:w w:val="99"/>
                            <w:sz w:val="18"/>
                          </w:rPr>
                          <w:t xml:space="preserve"> children</w:t>
                        </w:r>
                      </w:p>
                    </w:txbxContent>
                  </v:textbox>
                </v:rect>
                <v:shape id="Shape 28505" o:spid="_x0000_s1089" style="position:absolute;left:6004;top:49926;width:594;height:106;visibility:visible;mso-wrap-style:square;v-text-anchor:top" coordsize="5943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" path="m,l24384,,59436,r,10668l24384,10668,,10668,,xe" fillcolor="#4472c4" stroked="f" strokeweight="0">
                  <v:stroke miterlimit="83231f" joinstyle="miter"/>
                  <v:path arrowok="t" textboxrect="0,0,59436,10668"/>
                </v:shape>
                <v:shape id="Shape 285796" o:spid="_x0000_s1090" style="position:absolute;left:6004;top:49514;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" path="m,l24384,r,10668l,10668,,e" fillcolor="#4472c4" stroked="f" strokeweight="0">
                  <v:stroke miterlimit="83231f" joinstyle="miter"/>
                  <v:path arrowok="t" textboxrect="0,0,24384,10668"/>
                </v:shape>
                <v:shape id="Shape 285797" o:spid="_x0000_s1091" style="position:absolute;left:6004;top:49103;width:244;height:106;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" path="m,l24384,r,10668l,10668,,e" fillcolor="#4472c4" stroked="f" strokeweight="0">
                  <v:stroke miterlimit="83231f" joinstyle="miter"/>
                  <v:path arrowok="t" textboxrect="0,0,24384,10668"/>
                </v:shape>
                <v:shape id="Shape 285798" o:spid="_x0000_s1092" style="position:absolute;left:6004;top:48676;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" path="m,l24384,r,10668l,10668,,e" fillcolor="#4472c4" stroked="f" strokeweight="0">
                  <v:stroke miterlimit="83231f" joinstyle="miter"/>
                  <v:path arrowok="t" textboxrect="0,0,24384,10668"/>
                </v:shape>
                <v:shape id="Shape 285799" o:spid="_x0000_s1093" style="position:absolute;left:6004;top:48265;width:244;height:106;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" path="m,l24384,r,10668l,10668,,e" fillcolor="#4472c4" stroked="f" strokeweight="0">
                  <v:stroke miterlimit="83231f" joinstyle="miter"/>
                  <v:path arrowok="t" textboxrect="0,0,24384,10668"/>
                </v:shape>
                <v:shape id="Shape 28510" o:spid="_x0000_s1094" style="position:absolute;left:6004;top:47853;width:594;height:107;visibility:visible;mso-wrap-style:square;v-text-anchor:top" coordsize="5943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" path="m,l24384,,59436,r,10668l24384,10668,,10668,,xe" fillcolor="#4472c4" stroked="f" strokeweight="0">
                  <v:stroke miterlimit="83231f" joinstyle="miter"/>
                  <v:path arrowok="t" textboxrect="0,0,59436,10668"/>
                </v:shape>
                <v:shape id="Shape 285800" o:spid="_x0000_s1095" style="position:absolute;left:6004;top:47442;width:244;height:106;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" path="m,l24384,r,10668l,10668,,e" fillcolor="#4472c4" stroked="f" strokeweight="0">
                  <v:stroke miterlimit="83231f" joinstyle="miter"/>
                  <v:path arrowok="t" textboxrect="0,0,24384,10668"/>
                </v:shape>
                <v:shape id="Shape 285801" o:spid="_x0000_s1096" style="position:absolute;left:6004;top:47015;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" path="m,l24384,r,10668l,10668,,e" fillcolor="#4472c4" stroked="f" strokeweight="0">
                  <v:stroke miterlimit="83231f" joinstyle="miter"/>
                  <v:path arrowok="t" textboxrect="0,0,24384,10668"/>
                </v:shape>
                <v:shape id="Shape 285802" o:spid="_x0000_s1097" style="position:absolute;left:6004;top:46603;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" path="m,l24384,r,10668l,10668,,e" fillcolor="#4472c4" stroked="f" strokeweight="0">
                  <v:stroke miterlimit="83231f" joinstyle="miter"/>
                  <v:path arrowok="t" textboxrect="0,0,24384,10668"/>
                </v:shape>
                <v:shape id="Shape 285803" o:spid="_x0000_s1098" style="position:absolute;left:6004;top:46192;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" path="m,l24384,r,10668l,10668,,e" fillcolor="#4472c4" stroked="f" strokeweight="0">
                  <v:stroke miterlimit="83231f" joinstyle="miter"/>
                  <v:path arrowok="t" textboxrect="0,0,24384,10668"/>
                </v:shape>
                <v:shape id="Shape 28515" o:spid="_x0000_s1099" style="position:absolute;left:6004;top:45780;width:594;height:107;visibility:visible;mso-wrap-style:square;v-text-anchor:top" coordsize="5943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" path="m,l24384,,59436,r,10668l24384,10668,,10668,,xe" fillcolor="#4472c4" stroked="f" strokeweight="0">
                  <v:stroke miterlimit="83231f" joinstyle="miter"/>
                  <v:path arrowok="t" textboxrect="0,0,59436,10668"/>
                </v:shape>
                <v:shape id="Shape 285804" o:spid="_x0000_s1100" style="position:absolute;left:6004;top:45354;width:244;height:106;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" path="m,l24384,r,10668l,10668,,e" fillcolor="#4472c4" stroked="f" strokeweight="0">
                  <v:stroke miterlimit="83231f" joinstyle="miter"/>
                  <v:path arrowok="t" textboxrect="0,0,24384,10668"/>
                </v:shape>
                <v:shape id="Shape 285805" o:spid="_x0000_s1101" style="position:absolute;left:6004;top:44942;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" path="m,l24384,r,10668l,10668,,e" fillcolor="#4472c4" stroked="f" strokeweight="0">
                  <v:stroke miterlimit="83231f" joinstyle="miter"/>
                  <v:path arrowok="t" textboxrect="0,0,24384,10668"/>
                </v:shape>
                <v:shape id="Shape 285806" o:spid="_x0000_s1102" style="position:absolute;left:6004;top:44531;width:244;height:106;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" path="m,l24384,r,10668l,10668,,e" fillcolor="#4472c4" stroked="f" strokeweight="0">
                  <v:stroke miterlimit="83231f" joinstyle="miter"/>
                  <v:path arrowok="t" textboxrect="0,0,24384,10668"/>
                </v:shape>
                <v:shape id="Shape 285807" o:spid="_x0000_s1103" style="position:absolute;left:6004;top:44104;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" path="m,l24384,r,10668l,10668,,e" fillcolor="#4472c4" stroked="f" strokeweight="0">
                  <v:stroke miterlimit="83231f" joinstyle="miter"/>
                  <v:path arrowok="t" textboxrect="0,0,24384,10668"/>
                </v:shape>
                <v:shape id="Shape 28520" o:spid="_x0000_s1104" style="position:absolute;left:6004;top:43693;width:594;height:106;visibility:visible;mso-wrap-style:square;v-text-anchor:top" coordsize="5943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" path="m,l24384,,59436,r,10668l24384,10668,,10668,,xe" fillcolor="#4472c4" stroked="f" strokeweight="0">
                  <v:stroke miterlimit="83231f" joinstyle="miter"/>
                  <v:path arrowok="t" textboxrect="0,0,59436,10668"/>
                </v:shape>
                <v:shape id="Shape 285808" o:spid="_x0000_s1105" style="position:absolute;left:6004;top:43281;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" path="m,l24384,r,10668l,10668,,e" fillcolor="#4472c4" stroked="f" strokeweight="0">
                  <v:stroke miterlimit="83231f" joinstyle="miter"/>
                  <v:path arrowok="t" textboxrect="0,0,24384,10668"/>
                </v:shape>
                <v:shape id="Shape 285809" o:spid="_x0000_s1106" style="position:absolute;left:6004;top:42870;width:244;height:106;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" path="m,l24384,r,10668l,10668,,e" fillcolor="#4472c4" stroked="f" strokeweight="0">
                  <v:stroke miterlimit="83231f" joinstyle="miter"/>
                  <v:path arrowok="t" textboxrect="0,0,24384,10668"/>
                </v:shape>
                <v:shape id="Shape 285810" o:spid="_x0000_s1107" style="position:absolute;left:6004;top:42443;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" path="m,l24384,r,10668l,10668,,e" fillcolor="#4472c4" stroked="f" strokeweight="0">
                  <v:stroke miterlimit="83231f" joinstyle="miter"/>
                  <v:path arrowok="t" textboxrect="0,0,24384,10668"/>
                </v:shape>
                <v:shape id="Shape 285811" o:spid="_x0000_s1108" style="position:absolute;left:6004;top:42031;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" path="m,l24384,r,10668l,10668,,e" fillcolor="#4472c4" stroked="f" strokeweight="0">
                  <v:stroke miterlimit="83231f" joinstyle="miter"/>
                  <v:path arrowok="t" textboxrect="0,0,24384,10668"/>
                </v:shape>
                <v:shape id="Shape 28525" o:spid="_x0000_s1109" style="position:absolute;left:6004;top:41620;width:594;height:107;visibility:visible;mso-wrap-style:square;v-text-anchor:top" coordsize="5943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" path="m,l24384,,59436,r,10668l24384,10668,,10668,,xe" fillcolor="#4472c4" stroked="f" strokeweight="0">
                  <v:stroke miterlimit="83231f" joinstyle="miter"/>
                  <v:path arrowok="t" textboxrect="0,0,59436,10668"/>
                </v:shape>
                <v:shape id="Shape 285812" o:spid="_x0000_s1110" style="position:absolute;left:6004;top:41208;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" path="m,l24384,r,10668l,10668,,e" fillcolor="#4472c4" stroked="f" strokeweight="0">
                  <v:stroke miterlimit="83231f" joinstyle="miter"/>
                  <v:path arrowok="t" textboxrect="0,0,24384,10668"/>
                </v:shape>
                <v:shape id="Shape 285813" o:spid="_x0000_s1111" style="position:absolute;left:6004;top:40782;width:244;height:106;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" path="m,l24384,r,10668l,10668,,e" fillcolor="#4472c4" stroked="f" strokeweight="0">
                  <v:stroke miterlimit="83231f" joinstyle="miter"/>
                  <v:path arrowok="t" textboxrect="0,0,24384,10668"/>
                </v:shape>
                <v:shape id="Shape 285814" o:spid="_x0000_s1112" style="position:absolute;left:6004;top:40370;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" path="m,l24384,r,10668l,10668,,e" fillcolor="#4472c4" stroked="f" strokeweight="0">
                  <v:stroke miterlimit="83231f" joinstyle="miter"/>
                  <v:path arrowok="t" textboxrect="0,0,24384,10668"/>
                </v:shape>
                <v:shape id="Shape 285815" o:spid="_x0000_s1113" style="position:absolute;left:6004;top:39959;width:244;height:106;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" path="m,l24384,r,10668l,10668,,e" fillcolor="#4472c4" stroked="f" strokeweight="0">
                  <v:stroke miterlimit="83231f" joinstyle="miter"/>
                  <v:path arrowok="t" textboxrect="0,0,24384,10668"/>
                </v:shape>
                <v:shape id="Shape 28530" o:spid="_x0000_s1114" style="position:absolute;left:6004;top:39547;width:594;height:92;visibility:visible;mso-wrap-style:square;v-text-anchor:top" coordsize="594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" path="m,l24384,,59436,r,9144l24384,9144,,9144,,xe" fillcolor="#4472c4" stroked="f" strokeweight="0">
                  <v:stroke miterlimit="83231f" joinstyle="miter"/>
                  <v:path arrowok="t" textboxrect="0,0,59436,9144"/>
                </v:shape>
                <v:rect id="Rectangle 28531" o:spid="_x0000_s1115" style="position:absolute;left:4694;top:49575;width:76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" filled="f" stroked="f">
                  <v:textbox inset="0,0,0,0">
                    <w:txbxContent>
                      <w:p w14:paraId="2FBB0E68" w14:textId="77777777" w:rsidR="007818CA" w:rsidRDefault="007818CA" w:rsidP="0027350C">
                        <w:pPr>
                          <w:spacing w:after="160" w:line="259" w:lineRule="auto"/>
                        </w:pPr>
                        <w:r>
                          <w:rPr>
                            <w:color w:val="595959"/>
                            <w:w w:val="99"/>
                            <w:sz w:val="18"/>
                          </w:rPr>
                          <w:t>0</w:t>
                        </w:r>
                      </w:p>
                    </w:txbxContent>
                  </v:textbox>
                </v:rect>
                <v:rect id="Rectangle 28532" o:spid="_x0000_s1116" style="position:absolute;left:4129;top:47487;width:153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" filled="f" stroked="f">
                  <v:textbox inset="0,0,0,0">
                    <w:txbxContent>
                      <w:p w14:paraId="2E6121E3" w14:textId="77777777" w:rsidR="007818CA" w:rsidRDefault="007818CA" w:rsidP="0027350C">
                        <w:pPr>
                          <w:spacing w:after="160" w:line="259" w:lineRule="auto"/>
                        </w:pPr>
                        <w:r>
                          <w:rPr>
                            <w:color w:val="595959"/>
                            <w:spacing w:val="2"/>
                            <w:w w:val="99"/>
                            <w:sz w:val="18"/>
                          </w:rPr>
                          <w:t>20</w:t>
                        </w:r>
                      </w:p>
                    </w:txbxContent>
                  </v:textbox>
                </v:rect>
                <v:rect id="Rectangle 28533" o:spid="_x0000_s1117" style="position:absolute;left:4129;top:45414;width:153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" filled="f" stroked="f">
                  <v:textbox inset="0,0,0,0">
                    <w:txbxContent>
                      <w:p w14:paraId="2F2BCB94" w14:textId="77777777" w:rsidR="007818CA" w:rsidRDefault="007818CA" w:rsidP="0027350C">
                        <w:pPr>
                          <w:spacing w:after="160" w:line="259" w:lineRule="auto"/>
                        </w:pPr>
                        <w:r>
                          <w:rPr>
                            <w:color w:val="595959"/>
                            <w:spacing w:val="2"/>
                            <w:w w:val="99"/>
                            <w:sz w:val="18"/>
                          </w:rPr>
                          <w:t>40</w:t>
                        </w:r>
                      </w:p>
                    </w:txbxContent>
                  </v:textbox>
                </v:rect>
                <v:rect id="Rectangle 28534" o:spid="_x0000_s1118" style="position:absolute;left:4129;top:43342;width:153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" filled="f" stroked="f">
                  <v:textbox inset="0,0,0,0">
                    <w:txbxContent>
                      <w:p w14:paraId="7A269CA3" w14:textId="77777777" w:rsidR="007818CA" w:rsidRDefault="007818CA" w:rsidP="0027350C">
                        <w:pPr>
                          <w:spacing w:after="160" w:line="259" w:lineRule="auto"/>
                        </w:pPr>
                        <w:r>
                          <w:rPr>
                            <w:color w:val="595959"/>
                            <w:spacing w:val="2"/>
                            <w:w w:val="99"/>
                            <w:sz w:val="18"/>
                          </w:rPr>
                          <w:t>60</w:t>
                        </w:r>
                      </w:p>
                    </w:txbxContent>
                  </v:textbox>
                </v:rect>
                <v:rect id="Rectangle 28535" o:spid="_x0000_s1119" style="position:absolute;left:4129;top:41254;width:153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" filled="f" stroked="f">
                  <v:textbox inset="0,0,0,0">
                    <w:txbxContent>
                      <w:p w14:paraId="52183E5C" w14:textId="77777777" w:rsidR="007818CA" w:rsidRDefault="007818CA" w:rsidP="0027350C">
                        <w:pPr>
                          <w:spacing w:after="160" w:line="259" w:lineRule="auto"/>
                        </w:pPr>
                        <w:r>
                          <w:rPr>
                            <w:color w:val="595959"/>
                            <w:spacing w:val="2"/>
                            <w:w w:val="99"/>
                            <w:sz w:val="18"/>
                          </w:rPr>
                          <w:t>80</w:t>
                        </w:r>
                      </w:p>
                    </w:txbxContent>
                  </v:textbox>
                </v:rect>
                <v:rect id="Rectangle 28536" o:spid="_x0000_s1120" style="position:absolute;left:3551;top:39181;width:22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" filled="f" stroked="f">
                  <v:textbox inset="0,0,0,0">
                    <w:txbxContent>
                      <w:p w14:paraId="07290578" w14:textId="77777777" w:rsidR="007818CA" w:rsidRDefault="007818CA" w:rsidP="0027350C">
                        <w:pPr>
                          <w:spacing w:after="160" w:line="259" w:lineRule="auto"/>
                        </w:pPr>
                        <w:r>
                          <w:rPr>
                            <w:color w:val="595959"/>
                            <w:w w:val="99"/>
                            <w:sz w:val="18"/>
                          </w:rPr>
                          <w:t>100</w:t>
                        </w:r>
                      </w:p>
                    </w:txbxContent>
                  </v:textbox>
                </v:rect>
                <v:rect id="Rectangle 247860" o:spid="_x0000_s1121" style="position:absolute;left:8107;top:50885;width:76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" filled="f" stroked="f">
                  <v:textbox inset="0,0,0,0">
                    <w:txbxContent>
                      <w:p w14:paraId="26B31D1A" w14:textId="77777777" w:rsidR="007818CA" w:rsidRDefault="007818CA" w:rsidP="0027350C">
                        <w:pPr>
                          <w:spacing w:after="160" w:line="259" w:lineRule="auto"/>
                        </w:pPr>
                        <w:r>
                          <w:rPr>
                            <w:color w:val="595959"/>
                            <w:w w:val="99"/>
                            <w:sz w:val="18"/>
                          </w:rPr>
                          <w:t>1</w:t>
                        </w:r>
                      </w:p>
                    </w:txbxContent>
                  </v:textbox>
                </v:rect>
                <v:rect id="Rectangle 247861" o:spid="_x0000_s1122" style="position:absolute;left:8690;top:50885;width:340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" filled="f" stroked="f">
                  <v:textbox inset="0,0,0,0">
                    <w:txbxContent>
                      <w:p w14:paraId="2948071B" w14:textId="77777777" w:rsidR="007818CA" w:rsidRDefault="007818CA" w:rsidP="0027350C">
                        <w:pPr>
                          <w:spacing w:after="160" w:line="259" w:lineRule="auto"/>
                        </w:pPr>
                        <w:r>
                          <w:rPr>
                            <w:color w:val="595959"/>
                            <w:spacing w:val="-2"/>
                            <w:w w:val="99"/>
                            <w:sz w:val="18"/>
                          </w:rPr>
                          <w:t xml:space="preserve"> </w:t>
                        </w:r>
                        <w:r>
                          <w:rPr>
                            <w:color w:val="595959"/>
                            <w:w w:val="99"/>
                            <w:sz w:val="18"/>
                          </w:rPr>
                          <w:t>adult</w:t>
                        </w:r>
                      </w:p>
                    </w:txbxContent>
                  </v:textbox>
                </v:rect>
                <v:rect id="Rectangle 247862" o:spid="_x0000_s1123" style="position:absolute;left:14748;top:50885;width:76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" filled="f" stroked="f">
                  <v:textbox inset="0,0,0,0">
                    <w:txbxContent>
                      <w:p w14:paraId="3F9B1D86" w14:textId="77777777" w:rsidR="007818CA" w:rsidRDefault="007818CA" w:rsidP="0027350C">
                        <w:pPr>
                          <w:spacing w:after="160" w:line="259" w:lineRule="auto"/>
                        </w:pPr>
                        <w:r>
                          <w:rPr>
                            <w:color w:val="595959"/>
                            <w:w w:val="99"/>
                            <w:sz w:val="18"/>
                          </w:rPr>
                          <w:t>2</w:t>
                        </w:r>
                      </w:p>
                    </w:txbxContent>
                  </v:textbox>
                </v:rect>
                <v:rect id="Rectangle 247864" o:spid="_x0000_s1124" style="position:absolute;left:15331;top:50885;width:1358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" filled="f" stroked="f">
                  <v:textbox inset="0,0,0,0">
                    <w:txbxContent>
                      <w:p w14:paraId="70DD63A7" w14:textId="77777777" w:rsidR="007818CA" w:rsidRDefault="007818CA" w:rsidP="0027350C">
                        <w:pPr>
                          <w:spacing w:after="160" w:line="259" w:lineRule="auto"/>
                        </w:pPr>
                        <w:r>
                          <w:rPr>
                            <w:color w:val="595959"/>
                            <w:spacing w:val="-2"/>
                            <w:w w:val="99"/>
                            <w:sz w:val="18"/>
                          </w:rPr>
                          <w:t xml:space="preserve"> </w:t>
                        </w:r>
                        <w:r>
                          <w:rPr>
                            <w:color w:val="595959"/>
                            <w:w w:val="99"/>
                            <w:sz w:val="18"/>
                          </w:rPr>
                          <w:t>adults</w:t>
                        </w:r>
                        <w:r>
                          <w:rPr>
                            <w:color w:val="595959"/>
                            <w:spacing w:val="423"/>
                            <w:w w:val="99"/>
                            <w:sz w:val="18"/>
                          </w:rPr>
                          <w:t xml:space="preserve"> </w:t>
                        </w:r>
                        <w:r>
                          <w:rPr>
                            <w:color w:val="595959"/>
                            <w:w w:val="99"/>
                            <w:sz w:val="18"/>
                          </w:rPr>
                          <w:t>3+</w:t>
                        </w:r>
                        <w:r>
                          <w:rPr>
                            <w:color w:val="595959"/>
                            <w:spacing w:val="1"/>
                            <w:w w:val="99"/>
                            <w:sz w:val="18"/>
                          </w:rPr>
                          <w:t xml:space="preserve"> </w:t>
                        </w:r>
                        <w:r>
                          <w:rPr>
                            <w:color w:val="595959"/>
                            <w:w w:val="99"/>
                            <w:sz w:val="18"/>
                          </w:rPr>
                          <w:t>adults</w:t>
                        </w:r>
                      </w:p>
                    </w:txbxContent>
                  </v:textbox>
                </v:rect>
                <v:rect id="Rectangle 28538" o:spid="_x0000_s1125" style="position:absolute;left:20467;top:29516;width:6475;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" filled="f" stroked="f">
                  <v:textbox inset="0,0,0,0">
                    <w:txbxContent>
                      <w:p w14:paraId="051D7BC4" w14:textId="77777777" w:rsidR="007818CA" w:rsidRDefault="007818CA" w:rsidP="0027350C">
                        <w:pPr>
                          <w:spacing w:after="160" w:line="259" w:lineRule="auto"/>
                        </w:pPr>
                        <w:r>
                          <w:rPr>
                            <w:color w:val="595959"/>
                            <w:w w:val="106"/>
                            <w:sz w:val="20"/>
                          </w:rPr>
                          <w:t>B. Hours</w:t>
                        </w:r>
                      </w:p>
                    </w:txbxContent>
                  </v:textbox>
                </v:rect>
                <v:shape id="Shape 285839" o:spid="_x0000_s1126" style="position:absolute;left:11247;top:53629;width:564;height:564;visibility:visible;mso-wrap-style:square;v-text-anchor:top" coordsize="56388,5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" path="m,l56388,r,56389l,56389,,e" fillcolor="#4472c4" stroked="f" strokeweight="0">
                  <v:stroke miterlimit="83231f" joinstyle="miter"/>
                  <v:path arrowok="t" textboxrect="0,0,56388,56389"/>
                </v:shape>
                <v:rect id="Rectangle 28540" o:spid="_x0000_s1127" style="position:absolute;left:12039;top:53461;width:527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" filled="f" stroked="f">
                  <v:textbox inset="0,0,0,0">
                    <w:txbxContent>
                      <w:p w14:paraId="45EA780E" w14:textId="77777777" w:rsidR="007818CA" w:rsidRDefault="007818CA" w:rsidP="0027350C">
                        <w:pPr>
                          <w:spacing w:after="160" w:line="259" w:lineRule="auto"/>
                        </w:pPr>
                        <w:r>
                          <w:rPr>
                            <w:color w:val="595959"/>
                            <w:w w:val="99"/>
                            <w:sz w:val="18"/>
                          </w:rPr>
                          <w:t>No child</w:t>
                        </w:r>
                      </w:p>
                    </w:txbxContent>
                  </v:textbox>
                </v:rect>
                <v:shape id="Shape 285843" o:spid="_x0000_s1128" style="position:absolute;left:17205;top:53629;width:580;height:564;visibility:visible;mso-wrap-style:square;v-text-anchor:top" coordsize="57912,5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" path="m,l57912,r,56389l,56389,,e" fillcolor="#ed7d31" stroked="f" strokeweight="0">
                  <v:stroke miterlimit="83231f" joinstyle="miter"/>
                  <v:path arrowok="t" textboxrect="0,0,57912,56389"/>
                </v:shape>
                <v:rect id="Rectangle 247866" o:spid="_x0000_s1129" style="position:absolute;left:18013;top:53461;width:76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" filled="f" stroked="f">
                  <v:textbox inset="0,0,0,0">
                    <w:txbxContent>
                      <w:p w14:paraId="2E37C369" w14:textId="77777777" w:rsidR="007818CA" w:rsidRDefault="007818CA" w:rsidP="0027350C">
                        <w:pPr>
                          <w:spacing w:after="160" w:line="259" w:lineRule="auto"/>
                        </w:pPr>
                        <w:r>
                          <w:rPr>
                            <w:color w:val="595959"/>
                            <w:w w:val="99"/>
                            <w:sz w:val="18"/>
                          </w:rPr>
                          <w:t>1</w:t>
                        </w:r>
                      </w:p>
                    </w:txbxContent>
                  </v:textbox>
                </v:rect>
                <v:rect id="Rectangle 247868" o:spid="_x0000_s1130" style="position:absolute;left:18596;top:53461;width:34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" filled="f" stroked="f">
                  <v:textbox inset="0,0,0,0">
                    <w:txbxContent>
                      <w:p w14:paraId="2277E7FB" w14:textId="77777777" w:rsidR="007818CA" w:rsidRDefault="007818CA" w:rsidP="0027350C">
                        <w:pPr>
                          <w:spacing w:after="160" w:line="259" w:lineRule="auto"/>
                        </w:pPr>
                        <w:r>
                          <w:rPr>
                            <w:color w:val="595959"/>
                            <w:spacing w:val="-2"/>
                            <w:w w:val="99"/>
                            <w:sz w:val="18"/>
                          </w:rPr>
                          <w:t xml:space="preserve"> </w:t>
                        </w:r>
                        <w:r>
                          <w:rPr>
                            <w:color w:val="595959"/>
                            <w:spacing w:val="1"/>
                            <w:w w:val="99"/>
                            <w:sz w:val="18"/>
                          </w:rPr>
                          <w:t>child</w:t>
                        </w:r>
                      </w:p>
                    </w:txbxContent>
                  </v:textbox>
                </v:rect>
                <v:shape id="Shape 285847" o:spid="_x0000_s1131" style="position:absolute;left:22357;top:53629;width:563;height:564;visibility:visible;mso-wrap-style:square;v-text-anchor:top" coordsize="56388,5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" path="m,l56388,r,56389l,56389,,e" fillcolor="#a5a5a5" stroked="f" strokeweight="0">
                  <v:stroke miterlimit="83231f" joinstyle="miter"/>
                  <v:path arrowok="t" textboxrect="0,0,56388,56389"/>
                </v:shape>
                <v:rect id="Rectangle 247869" o:spid="_x0000_s1132" style="position:absolute;left:23149;top:53461;width:76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" filled="f" stroked="f">
                  <v:textbox inset="0,0,0,0">
                    <w:txbxContent>
                      <w:p w14:paraId="682118D5" w14:textId="77777777" w:rsidR="007818CA" w:rsidRDefault="007818CA" w:rsidP="0027350C">
                        <w:pPr>
                          <w:spacing w:after="160" w:line="259" w:lineRule="auto"/>
                        </w:pPr>
                        <w:r>
                          <w:rPr>
                            <w:color w:val="595959"/>
                            <w:w w:val="99"/>
                            <w:sz w:val="18"/>
                          </w:rPr>
                          <w:t>2</w:t>
                        </w:r>
                      </w:p>
                    </w:txbxContent>
                  </v:textbox>
                </v:rect>
                <v:rect id="Rectangle 247870" o:spid="_x0000_s1133" style="position:absolute;left:23732;top:53461;width:533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" filled="f" stroked="f">
                  <v:textbox inset="0,0,0,0">
                    <w:txbxContent>
                      <w:p w14:paraId="3CD3EAC5" w14:textId="77777777" w:rsidR="007818CA" w:rsidRDefault="007818CA" w:rsidP="0027350C">
                        <w:pPr>
                          <w:spacing w:after="160" w:line="259" w:lineRule="auto"/>
                        </w:pPr>
                        <w:r>
                          <w:rPr>
                            <w:color w:val="595959"/>
                            <w:spacing w:val="-2"/>
                            <w:w w:val="99"/>
                            <w:sz w:val="18"/>
                          </w:rPr>
                          <w:t xml:space="preserve"> </w:t>
                        </w:r>
                        <w:r>
                          <w:rPr>
                            <w:color w:val="595959"/>
                            <w:w w:val="99"/>
                            <w:sz w:val="18"/>
                          </w:rPr>
                          <w:t>children</w:t>
                        </w:r>
                      </w:p>
                    </w:txbxContent>
                  </v:textbox>
                </v:rect>
                <v:shape id="Shape 285851" o:spid="_x0000_s1134" style="position:absolute;left:28956;top:53629;width:563;height:564;visibility:visible;mso-wrap-style:square;v-text-anchor:top" coordsize="56388,5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" path="m,l56388,r,56389l,56389,,e" fillcolor="#ffc000" stroked="f" strokeweight="0">
                  <v:stroke miterlimit="83231f" joinstyle="miter"/>
                  <v:path arrowok="t" textboxrect="0,0,56388,56389"/>
                </v:shape>
                <v:rect id="Rectangle 247871" o:spid="_x0000_s1135" style="position:absolute;left:29748;top:53461;width:16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" filled="f" stroked="f">
                  <v:textbox inset="0,0,0,0">
                    <w:txbxContent>
                      <w:p w14:paraId="0D63FF9D" w14:textId="77777777" w:rsidR="007818CA" w:rsidRDefault="007818CA" w:rsidP="0027350C">
                        <w:pPr>
                          <w:spacing w:after="160" w:line="259" w:lineRule="auto"/>
                        </w:pPr>
                        <w:r>
                          <w:rPr>
                            <w:color w:val="595959"/>
                            <w:spacing w:val="2"/>
                            <w:w w:val="99"/>
                            <w:sz w:val="18"/>
                          </w:rPr>
                          <w:t>3+</w:t>
                        </w:r>
                      </w:p>
                    </w:txbxContent>
                  </v:textbox>
                </v:rect>
                <v:rect id="Rectangle 247872" o:spid="_x0000_s1136" style="position:absolute;left:30971;top:53461;width:535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" filled="f" stroked="f">
                  <v:textbox inset="0,0,0,0">
                    <w:txbxContent>
                      <w:p w14:paraId="72D0980C" w14:textId="77777777" w:rsidR="007818CA" w:rsidRDefault="007818CA" w:rsidP="0027350C">
                        <w:pPr>
                          <w:spacing w:after="160" w:line="259" w:lineRule="auto"/>
                        </w:pPr>
                        <w:r>
                          <w:rPr>
                            <w:color w:val="595959"/>
                            <w:w w:val="99"/>
                            <w:sz w:val="18"/>
                          </w:rPr>
                          <w:t xml:space="preserve"> children</w:t>
                        </w:r>
                      </w:p>
                    </w:txbxContent>
                  </v:textbox>
                </v:rect>
                <v:shape id="Shape 28547" o:spid="_x0000_s1137" style="position:absolute;top:28194;width:22913;height:27538;visibility:visible;mso-wrap-style:square;v-text-anchor:top" coordsize="2291334,2753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" path="m4572,l2291334,r,10668l10668,10668r,2732532l2291334,2743200r,10668l4572,2753868c3048,2753868,,2750820,,2747772l,4572c,3048,3048,,4572,xe" fillcolor="#d9d9d9" stroked="f" strokeweight="0">
                  <v:stroke miterlimit="83231f" joinstyle="miter"/>
                  <v:path arrowok="t" textboxrect="0,0,2291334,2753868"/>
                </v:shape>
                <v:shape id="Shape 28548" o:spid="_x0000_s1138" style="position:absolute;left:22913;top:28194;width:22913;height:27538;visibility:visible;mso-wrap-style:square;v-text-anchor:top" coordsize="2291334,2753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" path="m,l2285238,v3048,,6096,3048,6096,4572l2291334,2747772v,3048,-3048,6096,-6096,6096l,2753868r,-10668l2280666,2743200r,-2732532l,10668,,xe" fillcolor="#d9d9d9" stroked="f" strokeweight="0">
                  <v:stroke miterlimit="83231f" joinstyle="miter"/>
                  <v:path arrowok="t" textboxrect="0,0,2291334,2753868"/>
                </v:shape>
                <w10:anchorlock/>
              </v:group>
            </w:pict>
          </mc:Fallback>
        </mc:AlternateContent>
      </w:r>
    </w:p>
    <w:p w14:paraId="216746BC" w14:textId="49D5C7B4" w:rsidR="00083AB3" w:rsidRDefault="00083AB3" w:rsidP="00D37AC0">
      <w:pPr>
        <w:ind w:left="-5" w:right="63"/>
      </w:pPr>
      <w:r>
        <w:t>Variations in the hours of cooking are also affected by the size and composition of the household (</w:t>
      </w:r>
      <w:r w:rsidR="00D37AC0">
        <w:fldChar w:fldCharType="begin"/>
      </w:r>
      <w:r w:rsidR="00D37AC0">
        <w:instrText xml:space="preserve"> REF _Ref158094587 \h  \* MERGEFORMAT </w:instrText>
      </w:r>
      <w:r w:rsidR="00D37AC0">
        <w:fldChar w:fldCharType="separate"/>
      </w:r>
      <w:r w:rsidR="00D37AC0">
        <w:t xml:space="preserve">Figure </w:t>
      </w:r>
      <w:r w:rsidR="00D37AC0">
        <w:rPr>
          <w:noProof/>
        </w:rPr>
        <w:t>5</w:t>
      </w:r>
      <w:r w:rsidR="00D37AC0">
        <w:noBreakHyphen/>
      </w:r>
      <w:r w:rsidR="00D37AC0">
        <w:rPr>
          <w:noProof/>
        </w:rPr>
        <w:t>8</w:t>
      </w:r>
      <w:r w:rsidR="00D37AC0">
        <w:fldChar w:fldCharType="end"/>
      </w:r>
      <w:r>
        <w:t xml:space="preserve">, Panel B). Some of the proximate factors at work here are the same as those discussed earlier in Section 5.3.2. Admittedly, economies of scale exist in cooking. But, this may be somewhat offset by differences in preferences among household members. The presence of children and their number in the household alters the quantity and mix of food, which can influence the cooking hours. Both expenditures </w:t>
      </w:r>
      <w:r>
        <w:lastRenderedPageBreak/>
        <w:t>and hours of cooking generally display a positive gradient with respect to the number of adults and children. However, an additional factor that can influence the gradient of hours and expenditures is the degree to which food requirements are met via outsourcing, i.e., food away from home. An illustration of this effect may be seen by comparing the gradients of hours and expenditures, both with respect to the number of children</w:t>
      </w:r>
      <w:ins w:id="178" w:author="Lindsey Carter" w:date="2024-02-07T12:38:00Z">
        <w:r w:rsidR="000516CC">
          <w:t xml:space="preserve"> and</w:t>
        </w:r>
      </w:ins>
      <w:del w:id="179" w:author="Lindsey Carter" w:date="2024-02-07T12:38:00Z">
        <w:r w:rsidDel="000516CC">
          <w:delText>,</w:delText>
        </w:r>
      </w:del>
      <w:r>
        <w:t xml:space="preserve"> holding the number of adults in the household constant (</w:t>
      </w:r>
      <w:r w:rsidR="00D37AC0">
        <w:fldChar w:fldCharType="begin"/>
      </w:r>
      <w:r w:rsidR="00D37AC0">
        <w:instrText xml:space="preserve"> REF _Ref158094550 \h  \* MERGEFORMAT </w:instrText>
      </w:r>
      <w:r w:rsidR="00D37AC0">
        <w:fldChar w:fldCharType="separate"/>
      </w:r>
      <w:r w:rsidR="00D37AC0">
        <w:t xml:space="preserve">Figure </w:t>
      </w:r>
      <w:r w:rsidR="00D37AC0">
        <w:rPr>
          <w:noProof/>
        </w:rPr>
        <w:t>5</w:t>
      </w:r>
      <w:r w:rsidR="00D37AC0">
        <w:noBreakHyphen/>
      </w:r>
      <w:r w:rsidR="00D37AC0">
        <w:rPr>
          <w:noProof/>
        </w:rPr>
        <w:t>9</w:t>
      </w:r>
      <w:r w:rsidR="00D37AC0">
        <w:fldChar w:fldCharType="end"/>
      </w:r>
      <w:r>
        <w:t>).</w:t>
      </w:r>
    </w:p>
    <w:p w14:paraId="5F838CDD" w14:textId="6FC4562F" w:rsidR="00083AB3" w:rsidRDefault="00083AB3" w:rsidP="00083AB3">
      <w:pPr>
        <w:pStyle w:val="Caption"/>
        <w:keepNext/>
      </w:pPr>
      <w:bookmarkStart w:id="180" w:name="_Ref158094550"/>
      <w:bookmarkStart w:id="181" w:name="_Toc158095587"/>
      <w:r>
        <w:t xml:space="preserve">Figure </w:t>
      </w:r>
      <w:fldSimple w:instr=" STYLEREF 1 \s ">
        <w:r>
          <w:rPr>
            <w:noProof/>
          </w:rPr>
          <w:t>5</w:t>
        </w:r>
      </w:fldSimple>
      <w:r>
        <w:noBreakHyphen/>
      </w:r>
      <w:fldSimple w:instr=" SEQ Figure \* ARABIC \s 1 ">
        <w:r>
          <w:rPr>
            <w:noProof/>
          </w:rPr>
          <w:t>9</w:t>
        </w:r>
      </w:fldSimple>
      <w:bookmarkEnd w:id="180"/>
      <w:r>
        <w:t xml:space="preserve"> </w:t>
      </w:r>
      <w:r w:rsidRPr="008735FA">
        <w:t xml:space="preserve">Average </w:t>
      </w:r>
      <w:r w:rsidR="0061167F" w:rsidRPr="008735FA">
        <w:t xml:space="preserve">monthly food expenditures, average monthly household hours </w:t>
      </w:r>
      <w:r w:rsidR="0061167F">
        <w:t>o</w:t>
      </w:r>
      <w:r w:rsidR="0061167F" w:rsidRPr="008735FA">
        <w:t xml:space="preserve">f cooking, </w:t>
      </w:r>
      <w:r w:rsidR="0061167F">
        <w:t>a</w:t>
      </w:r>
      <w:r w:rsidR="0061167F" w:rsidRPr="008735FA">
        <w:t xml:space="preserve">nd share </w:t>
      </w:r>
      <w:r w:rsidR="0061167F">
        <w:t>o</w:t>
      </w:r>
      <w:r w:rsidR="0061167F" w:rsidRPr="008735FA">
        <w:t xml:space="preserve">f expenditures </w:t>
      </w:r>
      <w:r w:rsidR="0061167F">
        <w:t>o</w:t>
      </w:r>
      <w:r w:rsidR="0061167F" w:rsidRPr="008735FA">
        <w:t xml:space="preserve">n food away </w:t>
      </w:r>
      <w:r w:rsidR="0061167F">
        <w:t>f</w:t>
      </w:r>
      <w:r w:rsidR="0061167F" w:rsidRPr="008735FA">
        <w:t xml:space="preserve">rom home </w:t>
      </w:r>
      <w:r w:rsidR="0061167F">
        <w:t>i</w:t>
      </w:r>
      <w:r w:rsidR="0061167F" w:rsidRPr="008735FA">
        <w:t xml:space="preserve">n total food expenditures </w:t>
      </w:r>
      <w:r w:rsidR="0061167F">
        <w:t>b</w:t>
      </w:r>
      <w:r w:rsidR="0061167F" w:rsidRPr="008735FA">
        <w:t xml:space="preserve">y size </w:t>
      </w:r>
      <w:r w:rsidR="0061167F">
        <w:t>a</w:t>
      </w:r>
      <w:r w:rsidR="0061167F" w:rsidRPr="008735FA">
        <w:t xml:space="preserve">nd composition </w:t>
      </w:r>
      <w:r w:rsidR="0061167F">
        <w:t>o</w:t>
      </w:r>
      <w:r w:rsidR="0061167F" w:rsidRPr="008735FA">
        <w:t>f households</w:t>
      </w:r>
      <w:r w:rsidRPr="008735FA">
        <w:t>, 2019</w:t>
      </w:r>
      <w:bookmarkEnd w:id="181"/>
    </w:p>
    <w:p w14:paraId="3F18072E" w14:textId="10574D13" w:rsidR="00083AB3" w:rsidRDefault="00083AB3" w:rsidP="00083AB3">
      <w:r>
        <w:rPr>
          <w:noProof/>
        </w:rPr>
        <w:drawing>
          <wp:inline distT="0" distB="0" distL="0" distR="0" wp14:anchorId="6178E1A6" wp14:editId="7FE6E194">
            <wp:extent cx="5943600" cy="4455795"/>
            <wp:effectExtent l="0" t="0" r="0" b="1905"/>
            <wp:docPr id="28605" name="Picture 28605"/>
            <wp:cNvGraphicFramePr/>
            <a:graphic xmlns:a="http://schemas.openxmlformats.org/drawingml/2006/main">
              <a:graphicData uri="http://schemas.openxmlformats.org/drawingml/2006/picture">
                <pic:pic xmlns:pic="http://schemas.openxmlformats.org/drawingml/2006/picture">
                  <pic:nvPicPr>
                    <pic:cNvPr id="28605" name="Picture 28605"/>
                    <pic:cNvPicPr/>
                  </pic:nvPicPr>
                  <pic:blipFill>
                    <a:blip r:embed="rId84"/>
                    <a:stretch>
                      <a:fillRect/>
                    </a:stretch>
                  </pic:blipFill>
                  <pic:spPr>
                    <a:xfrm>
                      <a:off x="0" y="0"/>
                      <a:ext cx="5943600" cy="4455795"/>
                    </a:xfrm>
                    <a:prstGeom prst="rect">
                      <a:avLst/>
                    </a:prstGeom>
                  </pic:spPr>
                </pic:pic>
              </a:graphicData>
            </a:graphic>
          </wp:inline>
        </w:drawing>
      </w:r>
    </w:p>
    <w:p w14:paraId="00349139" w14:textId="7AEEED3A" w:rsidR="00627728" w:rsidRDefault="00627728" w:rsidP="00627728">
      <w:pPr>
        <w:spacing w:line="240" w:lineRule="auto"/>
        <w:rPr>
          <w:sz w:val="20"/>
        </w:rPr>
      </w:pPr>
      <w:r w:rsidRPr="00627728">
        <w:rPr>
          <w:i/>
          <w:sz w:val="20"/>
        </w:rPr>
        <w:t>Note</w:t>
      </w:r>
      <w:r>
        <w:rPr>
          <w:sz w:val="20"/>
        </w:rPr>
        <w:t>: “Expenditure ratio” refers to the ratio of each group's average expenditures to the subgroup's average expenditures with no children. Similarly, the “Hours ratio” is calculated by dividing the mean household hours by the mean hours of the subgroup with no children. “FDAWAY ratio” is the ratio (share) of average expenditures on food away from home in total food expenditures.</w:t>
      </w:r>
    </w:p>
    <w:p w14:paraId="3B0FCBEC" w14:textId="51A813B1" w:rsidR="00627728" w:rsidRDefault="00627728" w:rsidP="00083AB3">
      <w:r>
        <w:t>The red line in each panel of the figure represents, for a given number of adults, the average food expenditures of households with a certain number of children as a ratio of the average spending of households with no children. We can observe along the blue line the same information but for hours of cooking. For example, in families with one adult and one child, the average food expenditure is 1.16 times</w:t>
      </w:r>
      <w:ins w:id="182" w:author="Lindsey Carter" w:date="2024-02-07T12:40:00Z">
        <w:r w:rsidR="000516CC">
          <w:t xml:space="preserve"> </w:t>
        </w:r>
        <w:commentRangeStart w:id="183"/>
        <w:r w:rsidR="000516CC">
          <w:t>higher</w:t>
        </w:r>
        <w:commentRangeEnd w:id="183"/>
        <w:r w:rsidR="000516CC">
          <w:rPr>
            <w:rStyle w:val="CommentReference"/>
          </w:rPr>
          <w:commentReference w:id="183"/>
        </w:r>
      </w:ins>
      <w:r>
        <w:t xml:space="preserve">, and the average hours of cooking are 1.49 times higher than that of the corresponding </w:t>
      </w:r>
      <w:r>
        <w:lastRenderedPageBreak/>
        <w:t>averages of one-adult households with no children. The spending and hours gradients appear to coincide roughly for the two-adult households. But for families with one adult and families with three or more adults, the hours' gradient lies markedly above the expenditure gradient, i.e., average hours increase relatively more than average expenditures when the number of children increases by one. A potential explanation would lie in the extent to which food supply is outsourced, i.e., a greater proportion of food requirements are met via expenditures on food away from home. This proportion is consistently higher for families with two adults than households with one adult and households with three or more adults. For example, in households with two children, the share of expenditures on food away from home in total food expenditures in one-adult, two-adults, and three-or-more-adult families constituted 29, 33, and 28 percent, respectively.</w:t>
      </w:r>
    </w:p>
    <w:p w14:paraId="029E67D0" w14:textId="16BC562A" w:rsidR="00627728" w:rsidRDefault="00627728" w:rsidP="00627728">
      <w:pPr>
        <w:pStyle w:val="Caption"/>
        <w:keepNext/>
      </w:pPr>
      <w:bookmarkStart w:id="184" w:name="_Ref158094497"/>
      <w:bookmarkStart w:id="185" w:name="_Toc158095561"/>
      <w:r>
        <w:t xml:space="preserve">Table </w:t>
      </w:r>
      <w:fldSimple w:instr=" STYLEREF 1 \s ">
        <w:r w:rsidR="006C1E92">
          <w:rPr>
            <w:noProof/>
          </w:rPr>
          <w:t>5</w:t>
        </w:r>
      </w:fldSimple>
      <w:r w:rsidR="006C1E92">
        <w:noBreakHyphen/>
      </w:r>
      <w:fldSimple w:instr=" SEQ Table \* ARABIC \s 1 ">
        <w:r w:rsidR="006C1E92">
          <w:rPr>
            <w:noProof/>
          </w:rPr>
          <w:t>5</w:t>
        </w:r>
      </w:fldSimple>
      <w:bookmarkEnd w:id="184"/>
      <w:r>
        <w:t xml:space="preserve"> </w:t>
      </w:r>
      <w:r w:rsidRPr="00FC371C">
        <w:t>OLS estimates of a simple model of household hours of cooking</w:t>
      </w:r>
      <w:bookmarkEnd w:id="185"/>
    </w:p>
    <w:tbl>
      <w:tblPr>
        <w:tblStyle w:val="TableGrid0"/>
        <w:tblW w:w="3929" w:type="dxa"/>
        <w:tblInd w:w="6" w:type="dxa"/>
        <w:tblCellMar>
          <w:top w:w="53" w:type="dxa"/>
          <w:left w:w="107" w:type="dxa"/>
          <w:right w:w="55" w:type="dxa"/>
        </w:tblCellMar>
        <w:tblLook w:val="04A0" w:firstRow="1" w:lastRow="0" w:firstColumn="1" w:lastColumn="0" w:noHBand="0" w:noVBand="1"/>
      </w:tblPr>
      <w:tblGrid>
        <w:gridCol w:w="2805"/>
        <w:gridCol w:w="1124"/>
      </w:tblGrid>
      <w:tr w:rsidR="00627728" w14:paraId="2E5DED9D" w14:textId="77777777" w:rsidTr="00627728">
        <w:trPr>
          <w:trHeight w:val="472"/>
        </w:trPr>
        <w:tc>
          <w:tcPr>
            <w:tcW w:w="2805" w:type="dxa"/>
            <w:tcBorders>
              <w:top w:val="single" w:sz="4" w:space="0" w:color="BFBFBF"/>
              <w:left w:val="single" w:sz="4" w:space="0" w:color="BFBFBF"/>
              <w:bottom w:val="single" w:sz="4" w:space="0" w:color="BFBFBF"/>
              <w:right w:val="single" w:sz="4" w:space="0" w:color="BFBFBF"/>
            </w:tcBorders>
          </w:tcPr>
          <w:p w14:paraId="4DF9DB4E" w14:textId="77777777" w:rsidR="00627728" w:rsidRPr="00F67FE3" w:rsidRDefault="00627728" w:rsidP="00DF7F61">
            <w:pPr>
              <w:spacing w:after="0" w:line="259" w:lineRule="auto"/>
              <w:rPr>
                <w:b/>
              </w:rPr>
            </w:pPr>
            <w:r w:rsidRPr="00F67FE3">
              <w:rPr>
                <w:b/>
                <w:sz w:val="20"/>
              </w:rPr>
              <w:t xml:space="preserve">Variable </w:t>
            </w:r>
          </w:p>
        </w:tc>
        <w:tc>
          <w:tcPr>
            <w:tcW w:w="1124" w:type="dxa"/>
            <w:tcBorders>
              <w:top w:val="single" w:sz="4" w:space="0" w:color="BFBFBF"/>
              <w:left w:val="single" w:sz="4" w:space="0" w:color="BFBFBF"/>
              <w:bottom w:val="single" w:sz="4" w:space="0" w:color="BFBFBF"/>
              <w:right w:val="single" w:sz="4" w:space="0" w:color="BFBFBF"/>
            </w:tcBorders>
          </w:tcPr>
          <w:p w14:paraId="055F26BE" w14:textId="77777777" w:rsidR="00627728" w:rsidRPr="00F67FE3" w:rsidRDefault="00627728" w:rsidP="00DF7F61">
            <w:pPr>
              <w:spacing w:after="0" w:line="259" w:lineRule="auto"/>
              <w:ind w:left="1"/>
              <w:rPr>
                <w:b/>
              </w:rPr>
            </w:pPr>
            <w:r w:rsidRPr="00F67FE3">
              <w:rPr>
                <w:b/>
                <w:sz w:val="20"/>
              </w:rPr>
              <w:t xml:space="preserve">Parameter estimate </w:t>
            </w:r>
          </w:p>
        </w:tc>
      </w:tr>
      <w:tr w:rsidR="00627728" w14:paraId="66C69DBB" w14:textId="77777777" w:rsidTr="00627728">
        <w:trPr>
          <w:trHeight w:val="300"/>
        </w:trPr>
        <w:tc>
          <w:tcPr>
            <w:tcW w:w="2805"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6471686A" w14:textId="77777777" w:rsidR="00627728" w:rsidRDefault="00627728" w:rsidP="00DF7F61">
            <w:pPr>
              <w:spacing w:after="0" w:line="259" w:lineRule="auto"/>
            </w:pPr>
            <w:r>
              <w:rPr>
                <w:sz w:val="20"/>
              </w:rPr>
              <w:t xml:space="preserve">Intercept </w:t>
            </w:r>
          </w:p>
          <w:p w14:paraId="6DBF962D" w14:textId="77777777" w:rsidR="00627728" w:rsidRDefault="00627728" w:rsidP="00DF7F61">
            <w:pPr>
              <w:spacing w:after="0" w:line="259" w:lineRule="auto"/>
              <w:ind w:right="3"/>
              <w:jc w:val="right"/>
            </w:pPr>
            <w:r>
              <w:rPr>
                <w:sz w:val="20"/>
              </w:rPr>
              <w:t xml:space="preserve"> </w:t>
            </w:r>
          </w:p>
        </w:tc>
        <w:tc>
          <w:tcPr>
            <w:tcW w:w="1124" w:type="dxa"/>
            <w:tcBorders>
              <w:top w:val="single" w:sz="4" w:space="0" w:color="BFBFBF"/>
              <w:left w:val="single" w:sz="4" w:space="0" w:color="BFBFBF"/>
              <w:bottom w:val="single" w:sz="4" w:space="0" w:color="BFBFBF"/>
              <w:right w:val="single" w:sz="4" w:space="0" w:color="BFBFBF"/>
            </w:tcBorders>
            <w:shd w:val="clear" w:color="auto" w:fill="F2F2F2"/>
          </w:tcPr>
          <w:p w14:paraId="69F13D39" w14:textId="77777777" w:rsidR="00627728" w:rsidRDefault="00627728" w:rsidP="00DF7F61">
            <w:pPr>
              <w:spacing w:after="0" w:line="259" w:lineRule="auto"/>
              <w:ind w:right="50"/>
              <w:jc w:val="right"/>
            </w:pPr>
            <w:r>
              <w:rPr>
                <w:sz w:val="20"/>
              </w:rPr>
              <w:t xml:space="preserve">17.82** </w:t>
            </w:r>
          </w:p>
        </w:tc>
      </w:tr>
      <w:tr w:rsidR="00627728" w14:paraId="796B0B34" w14:textId="77777777" w:rsidTr="00627728">
        <w:trPr>
          <w:trHeight w:val="305"/>
        </w:trPr>
        <w:tc>
          <w:tcPr>
            <w:tcW w:w="2805" w:type="dxa"/>
            <w:tcBorders>
              <w:top w:val="single" w:sz="4" w:space="0" w:color="BFBFBF"/>
              <w:left w:val="single" w:sz="4" w:space="0" w:color="BFBFBF"/>
              <w:bottom w:val="single" w:sz="4" w:space="0" w:color="BFBFBF"/>
              <w:right w:val="single" w:sz="4" w:space="0" w:color="BFBFBF"/>
            </w:tcBorders>
          </w:tcPr>
          <w:p w14:paraId="6C9DE998" w14:textId="77777777" w:rsidR="00627728" w:rsidRDefault="00627728" w:rsidP="00DF7F61">
            <w:pPr>
              <w:spacing w:after="160" w:line="259" w:lineRule="auto"/>
            </w:pPr>
          </w:p>
        </w:tc>
        <w:tc>
          <w:tcPr>
            <w:tcW w:w="1124" w:type="dxa"/>
            <w:tcBorders>
              <w:top w:val="single" w:sz="4" w:space="0" w:color="BFBFBF"/>
              <w:left w:val="single" w:sz="4" w:space="0" w:color="BFBFBF"/>
              <w:bottom w:val="single" w:sz="4" w:space="0" w:color="BFBFBF"/>
              <w:right w:val="single" w:sz="4" w:space="0" w:color="BFBFBF"/>
            </w:tcBorders>
          </w:tcPr>
          <w:p w14:paraId="0117642F" w14:textId="77777777" w:rsidR="00627728" w:rsidRDefault="00627728" w:rsidP="00DF7F61">
            <w:pPr>
              <w:spacing w:after="0" w:line="259" w:lineRule="auto"/>
              <w:ind w:right="48"/>
              <w:jc w:val="right"/>
            </w:pPr>
            <w:r>
              <w:rPr>
                <w:sz w:val="20"/>
              </w:rPr>
              <w:t xml:space="preserve">(0.90) </w:t>
            </w:r>
          </w:p>
        </w:tc>
      </w:tr>
      <w:tr w:rsidR="00627728" w14:paraId="721E6FCF" w14:textId="77777777" w:rsidTr="00627728">
        <w:trPr>
          <w:trHeight w:val="298"/>
        </w:trPr>
        <w:tc>
          <w:tcPr>
            <w:tcW w:w="2805"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1A99C992" w14:textId="77777777" w:rsidR="00627728" w:rsidRDefault="00627728" w:rsidP="00DF7F61">
            <w:pPr>
              <w:spacing w:after="0" w:line="259" w:lineRule="auto"/>
            </w:pPr>
            <w:r>
              <w:rPr>
                <w:sz w:val="20"/>
              </w:rPr>
              <w:t xml:space="preserve">One child </w:t>
            </w:r>
          </w:p>
          <w:p w14:paraId="18D6B8D6" w14:textId="77777777" w:rsidR="00627728" w:rsidRDefault="00627728" w:rsidP="00DF7F61">
            <w:pPr>
              <w:spacing w:after="0" w:line="259" w:lineRule="auto"/>
              <w:ind w:right="3"/>
              <w:jc w:val="right"/>
            </w:pPr>
            <w:r>
              <w:rPr>
                <w:sz w:val="20"/>
              </w:rPr>
              <w:t xml:space="preserve"> </w:t>
            </w:r>
          </w:p>
        </w:tc>
        <w:tc>
          <w:tcPr>
            <w:tcW w:w="1124" w:type="dxa"/>
            <w:tcBorders>
              <w:top w:val="single" w:sz="4" w:space="0" w:color="BFBFBF"/>
              <w:left w:val="single" w:sz="4" w:space="0" w:color="BFBFBF"/>
              <w:bottom w:val="single" w:sz="4" w:space="0" w:color="BFBFBF"/>
              <w:right w:val="single" w:sz="4" w:space="0" w:color="BFBFBF"/>
            </w:tcBorders>
            <w:shd w:val="clear" w:color="auto" w:fill="F2F2F2"/>
          </w:tcPr>
          <w:p w14:paraId="007DB892" w14:textId="77777777" w:rsidR="00627728" w:rsidRDefault="00627728" w:rsidP="00DF7F61">
            <w:pPr>
              <w:spacing w:after="0" w:line="259" w:lineRule="auto"/>
              <w:ind w:right="48"/>
              <w:jc w:val="right"/>
            </w:pPr>
            <w:r>
              <w:rPr>
                <w:sz w:val="20"/>
              </w:rPr>
              <w:t xml:space="preserve">7.60** </w:t>
            </w:r>
          </w:p>
        </w:tc>
      </w:tr>
      <w:tr w:rsidR="00627728" w14:paraId="0930EF30" w14:textId="77777777" w:rsidTr="00627728">
        <w:trPr>
          <w:trHeight w:val="305"/>
        </w:trPr>
        <w:tc>
          <w:tcPr>
            <w:tcW w:w="2805" w:type="dxa"/>
            <w:tcBorders>
              <w:top w:val="single" w:sz="4" w:space="0" w:color="BFBFBF"/>
              <w:left w:val="single" w:sz="4" w:space="0" w:color="BFBFBF"/>
              <w:bottom w:val="single" w:sz="4" w:space="0" w:color="BFBFBF"/>
              <w:right w:val="single" w:sz="4" w:space="0" w:color="BFBFBF"/>
            </w:tcBorders>
          </w:tcPr>
          <w:p w14:paraId="14B44FF0" w14:textId="77777777" w:rsidR="00627728" w:rsidRDefault="00627728" w:rsidP="00DF7F61">
            <w:pPr>
              <w:spacing w:after="160" w:line="259" w:lineRule="auto"/>
            </w:pPr>
          </w:p>
        </w:tc>
        <w:tc>
          <w:tcPr>
            <w:tcW w:w="1124" w:type="dxa"/>
            <w:tcBorders>
              <w:top w:val="single" w:sz="4" w:space="0" w:color="BFBFBF"/>
              <w:left w:val="single" w:sz="4" w:space="0" w:color="BFBFBF"/>
              <w:bottom w:val="single" w:sz="4" w:space="0" w:color="BFBFBF"/>
              <w:right w:val="single" w:sz="4" w:space="0" w:color="BFBFBF"/>
            </w:tcBorders>
          </w:tcPr>
          <w:p w14:paraId="646B733E" w14:textId="77777777" w:rsidR="00627728" w:rsidRDefault="00627728" w:rsidP="00DF7F61">
            <w:pPr>
              <w:spacing w:after="0" w:line="259" w:lineRule="auto"/>
              <w:ind w:right="48"/>
              <w:jc w:val="right"/>
            </w:pPr>
            <w:r>
              <w:rPr>
                <w:sz w:val="20"/>
              </w:rPr>
              <w:t xml:space="preserve">(1.29) </w:t>
            </w:r>
          </w:p>
        </w:tc>
      </w:tr>
      <w:tr w:rsidR="00627728" w14:paraId="7421C871" w14:textId="77777777" w:rsidTr="00627728">
        <w:trPr>
          <w:trHeight w:val="300"/>
        </w:trPr>
        <w:tc>
          <w:tcPr>
            <w:tcW w:w="2805"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3554B9DD" w14:textId="77777777" w:rsidR="00627728" w:rsidRDefault="00627728" w:rsidP="00DF7F61">
            <w:pPr>
              <w:spacing w:after="0" w:line="259" w:lineRule="auto"/>
            </w:pPr>
            <w:r>
              <w:rPr>
                <w:sz w:val="20"/>
              </w:rPr>
              <w:t xml:space="preserve">Two children </w:t>
            </w:r>
          </w:p>
          <w:p w14:paraId="0E6B1A52" w14:textId="77777777" w:rsidR="00627728" w:rsidRDefault="00627728" w:rsidP="00DF7F61">
            <w:pPr>
              <w:spacing w:after="0" w:line="259" w:lineRule="auto"/>
              <w:ind w:right="3"/>
              <w:jc w:val="right"/>
            </w:pPr>
            <w:r>
              <w:rPr>
                <w:sz w:val="20"/>
              </w:rPr>
              <w:t xml:space="preserve"> </w:t>
            </w:r>
          </w:p>
        </w:tc>
        <w:tc>
          <w:tcPr>
            <w:tcW w:w="1124" w:type="dxa"/>
            <w:tcBorders>
              <w:top w:val="single" w:sz="4" w:space="0" w:color="BFBFBF"/>
              <w:left w:val="single" w:sz="4" w:space="0" w:color="BFBFBF"/>
              <w:bottom w:val="single" w:sz="4" w:space="0" w:color="BFBFBF"/>
              <w:right w:val="single" w:sz="4" w:space="0" w:color="BFBFBF"/>
            </w:tcBorders>
            <w:shd w:val="clear" w:color="auto" w:fill="F2F2F2"/>
          </w:tcPr>
          <w:p w14:paraId="3DDD76C2" w14:textId="77777777" w:rsidR="00627728" w:rsidRDefault="00627728" w:rsidP="00DF7F61">
            <w:pPr>
              <w:spacing w:after="0" w:line="259" w:lineRule="auto"/>
              <w:ind w:right="50"/>
              <w:jc w:val="right"/>
            </w:pPr>
            <w:r>
              <w:rPr>
                <w:sz w:val="20"/>
              </w:rPr>
              <w:t xml:space="preserve">15.20** </w:t>
            </w:r>
          </w:p>
        </w:tc>
      </w:tr>
      <w:tr w:rsidR="00627728" w14:paraId="3B3781FC" w14:textId="77777777" w:rsidTr="00627728">
        <w:trPr>
          <w:trHeight w:val="305"/>
        </w:trPr>
        <w:tc>
          <w:tcPr>
            <w:tcW w:w="2805" w:type="dxa"/>
            <w:tcBorders>
              <w:top w:val="single" w:sz="4" w:space="0" w:color="BFBFBF"/>
              <w:left w:val="single" w:sz="4" w:space="0" w:color="BFBFBF"/>
              <w:bottom w:val="single" w:sz="4" w:space="0" w:color="BFBFBF"/>
              <w:right w:val="single" w:sz="4" w:space="0" w:color="BFBFBF"/>
            </w:tcBorders>
          </w:tcPr>
          <w:p w14:paraId="4F137A55" w14:textId="77777777" w:rsidR="00627728" w:rsidRDefault="00627728" w:rsidP="00DF7F61">
            <w:pPr>
              <w:spacing w:after="160" w:line="259" w:lineRule="auto"/>
            </w:pPr>
          </w:p>
        </w:tc>
        <w:tc>
          <w:tcPr>
            <w:tcW w:w="1124" w:type="dxa"/>
            <w:tcBorders>
              <w:top w:val="single" w:sz="4" w:space="0" w:color="BFBFBF"/>
              <w:left w:val="single" w:sz="4" w:space="0" w:color="BFBFBF"/>
              <w:bottom w:val="single" w:sz="4" w:space="0" w:color="BFBFBF"/>
              <w:right w:val="single" w:sz="4" w:space="0" w:color="BFBFBF"/>
            </w:tcBorders>
          </w:tcPr>
          <w:p w14:paraId="3948DC48" w14:textId="77777777" w:rsidR="00627728" w:rsidRDefault="00627728" w:rsidP="00DF7F61">
            <w:pPr>
              <w:spacing w:after="0" w:line="259" w:lineRule="auto"/>
              <w:ind w:right="48"/>
              <w:jc w:val="right"/>
            </w:pPr>
            <w:r>
              <w:rPr>
                <w:sz w:val="20"/>
              </w:rPr>
              <w:t xml:space="preserve">(1.35) </w:t>
            </w:r>
          </w:p>
        </w:tc>
      </w:tr>
      <w:tr w:rsidR="00627728" w14:paraId="638324E1" w14:textId="77777777" w:rsidTr="00627728">
        <w:trPr>
          <w:trHeight w:val="300"/>
        </w:trPr>
        <w:tc>
          <w:tcPr>
            <w:tcW w:w="2805"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5B82737E" w14:textId="77777777" w:rsidR="00627728" w:rsidRDefault="00627728" w:rsidP="00DF7F61">
            <w:pPr>
              <w:spacing w:after="0" w:line="259" w:lineRule="auto"/>
            </w:pPr>
            <w:r>
              <w:rPr>
                <w:sz w:val="20"/>
              </w:rPr>
              <w:t xml:space="preserve">Three or more children </w:t>
            </w:r>
          </w:p>
          <w:p w14:paraId="36958589" w14:textId="77777777" w:rsidR="00627728" w:rsidRDefault="00627728" w:rsidP="00DF7F61">
            <w:pPr>
              <w:spacing w:after="0" w:line="259" w:lineRule="auto"/>
              <w:ind w:right="3"/>
              <w:jc w:val="right"/>
            </w:pPr>
            <w:r>
              <w:rPr>
                <w:sz w:val="20"/>
              </w:rPr>
              <w:t xml:space="preserve"> </w:t>
            </w:r>
          </w:p>
        </w:tc>
        <w:tc>
          <w:tcPr>
            <w:tcW w:w="1124" w:type="dxa"/>
            <w:tcBorders>
              <w:top w:val="single" w:sz="4" w:space="0" w:color="BFBFBF"/>
              <w:left w:val="single" w:sz="4" w:space="0" w:color="BFBFBF"/>
              <w:bottom w:val="single" w:sz="4" w:space="0" w:color="BFBFBF"/>
              <w:right w:val="single" w:sz="4" w:space="0" w:color="BFBFBF"/>
            </w:tcBorders>
            <w:shd w:val="clear" w:color="auto" w:fill="F2F2F2"/>
          </w:tcPr>
          <w:p w14:paraId="2130ADAA" w14:textId="77777777" w:rsidR="00627728" w:rsidRDefault="00627728" w:rsidP="00DF7F61">
            <w:pPr>
              <w:spacing w:after="0" w:line="259" w:lineRule="auto"/>
              <w:ind w:right="50"/>
              <w:jc w:val="right"/>
            </w:pPr>
            <w:r>
              <w:rPr>
                <w:sz w:val="20"/>
              </w:rPr>
              <w:t xml:space="preserve">21.57** </w:t>
            </w:r>
          </w:p>
        </w:tc>
      </w:tr>
      <w:tr w:rsidR="00627728" w14:paraId="5CFB5DB4" w14:textId="77777777" w:rsidTr="00627728">
        <w:trPr>
          <w:trHeight w:val="305"/>
        </w:trPr>
        <w:tc>
          <w:tcPr>
            <w:tcW w:w="2805" w:type="dxa"/>
            <w:tcBorders>
              <w:top w:val="single" w:sz="4" w:space="0" w:color="BFBFBF"/>
              <w:left w:val="single" w:sz="4" w:space="0" w:color="BFBFBF"/>
              <w:bottom w:val="single" w:sz="4" w:space="0" w:color="BFBFBF"/>
              <w:right w:val="single" w:sz="4" w:space="0" w:color="BFBFBF"/>
            </w:tcBorders>
          </w:tcPr>
          <w:p w14:paraId="392AA893" w14:textId="77777777" w:rsidR="00627728" w:rsidRDefault="00627728" w:rsidP="00DF7F61">
            <w:pPr>
              <w:spacing w:after="160" w:line="259" w:lineRule="auto"/>
            </w:pPr>
          </w:p>
        </w:tc>
        <w:tc>
          <w:tcPr>
            <w:tcW w:w="1124" w:type="dxa"/>
            <w:tcBorders>
              <w:top w:val="single" w:sz="4" w:space="0" w:color="BFBFBF"/>
              <w:left w:val="single" w:sz="4" w:space="0" w:color="BFBFBF"/>
              <w:bottom w:val="single" w:sz="4" w:space="0" w:color="BFBFBF"/>
              <w:right w:val="single" w:sz="4" w:space="0" w:color="BFBFBF"/>
            </w:tcBorders>
          </w:tcPr>
          <w:p w14:paraId="3491EB44" w14:textId="77777777" w:rsidR="00627728" w:rsidRDefault="00627728" w:rsidP="00DF7F61">
            <w:pPr>
              <w:spacing w:after="0" w:line="259" w:lineRule="auto"/>
              <w:ind w:right="48"/>
              <w:jc w:val="right"/>
            </w:pPr>
            <w:r>
              <w:rPr>
                <w:sz w:val="20"/>
              </w:rPr>
              <w:t xml:space="preserve">(1.70) </w:t>
            </w:r>
          </w:p>
        </w:tc>
      </w:tr>
      <w:tr w:rsidR="00627728" w14:paraId="18A779E1" w14:textId="77777777" w:rsidTr="00627728">
        <w:trPr>
          <w:trHeight w:val="298"/>
        </w:trPr>
        <w:tc>
          <w:tcPr>
            <w:tcW w:w="2805"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32469F9A" w14:textId="77777777" w:rsidR="00627728" w:rsidRDefault="00627728" w:rsidP="00DF7F61">
            <w:pPr>
              <w:spacing w:after="0" w:line="259" w:lineRule="auto"/>
            </w:pPr>
            <w:r>
              <w:rPr>
                <w:sz w:val="20"/>
              </w:rPr>
              <w:t xml:space="preserve">Two adults </w:t>
            </w:r>
          </w:p>
          <w:p w14:paraId="5A65AF49" w14:textId="77777777" w:rsidR="00627728" w:rsidRDefault="00627728" w:rsidP="00DF7F61">
            <w:pPr>
              <w:spacing w:after="0" w:line="259" w:lineRule="auto"/>
              <w:ind w:right="3"/>
              <w:jc w:val="right"/>
            </w:pPr>
            <w:r>
              <w:rPr>
                <w:sz w:val="20"/>
              </w:rPr>
              <w:t xml:space="preserve"> </w:t>
            </w:r>
          </w:p>
        </w:tc>
        <w:tc>
          <w:tcPr>
            <w:tcW w:w="1124" w:type="dxa"/>
            <w:tcBorders>
              <w:top w:val="single" w:sz="4" w:space="0" w:color="BFBFBF"/>
              <w:left w:val="single" w:sz="4" w:space="0" w:color="BFBFBF"/>
              <w:bottom w:val="single" w:sz="4" w:space="0" w:color="BFBFBF"/>
              <w:right w:val="single" w:sz="4" w:space="0" w:color="BFBFBF"/>
            </w:tcBorders>
            <w:shd w:val="clear" w:color="auto" w:fill="F2F2F2"/>
          </w:tcPr>
          <w:p w14:paraId="0A026348" w14:textId="77777777" w:rsidR="00627728" w:rsidRDefault="00627728" w:rsidP="00DF7F61">
            <w:pPr>
              <w:spacing w:after="0" w:line="259" w:lineRule="auto"/>
              <w:ind w:right="50"/>
              <w:jc w:val="right"/>
            </w:pPr>
            <w:r>
              <w:rPr>
                <w:sz w:val="20"/>
              </w:rPr>
              <w:t xml:space="preserve">20.46** </w:t>
            </w:r>
          </w:p>
        </w:tc>
      </w:tr>
      <w:tr w:rsidR="00627728" w14:paraId="44F50108" w14:textId="77777777" w:rsidTr="00627728">
        <w:trPr>
          <w:trHeight w:val="305"/>
        </w:trPr>
        <w:tc>
          <w:tcPr>
            <w:tcW w:w="2805" w:type="dxa"/>
            <w:tcBorders>
              <w:top w:val="single" w:sz="4" w:space="0" w:color="BFBFBF"/>
              <w:left w:val="single" w:sz="4" w:space="0" w:color="BFBFBF"/>
              <w:bottom w:val="single" w:sz="4" w:space="0" w:color="BFBFBF"/>
              <w:right w:val="single" w:sz="4" w:space="0" w:color="BFBFBF"/>
            </w:tcBorders>
          </w:tcPr>
          <w:p w14:paraId="6BFB7378" w14:textId="77777777" w:rsidR="00627728" w:rsidRDefault="00627728" w:rsidP="00DF7F61">
            <w:pPr>
              <w:spacing w:after="160" w:line="259" w:lineRule="auto"/>
            </w:pPr>
          </w:p>
        </w:tc>
        <w:tc>
          <w:tcPr>
            <w:tcW w:w="1124" w:type="dxa"/>
            <w:tcBorders>
              <w:top w:val="single" w:sz="4" w:space="0" w:color="BFBFBF"/>
              <w:left w:val="single" w:sz="4" w:space="0" w:color="BFBFBF"/>
              <w:bottom w:val="single" w:sz="4" w:space="0" w:color="BFBFBF"/>
              <w:right w:val="single" w:sz="4" w:space="0" w:color="BFBFBF"/>
            </w:tcBorders>
          </w:tcPr>
          <w:p w14:paraId="2889AE6B" w14:textId="77777777" w:rsidR="00627728" w:rsidRDefault="00627728" w:rsidP="00DF7F61">
            <w:pPr>
              <w:spacing w:after="0" w:line="259" w:lineRule="auto"/>
              <w:ind w:right="48"/>
              <w:jc w:val="right"/>
            </w:pPr>
            <w:r>
              <w:rPr>
                <w:sz w:val="20"/>
              </w:rPr>
              <w:t xml:space="preserve">(0.94) </w:t>
            </w:r>
          </w:p>
        </w:tc>
      </w:tr>
      <w:tr w:rsidR="00627728" w14:paraId="5C94DCAE" w14:textId="77777777" w:rsidTr="00627728">
        <w:trPr>
          <w:trHeight w:val="300"/>
        </w:trPr>
        <w:tc>
          <w:tcPr>
            <w:tcW w:w="2805"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063578A9" w14:textId="77777777" w:rsidR="00627728" w:rsidRDefault="00627728" w:rsidP="00DF7F61">
            <w:pPr>
              <w:spacing w:after="0" w:line="259" w:lineRule="auto"/>
            </w:pPr>
            <w:r>
              <w:rPr>
                <w:sz w:val="20"/>
              </w:rPr>
              <w:t xml:space="preserve">Three or more adults </w:t>
            </w:r>
          </w:p>
          <w:p w14:paraId="4C629C53" w14:textId="77777777" w:rsidR="00627728" w:rsidRDefault="00627728" w:rsidP="00DF7F61">
            <w:pPr>
              <w:spacing w:after="0" w:line="259" w:lineRule="auto"/>
              <w:ind w:right="3"/>
              <w:jc w:val="right"/>
            </w:pPr>
            <w:r>
              <w:rPr>
                <w:sz w:val="20"/>
              </w:rPr>
              <w:t xml:space="preserve"> </w:t>
            </w:r>
          </w:p>
        </w:tc>
        <w:tc>
          <w:tcPr>
            <w:tcW w:w="1124" w:type="dxa"/>
            <w:tcBorders>
              <w:top w:val="single" w:sz="4" w:space="0" w:color="BFBFBF"/>
              <w:left w:val="single" w:sz="4" w:space="0" w:color="BFBFBF"/>
              <w:bottom w:val="single" w:sz="4" w:space="0" w:color="BFBFBF"/>
              <w:right w:val="single" w:sz="4" w:space="0" w:color="BFBFBF"/>
            </w:tcBorders>
            <w:shd w:val="clear" w:color="auto" w:fill="F2F2F2"/>
          </w:tcPr>
          <w:p w14:paraId="7E13E714" w14:textId="77777777" w:rsidR="00627728" w:rsidRDefault="00627728" w:rsidP="00DF7F61">
            <w:pPr>
              <w:spacing w:after="0" w:line="259" w:lineRule="auto"/>
              <w:ind w:right="50"/>
              <w:jc w:val="right"/>
            </w:pPr>
            <w:r>
              <w:rPr>
                <w:sz w:val="20"/>
              </w:rPr>
              <w:t xml:space="preserve">44.80** </w:t>
            </w:r>
          </w:p>
        </w:tc>
      </w:tr>
      <w:tr w:rsidR="00627728" w14:paraId="6C985486" w14:textId="77777777" w:rsidTr="00627728">
        <w:trPr>
          <w:trHeight w:val="305"/>
        </w:trPr>
        <w:tc>
          <w:tcPr>
            <w:tcW w:w="2805" w:type="dxa"/>
            <w:tcBorders>
              <w:top w:val="single" w:sz="4" w:space="0" w:color="BFBFBF"/>
              <w:left w:val="single" w:sz="4" w:space="0" w:color="BFBFBF"/>
              <w:bottom w:val="single" w:sz="4" w:space="0" w:color="BFBFBF"/>
              <w:right w:val="single" w:sz="4" w:space="0" w:color="BFBFBF"/>
            </w:tcBorders>
          </w:tcPr>
          <w:p w14:paraId="55E2E723" w14:textId="77777777" w:rsidR="00627728" w:rsidRDefault="00627728" w:rsidP="00DF7F61">
            <w:pPr>
              <w:spacing w:after="160" w:line="259" w:lineRule="auto"/>
            </w:pPr>
          </w:p>
        </w:tc>
        <w:tc>
          <w:tcPr>
            <w:tcW w:w="1124" w:type="dxa"/>
            <w:tcBorders>
              <w:top w:val="single" w:sz="4" w:space="0" w:color="BFBFBF"/>
              <w:left w:val="single" w:sz="4" w:space="0" w:color="BFBFBF"/>
              <w:bottom w:val="single" w:sz="4" w:space="0" w:color="BFBFBF"/>
              <w:right w:val="single" w:sz="4" w:space="0" w:color="BFBFBF"/>
            </w:tcBorders>
          </w:tcPr>
          <w:p w14:paraId="7CCA0114" w14:textId="77777777" w:rsidR="00627728" w:rsidRDefault="00627728" w:rsidP="00DF7F61">
            <w:pPr>
              <w:spacing w:after="0" w:line="259" w:lineRule="auto"/>
              <w:ind w:right="48"/>
              <w:jc w:val="right"/>
            </w:pPr>
            <w:r>
              <w:rPr>
                <w:sz w:val="20"/>
              </w:rPr>
              <w:t xml:space="preserve">(1.28) </w:t>
            </w:r>
          </w:p>
        </w:tc>
      </w:tr>
      <w:tr w:rsidR="00627728" w14:paraId="53E5A1A5" w14:textId="77777777" w:rsidTr="00627728">
        <w:trPr>
          <w:trHeight w:val="300"/>
        </w:trPr>
        <w:tc>
          <w:tcPr>
            <w:tcW w:w="2805"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2AEF870D" w14:textId="77777777" w:rsidR="00627728" w:rsidRDefault="00627728" w:rsidP="00DF7F61">
            <w:pPr>
              <w:spacing w:after="0" w:line="259" w:lineRule="auto"/>
            </w:pPr>
            <w:r>
              <w:rPr>
                <w:sz w:val="20"/>
              </w:rPr>
              <w:t xml:space="preserve">Share of food away from home </w:t>
            </w:r>
          </w:p>
          <w:p w14:paraId="421CC6A1" w14:textId="77777777" w:rsidR="00627728" w:rsidRDefault="00627728" w:rsidP="00DF7F61">
            <w:pPr>
              <w:spacing w:after="0" w:line="259" w:lineRule="auto"/>
              <w:ind w:right="3"/>
              <w:jc w:val="right"/>
            </w:pPr>
            <w:r>
              <w:rPr>
                <w:sz w:val="20"/>
              </w:rPr>
              <w:t xml:space="preserve"> </w:t>
            </w:r>
          </w:p>
        </w:tc>
        <w:tc>
          <w:tcPr>
            <w:tcW w:w="1124" w:type="dxa"/>
            <w:tcBorders>
              <w:top w:val="single" w:sz="4" w:space="0" w:color="BFBFBF"/>
              <w:left w:val="single" w:sz="4" w:space="0" w:color="BFBFBF"/>
              <w:bottom w:val="single" w:sz="4" w:space="0" w:color="BFBFBF"/>
              <w:right w:val="single" w:sz="4" w:space="0" w:color="BFBFBF"/>
            </w:tcBorders>
            <w:shd w:val="clear" w:color="auto" w:fill="F2F2F2"/>
          </w:tcPr>
          <w:p w14:paraId="64FCDE36" w14:textId="77777777" w:rsidR="00627728" w:rsidRDefault="00627728" w:rsidP="00DF7F61">
            <w:pPr>
              <w:spacing w:after="0" w:line="259" w:lineRule="auto"/>
              <w:ind w:right="48"/>
              <w:jc w:val="right"/>
            </w:pPr>
            <w:r>
              <w:rPr>
                <w:sz w:val="20"/>
              </w:rPr>
              <w:t xml:space="preserve">-5.69* </w:t>
            </w:r>
          </w:p>
        </w:tc>
      </w:tr>
      <w:tr w:rsidR="00627728" w14:paraId="69F63476" w14:textId="77777777" w:rsidTr="00627728">
        <w:trPr>
          <w:trHeight w:val="304"/>
        </w:trPr>
        <w:tc>
          <w:tcPr>
            <w:tcW w:w="2805" w:type="dxa"/>
            <w:tcBorders>
              <w:top w:val="single" w:sz="4" w:space="0" w:color="BFBFBF"/>
              <w:left w:val="single" w:sz="4" w:space="0" w:color="BFBFBF"/>
              <w:bottom w:val="single" w:sz="4" w:space="0" w:color="BFBFBF"/>
              <w:right w:val="single" w:sz="4" w:space="0" w:color="BFBFBF"/>
            </w:tcBorders>
          </w:tcPr>
          <w:p w14:paraId="2B772397" w14:textId="77777777" w:rsidR="00627728" w:rsidRDefault="00627728" w:rsidP="00DF7F61">
            <w:pPr>
              <w:spacing w:after="160" w:line="259" w:lineRule="auto"/>
            </w:pPr>
          </w:p>
        </w:tc>
        <w:tc>
          <w:tcPr>
            <w:tcW w:w="1124" w:type="dxa"/>
            <w:tcBorders>
              <w:top w:val="single" w:sz="4" w:space="0" w:color="BFBFBF"/>
              <w:left w:val="single" w:sz="4" w:space="0" w:color="BFBFBF"/>
              <w:bottom w:val="single" w:sz="4" w:space="0" w:color="BFBFBF"/>
              <w:right w:val="single" w:sz="4" w:space="0" w:color="BFBFBF"/>
            </w:tcBorders>
          </w:tcPr>
          <w:p w14:paraId="149D19DF" w14:textId="77777777" w:rsidR="00627728" w:rsidRDefault="00627728" w:rsidP="00DF7F61">
            <w:pPr>
              <w:spacing w:after="0" w:line="259" w:lineRule="auto"/>
              <w:ind w:right="48"/>
              <w:jc w:val="right"/>
            </w:pPr>
            <w:r>
              <w:rPr>
                <w:sz w:val="20"/>
              </w:rPr>
              <w:t xml:space="preserve">(1.91) </w:t>
            </w:r>
          </w:p>
        </w:tc>
      </w:tr>
    </w:tbl>
    <w:p w14:paraId="5914FB9C" w14:textId="21AD8694" w:rsidR="00627728" w:rsidRDefault="00627728" w:rsidP="00627728">
      <w:pPr>
        <w:spacing w:line="240" w:lineRule="auto"/>
        <w:rPr>
          <w:sz w:val="20"/>
        </w:rPr>
      </w:pPr>
      <w:r w:rsidRPr="00627728">
        <w:rPr>
          <w:i/>
          <w:sz w:val="20"/>
        </w:rPr>
        <w:lastRenderedPageBreak/>
        <w:t>Note</w:t>
      </w:r>
      <w:r>
        <w:rPr>
          <w:sz w:val="20"/>
        </w:rPr>
        <w:t xml:space="preserve">: The dependent variable is monthly household hours of cooking, </w:t>
      </w:r>
      <w:r>
        <w:rPr>
          <w:rFonts w:ascii="Cambria Math" w:hAnsi="Cambria Math" w:cs="Cambria Math"/>
          <w:sz w:val="20"/>
        </w:rPr>
        <w:t>𝑁</w:t>
      </w:r>
      <w:r>
        <w:rPr>
          <w:sz w:val="20"/>
        </w:rPr>
        <w:t xml:space="preserve"> = 5,335. ** indicates significance at the 1% level, and * indicates significance at the 5% level. No adjustment has been made to the standard errors to account for the imputed nature of the dependent variable. Neither were the replicate weights in the CE file applied.</w:t>
      </w:r>
    </w:p>
    <w:p w14:paraId="1910A0DA" w14:textId="428D2E55" w:rsidR="00627728" w:rsidRDefault="00627728" w:rsidP="00083AB3">
      <w:r>
        <w:t>A crude test of the proposition that the household hours of cooking were negatively correlated to the share of expenditures on food away from home in total food expenditures was carried out utilizing a simple OLS regression with dummies for the number of children (taking households with no children as the base group) and the number of adults (households with one adult serving as the base group) serving as the control variables (</w:t>
      </w:r>
      <w:r w:rsidR="00D37AC0">
        <w:fldChar w:fldCharType="begin"/>
      </w:r>
      <w:r w:rsidR="00D37AC0">
        <w:instrText xml:space="preserve"> REF _Ref158094497 \h </w:instrText>
      </w:r>
      <w:r w:rsidR="00D37AC0">
        <w:fldChar w:fldCharType="separate"/>
      </w:r>
      <w:r w:rsidR="00D37AC0">
        <w:t xml:space="preserve">Table </w:t>
      </w:r>
      <w:r w:rsidR="00D37AC0">
        <w:rPr>
          <w:noProof/>
        </w:rPr>
        <w:t>5</w:t>
      </w:r>
      <w:r w:rsidR="00D37AC0">
        <w:noBreakHyphen/>
      </w:r>
      <w:r w:rsidR="00D37AC0">
        <w:rPr>
          <w:noProof/>
        </w:rPr>
        <w:t>5</w:t>
      </w:r>
      <w:r w:rsidR="00D37AC0">
        <w:fldChar w:fldCharType="end"/>
      </w:r>
      <w:r>
        <w:t>).</w:t>
      </w:r>
      <w:del w:id="186" w:author="Lindsey Carter" w:date="2024-02-07T12:43:00Z">
        <w:r w:rsidDel="000516CC">
          <w:delText xml:space="preserve"> </w:delText>
        </w:r>
      </w:del>
      <w:r>
        <w:t xml:space="preserve"> The coefficient on the share of food away from home suggests that a percentage point increase will likely lead to a decline of six hours per month (roughly 11 minutes per day) in </w:t>
      </w:r>
      <w:del w:id="187" w:author="Lindsey Carter" w:date="2024-02-07T12:43:00Z">
        <w:r w:rsidDel="000516CC">
          <w:delText xml:space="preserve">the </w:delText>
        </w:r>
      </w:del>
      <w:r>
        <w:t>time devoted to cooking. However, it should be noted that we have not accounted for the fact that the independent variable is imputed. We also have not applied the replicate weights required to estimate robust standard errors in the CE data. Appropriate adjustments to reflect these properties of the data may affect the statistical significance of the parameter estimates reported here.</w:t>
      </w:r>
    </w:p>
    <w:p w14:paraId="78E3CC6B" w14:textId="4B197D82" w:rsidR="00627728" w:rsidRDefault="00627728" w:rsidP="00627728">
      <w:pPr>
        <w:pStyle w:val="Heading3"/>
      </w:pPr>
      <w:bookmarkStart w:id="188" w:name="_Toc158095523"/>
      <w:r>
        <w:t>Childcare</w:t>
      </w:r>
      <w:bookmarkEnd w:id="188"/>
    </w:p>
    <w:p w14:paraId="6534EC34" w14:textId="77777777" w:rsidR="00F67FE3" w:rsidRDefault="00F67FE3" w:rsidP="00F67FE3">
      <w:pPr>
        <w:ind w:left="-5" w:right="63"/>
      </w:pPr>
      <w:r>
        <w:t>Assessing the impact of purchasing childcare services on the hours of childcare performed by parents or other members of the children’s household is rather difficult. A primary reason is that the U</w:t>
      </w:r>
      <w:del w:id="189" w:author="Lindsey Carter" w:date="2024-02-07T12:45:00Z">
        <w:r w:rsidDel="000516CC">
          <w:delText>.</w:delText>
        </w:r>
      </w:del>
      <w:r>
        <w:t>S</w:t>
      </w:r>
      <w:del w:id="190" w:author="Lindsey Carter" w:date="2024-02-07T12:45:00Z">
        <w:r w:rsidDel="000516CC">
          <w:delText>.</w:delText>
        </w:r>
      </w:del>
      <w:r>
        <w:t xml:space="preserve"> does not currently have a nationally representative survey that contains information on expenditures and hours of market and nonmarket childcare. Our imputed datafile allows some tentative assessments regarding this question because it includes information on childcare expenditures</w:t>
      </w:r>
      <w:r>
        <w:rPr>
          <w:vertAlign w:val="superscript"/>
        </w:rPr>
        <w:footnoteReference w:id="70"/>
      </w:r>
      <w:r>
        <w:t xml:space="preserve"> collected in the CE survey and imputed hours of nonmarket care received by the household's children. However, we do not have information on the hours of childcare purchased. Hence, we cannot identify the potential hours that could be “saved” by those who buy the services. </w:t>
      </w:r>
    </w:p>
    <w:p w14:paraId="3A5660E1" w14:textId="77777777" w:rsidR="00F67FE3" w:rsidRDefault="00F67FE3" w:rsidP="00F67FE3">
      <w:pPr>
        <w:spacing w:after="143"/>
        <w:ind w:left="-5" w:right="63"/>
      </w:pPr>
      <w:r>
        <w:t>Further caveats arise because of the imputation itself. These are especially relevant for childcare. The potential buyers of childcare services—consumer units with children (defined as persons under 18 years)—constitute a minority, though a substantial one (30 percent of the sample). The actual buyers make up 20 percent of the units with children or 6 percent of all consumer units. We should note that the quality of imputation for such a small segment is not likely to be as good as for larger subgroups and for categories of household production with much larger participation rates (e.g., housework or cooking). To avoid small cell sizes, we use all five quarters relevant to 2019.</w:t>
      </w:r>
      <w:r>
        <w:rPr>
          <w:vertAlign w:val="superscript"/>
        </w:rPr>
        <w:footnoteReference w:id="71"/>
      </w:r>
      <w:r>
        <w:t xml:space="preserve"> </w:t>
      </w:r>
    </w:p>
    <w:p w14:paraId="1ECF7759" w14:textId="3F3DAE81" w:rsidR="00F67FE3" w:rsidRDefault="00F67FE3" w:rsidP="00F67FE3">
      <w:pPr>
        <w:ind w:left="-5" w:right="63"/>
      </w:pPr>
      <w:r>
        <w:t xml:space="preserve">With these caveats in mind, we examine the relationships between employment, the hours of childcare provided by the reference person or spouse of the reference person, and the purchase of childcare </w:t>
      </w:r>
      <w:r>
        <w:lastRenderedPageBreak/>
        <w:t xml:space="preserve">services. We focus on employed households—households in which the reference person, spouse, or both are employed—because the expenditure data shows that almost all childcare expenditures are incurred by employed households. </w:t>
      </w:r>
      <w:del w:id="191" w:author="Lindsey Carter" w:date="2024-02-07T12:48:00Z">
        <w:r w:rsidDel="00841139">
          <w:delText>The family typology we use is the standard one</w:delText>
        </w:r>
      </w:del>
      <w:ins w:id="192" w:author="Lindsey Carter" w:date="2024-02-07T12:48:00Z">
        <w:r w:rsidR="00841139">
          <w:t>We use the standard family typology</w:t>
        </w:r>
      </w:ins>
      <w:r>
        <w:t xml:space="preserve">: heterosexual married couples, households with a single female reference person, and families with a single male reference person. For the first type of family, our main interest is in the intrahousehold division of childcare responsibilities (as reflected in the total hours of childcare provided by all family members). For single-person families, we assess the impact of spending on childcare services on household childcare hours. </w:t>
      </w:r>
    </w:p>
    <w:p w14:paraId="2BF0C197" w14:textId="5917EF5D" w:rsidR="00E436A1" w:rsidRDefault="00F67FE3" w:rsidP="00F67FE3">
      <w:r>
        <w:t xml:space="preserve">We consider married couples first, restricting our sample to families with exactly two adults (the reference person and spouse) to avoid complications arising from the contributions made by other relatives or nonrelatives in the household to childcare. Our interest is in examining how average childcare expenditures and hours of childcare vary between families with an employed and </w:t>
      </w:r>
      <w:proofErr w:type="spellStart"/>
      <w:r>
        <w:t>nonemployed</w:t>
      </w:r>
      <w:proofErr w:type="spellEnd"/>
      <w:r>
        <w:t xml:space="preserve"> wife. The strongly gendered division of childcare, coupled with the fact that almost all of the husbands </w:t>
      </w:r>
      <w:ins w:id="193" w:author="Lindsey Carter" w:date="2024-02-07T12:49:00Z">
        <w:r w:rsidR="00841139">
          <w:t xml:space="preserve">in our sample </w:t>
        </w:r>
      </w:ins>
      <w:r>
        <w:t>are employed full-time</w:t>
      </w:r>
      <w:del w:id="194" w:author="Lindsey Carter" w:date="2024-02-07T12:49:00Z">
        <w:r w:rsidDel="00841139">
          <w:delText xml:space="preserve"> in our sample</w:delText>
        </w:r>
      </w:del>
      <w:r>
        <w:t xml:space="preserve">, justifies the focus (e.g., Foster and Kreisler 2012). We estimate from the expenditure data that the proportion of families with an employed wife purchasing childcare services is approximately twice as much as those with a </w:t>
      </w:r>
      <w:proofErr w:type="spellStart"/>
      <w:r>
        <w:t>nonemployed</w:t>
      </w:r>
      <w:proofErr w:type="spellEnd"/>
      <w:r>
        <w:t xml:space="preserve"> wife (</w:t>
      </w:r>
      <w:r w:rsidR="006C1E92">
        <w:fldChar w:fldCharType="begin"/>
      </w:r>
      <w:r w:rsidR="006C1E92">
        <w:instrText xml:space="preserve"> REF _Ref158095212 \h </w:instrText>
      </w:r>
      <w:r w:rsidR="006C1E92">
        <w:fldChar w:fldCharType="separate"/>
      </w:r>
      <w:r w:rsidR="006C1E92">
        <w:t xml:space="preserve">Table </w:t>
      </w:r>
      <w:r w:rsidR="006C1E92">
        <w:rPr>
          <w:noProof/>
        </w:rPr>
        <w:t>5</w:t>
      </w:r>
      <w:r w:rsidR="006C1E92">
        <w:noBreakHyphen/>
      </w:r>
      <w:r w:rsidR="006C1E92">
        <w:rPr>
          <w:noProof/>
        </w:rPr>
        <w:t>6</w:t>
      </w:r>
      <w:r w:rsidR="006C1E92">
        <w:fldChar w:fldCharType="end"/>
      </w:r>
      <w:r>
        <w:t xml:space="preserve">). Among families </w:t>
      </w:r>
      <w:del w:id="195" w:author="Lindsey Carter" w:date="2024-02-07T12:50:00Z">
        <w:r w:rsidDel="00841139">
          <w:delText xml:space="preserve">that </w:delText>
        </w:r>
      </w:del>
      <w:ins w:id="196" w:author="Lindsey Carter" w:date="2024-02-07T12:50:00Z">
        <w:r w:rsidR="00841139">
          <w:t xml:space="preserve">who </w:t>
        </w:r>
      </w:ins>
      <w:r>
        <w:t xml:space="preserve">report childcare expenditures, this category of spending makes up roughly 10 percent of total consumption expenditures for those with an employed wife compared to 5 percent when the wife is </w:t>
      </w:r>
      <w:proofErr w:type="spellStart"/>
      <w:r>
        <w:t>nonemployed</w:t>
      </w:r>
      <w:proofErr w:type="spellEnd"/>
      <w:r>
        <w:t>.</w:t>
      </w:r>
    </w:p>
    <w:p w14:paraId="15D7FCF3" w14:textId="77777777" w:rsidR="00E436A1" w:rsidRDefault="00E436A1">
      <w:pPr>
        <w:spacing w:after="0" w:line="240" w:lineRule="auto"/>
      </w:pPr>
      <w:r>
        <w:br w:type="page"/>
      </w:r>
    </w:p>
    <w:p w14:paraId="59A3EC6A" w14:textId="4CC343A7" w:rsidR="006C1E92" w:rsidRDefault="006C1E92" w:rsidP="006C1E92">
      <w:pPr>
        <w:pStyle w:val="Caption"/>
        <w:keepNext/>
      </w:pPr>
      <w:bookmarkStart w:id="197" w:name="_Ref158095212"/>
      <w:bookmarkStart w:id="198" w:name="_Toc158095562"/>
      <w:r>
        <w:lastRenderedPageBreak/>
        <w:t xml:space="preserve">Table </w:t>
      </w:r>
      <w:fldSimple w:instr=" STYLEREF 1 \s ">
        <w:r>
          <w:rPr>
            <w:noProof/>
          </w:rPr>
          <w:t>5</w:t>
        </w:r>
      </w:fldSimple>
      <w:r>
        <w:noBreakHyphen/>
      </w:r>
      <w:fldSimple w:instr=" SEQ Table \* ARABIC \s 1 ">
        <w:r>
          <w:rPr>
            <w:noProof/>
          </w:rPr>
          <w:t>6</w:t>
        </w:r>
      </w:fldSimple>
      <w:bookmarkEnd w:id="197"/>
      <w:r>
        <w:t xml:space="preserve"> </w:t>
      </w:r>
      <w:r w:rsidRPr="00274087">
        <w:t xml:space="preserve">Employed </w:t>
      </w:r>
      <w:r w:rsidR="0061167F" w:rsidRPr="00274087">
        <w:t xml:space="preserve">married-couple families </w:t>
      </w:r>
      <w:r w:rsidR="0061167F">
        <w:t>w</w:t>
      </w:r>
      <w:r w:rsidR="0061167F" w:rsidRPr="00274087">
        <w:t xml:space="preserve">ith children </w:t>
      </w:r>
      <w:r w:rsidR="0061167F">
        <w:t>a</w:t>
      </w:r>
      <w:r w:rsidR="0061167F" w:rsidRPr="00274087">
        <w:t xml:space="preserve">nd two adults: </w:t>
      </w:r>
      <w:r w:rsidR="0061167F">
        <w:t>A</w:t>
      </w:r>
      <w:r w:rsidR="0061167F" w:rsidRPr="00274087">
        <w:t xml:space="preserve">verage monthly childcare expenditures </w:t>
      </w:r>
      <w:r w:rsidR="0061167F">
        <w:t>a</w:t>
      </w:r>
      <w:r w:rsidR="0061167F" w:rsidRPr="00274087">
        <w:t xml:space="preserve">nd average monthly hours </w:t>
      </w:r>
      <w:r w:rsidR="0061167F">
        <w:t>o</w:t>
      </w:r>
      <w:r w:rsidR="0061167F" w:rsidRPr="00274087">
        <w:t xml:space="preserve">f childcare provided </w:t>
      </w:r>
      <w:r w:rsidR="0061167F">
        <w:t>b</w:t>
      </w:r>
      <w:r w:rsidR="0061167F" w:rsidRPr="00274087">
        <w:t xml:space="preserve">y </w:t>
      </w:r>
      <w:r w:rsidR="0061167F">
        <w:t>t</w:t>
      </w:r>
      <w:r w:rsidR="0061167F" w:rsidRPr="00274087">
        <w:t>he family</w:t>
      </w:r>
      <w:r w:rsidR="00841139" w:rsidRPr="00274087">
        <w:t xml:space="preserve">, </w:t>
      </w:r>
      <w:r w:rsidRPr="00274087">
        <w:t>2019</w:t>
      </w:r>
      <w:bookmarkEnd w:id="198"/>
    </w:p>
    <w:tbl>
      <w:tblPr>
        <w:tblStyle w:val="TableGrid0"/>
        <w:tblW w:w="8422" w:type="dxa"/>
        <w:tblInd w:w="6" w:type="dxa"/>
        <w:tblCellMar>
          <w:top w:w="52" w:type="dxa"/>
          <w:left w:w="107" w:type="dxa"/>
          <w:right w:w="56" w:type="dxa"/>
        </w:tblCellMar>
        <w:tblLook w:val="04A0" w:firstRow="1" w:lastRow="0" w:firstColumn="1" w:lastColumn="0" w:noHBand="0" w:noVBand="1"/>
      </w:tblPr>
      <w:tblGrid>
        <w:gridCol w:w="3880"/>
        <w:gridCol w:w="1000"/>
        <w:gridCol w:w="1400"/>
        <w:gridCol w:w="1039"/>
        <w:gridCol w:w="1103"/>
      </w:tblGrid>
      <w:tr w:rsidR="00F67FE3" w14:paraId="58CDF93E" w14:textId="77777777" w:rsidTr="00DF7F61">
        <w:trPr>
          <w:trHeight w:val="472"/>
        </w:trPr>
        <w:tc>
          <w:tcPr>
            <w:tcW w:w="3880" w:type="dxa"/>
            <w:tcBorders>
              <w:top w:val="single" w:sz="4" w:space="0" w:color="BFBFBF"/>
              <w:left w:val="single" w:sz="4" w:space="0" w:color="BFBFBF"/>
              <w:bottom w:val="single" w:sz="4" w:space="0" w:color="BFBFBF"/>
              <w:right w:val="single" w:sz="4" w:space="0" w:color="BFBFBF"/>
            </w:tcBorders>
          </w:tcPr>
          <w:p w14:paraId="7966E85E" w14:textId="77777777" w:rsidR="00F67FE3" w:rsidRPr="00F67FE3" w:rsidRDefault="00F67FE3" w:rsidP="00DF7F61">
            <w:pPr>
              <w:spacing w:after="0" w:line="259" w:lineRule="auto"/>
              <w:ind w:right="53"/>
              <w:jc w:val="center"/>
              <w:rPr>
                <w:b/>
              </w:rPr>
            </w:pPr>
            <w:r w:rsidRPr="00F67FE3">
              <w:rPr>
                <w:b/>
                <w:sz w:val="20"/>
              </w:rPr>
              <w:t xml:space="preserve">Characteristic </w:t>
            </w:r>
          </w:p>
        </w:tc>
        <w:tc>
          <w:tcPr>
            <w:tcW w:w="1000" w:type="dxa"/>
            <w:tcBorders>
              <w:top w:val="single" w:sz="4" w:space="0" w:color="BFBFBF"/>
              <w:left w:val="single" w:sz="4" w:space="0" w:color="BFBFBF"/>
              <w:bottom w:val="single" w:sz="4" w:space="0" w:color="BFBFBF"/>
              <w:right w:val="single" w:sz="4" w:space="0" w:color="BFBFBF"/>
            </w:tcBorders>
          </w:tcPr>
          <w:p w14:paraId="7BED61CB" w14:textId="77777777" w:rsidR="00F67FE3" w:rsidRPr="00F67FE3" w:rsidRDefault="00F67FE3" w:rsidP="00DF7F61">
            <w:pPr>
              <w:spacing w:after="0" w:line="259" w:lineRule="auto"/>
              <w:ind w:right="54"/>
              <w:jc w:val="center"/>
              <w:rPr>
                <w:b/>
              </w:rPr>
            </w:pPr>
            <w:r w:rsidRPr="00F67FE3">
              <w:rPr>
                <w:b/>
                <w:sz w:val="20"/>
              </w:rPr>
              <w:t xml:space="preserve">All </w:t>
            </w:r>
          </w:p>
        </w:tc>
        <w:tc>
          <w:tcPr>
            <w:tcW w:w="1400" w:type="dxa"/>
            <w:tcBorders>
              <w:top w:val="single" w:sz="4" w:space="0" w:color="BFBFBF"/>
              <w:left w:val="single" w:sz="4" w:space="0" w:color="BFBFBF"/>
              <w:bottom w:val="single" w:sz="4" w:space="0" w:color="BFBFBF"/>
              <w:right w:val="single" w:sz="4" w:space="0" w:color="BFBFBF"/>
            </w:tcBorders>
          </w:tcPr>
          <w:p w14:paraId="5CCDAE7E" w14:textId="77777777" w:rsidR="00F67FE3" w:rsidRPr="00F67FE3" w:rsidRDefault="00F67FE3" w:rsidP="00DF7F61">
            <w:pPr>
              <w:spacing w:after="0" w:line="259" w:lineRule="auto"/>
              <w:jc w:val="center"/>
              <w:rPr>
                <w:b/>
              </w:rPr>
            </w:pPr>
            <w:r w:rsidRPr="00F67FE3">
              <w:rPr>
                <w:b/>
                <w:sz w:val="20"/>
              </w:rPr>
              <w:t xml:space="preserve">Wife not employed </w:t>
            </w:r>
          </w:p>
        </w:tc>
        <w:tc>
          <w:tcPr>
            <w:tcW w:w="1039" w:type="dxa"/>
            <w:tcBorders>
              <w:top w:val="single" w:sz="4" w:space="0" w:color="BFBFBF"/>
              <w:left w:val="single" w:sz="4" w:space="0" w:color="BFBFBF"/>
              <w:bottom w:val="single" w:sz="4" w:space="0" w:color="BFBFBF"/>
              <w:right w:val="single" w:sz="4" w:space="0" w:color="BFBFBF"/>
            </w:tcBorders>
          </w:tcPr>
          <w:p w14:paraId="59ABFA74" w14:textId="77777777" w:rsidR="00F67FE3" w:rsidRPr="00F67FE3" w:rsidRDefault="00F67FE3" w:rsidP="00DF7F61">
            <w:pPr>
              <w:spacing w:after="0" w:line="259" w:lineRule="auto"/>
              <w:jc w:val="center"/>
              <w:rPr>
                <w:b/>
              </w:rPr>
            </w:pPr>
            <w:r w:rsidRPr="00F67FE3">
              <w:rPr>
                <w:b/>
                <w:sz w:val="20"/>
              </w:rPr>
              <w:t xml:space="preserve">Wife employed </w:t>
            </w:r>
          </w:p>
        </w:tc>
        <w:tc>
          <w:tcPr>
            <w:tcW w:w="1103" w:type="dxa"/>
            <w:tcBorders>
              <w:top w:val="single" w:sz="4" w:space="0" w:color="BFBFBF"/>
              <w:left w:val="single" w:sz="4" w:space="0" w:color="BFBFBF"/>
              <w:bottom w:val="single" w:sz="4" w:space="0" w:color="BFBFBF"/>
              <w:right w:val="single" w:sz="4" w:space="0" w:color="BFBFBF"/>
            </w:tcBorders>
          </w:tcPr>
          <w:p w14:paraId="35B41673" w14:textId="77777777" w:rsidR="00F67FE3" w:rsidRPr="00F67FE3" w:rsidRDefault="00F67FE3" w:rsidP="00DF7F61">
            <w:pPr>
              <w:spacing w:after="0" w:line="259" w:lineRule="auto"/>
              <w:ind w:left="1"/>
              <w:rPr>
                <w:b/>
              </w:rPr>
            </w:pPr>
            <w:r w:rsidRPr="00F67FE3">
              <w:rPr>
                <w:b/>
                <w:sz w:val="20"/>
              </w:rPr>
              <w:t xml:space="preserve">Difference </w:t>
            </w:r>
          </w:p>
        </w:tc>
      </w:tr>
      <w:tr w:rsidR="00F67FE3" w14:paraId="27BD6C83" w14:textId="77777777" w:rsidTr="00DF7F61">
        <w:trPr>
          <w:trHeight w:val="300"/>
        </w:trPr>
        <w:tc>
          <w:tcPr>
            <w:tcW w:w="3880" w:type="dxa"/>
            <w:tcBorders>
              <w:top w:val="single" w:sz="4" w:space="0" w:color="BFBFBF"/>
              <w:left w:val="single" w:sz="4" w:space="0" w:color="BFBFBF"/>
              <w:bottom w:val="single" w:sz="4" w:space="0" w:color="BFBFBF"/>
              <w:right w:val="single" w:sz="4" w:space="0" w:color="BFBFBF"/>
            </w:tcBorders>
            <w:shd w:val="clear" w:color="auto" w:fill="F2F2F2"/>
          </w:tcPr>
          <w:p w14:paraId="70DF9397" w14:textId="77777777" w:rsidR="00F67FE3" w:rsidRDefault="00F67FE3" w:rsidP="00DF7F61">
            <w:pPr>
              <w:spacing w:after="0" w:line="259" w:lineRule="auto"/>
            </w:pPr>
            <w:r>
              <w:rPr>
                <w:sz w:val="20"/>
              </w:rPr>
              <w:t xml:space="preserve">Percent reporting childcare expenditures </w:t>
            </w:r>
          </w:p>
        </w:tc>
        <w:tc>
          <w:tcPr>
            <w:tcW w:w="1000" w:type="dxa"/>
            <w:tcBorders>
              <w:top w:val="single" w:sz="4" w:space="0" w:color="BFBFBF"/>
              <w:left w:val="single" w:sz="4" w:space="0" w:color="BFBFBF"/>
              <w:bottom w:val="single" w:sz="4" w:space="0" w:color="BFBFBF"/>
              <w:right w:val="single" w:sz="4" w:space="0" w:color="BFBFBF"/>
            </w:tcBorders>
            <w:shd w:val="clear" w:color="auto" w:fill="F2F2F2"/>
          </w:tcPr>
          <w:p w14:paraId="4C2E006A" w14:textId="77777777" w:rsidR="00F67FE3" w:rsidRDefault="00F67FE3" w:rsidP="00DF7F61">
            <w:pPr>
              <w:spacing w:after="0" w:line="259" w:lineRule="auto"/>
              <w:ind w:right="49"/>
              <w:jc w:val="right"/>
            </w:pPr>
            <w:r>
              <w:rPr>
                <w:sz w:val="20"/>
              </w:rPr>
              <w:t xml:space="preserve">26 </w:t>
            </w:r>
          </w:p>
        </w:tc>
        <w:tc>
          <w:tcPr>
            <w:tcW w:w="1400" w:type="dxa"/>
            <w:tcBorders>
              <w:top w:val="single" w:sz="4" w:space="0" w:color="BFBFBF"/>
              <w:left w:val="single" w:sz="4" w:space="0" w:color="BFBFBF"/>
              <w:bottom w:val="single" w:sz="4" w:space="0" w:color="BFBFBF"/>
              <w:right w:val="single" w:sz="4" w:space="0" w:color="BFBFBF"/>
            </w:tcBorders>
            <w:shd w:val="clear" w:color="auto" w:fill="F2F2F2"/>
          </w:tcPr>
          <w:p w14:paraId="1BD2C664" w14:textId="77777777" w:rsidR="00F67FE3" w:rsidRDefault="00F67FE3" w:rsidP="00DF7F61">
            <w:pPr>
              <w:spacing w:after="0" w:line="259" w:lineRule="auto"/>
              <w:ind w:right="52"/>
              <w:jc w:val="right"/>
            </w:pPr>
            <w:r>
              <w:rPr>
                <w:sz w:val="20"/>
              </w:rPr>
              <w:t xml:space="preserve">16 </w:t>
            </w:r>
          </w:p>
        </w:tc>
        <w:tc>
          <w:tcPr>
            <w:tcW w:w="1039" w:type="dxa"/>
            <w:tcBorders>
              <w:top w:val="single" w:sz="4" w:space="0" w:color="BFBFBF"/>
              <w:left w:val="single" w:sz="4" w:space="0" w:color="BFBFBF"/>
              <w:bottom w:val="single" w:sz="4" w:space="0" w:color="BFBFBF"/>
              <w:right w:val="single" w:sz="4" w:space="0" w:color="BFBFBF"/>
            </w:tcBorders>
            <w:shd w:val="clear" w:color="auto" w:fill="F2F2F2"/>
          </w:tcPr>
          <w:p w14:paraId="0011A2AE" w14:textId="77777777" w:rsidR="00F67FE3" w:rsidRDefault="00F67FE3" w:rsidP="00DF7F61">
            <w:pPr>
              <w:spacing w:after="0" w:line="259" w:lineRule="auto"/>
              <w:ind w:right="50"/>
              <w:jc w:val="right"/>
            </w:pPr>
            <w:r>
              <w:rPr>
                <w:sz w:val="20"/>
              </w:rPr>
              <w:t xml:space="preserve">29 </w:t>
            </w:r>
          </w:p>
        </w:tc>
        <w:tc>
          <w:tcPr>
            <w:tcW w:w="1103" w:type="dxa"/>
            <w:tcBorders>
              <w:top w:val="single" w:sz="4" w:space="0" w:color="BFBFBF"/>
              <w:left w:val="single" w:sz="4" w:space="0" w:color="BFBFBF"/>
              <w:bottom w:val="single" w:sz="4" w:space="0" w:color="BFBFBF"/>
              <w:right w:val="single" w:sz="4" w:space="0" w:color="BFBFBF"/>
            </w:tcBorders>
            <w:shd w:val="clear" w:color="auto" w:fill="F2F2F2"/>
          </w:tcPr>
          <w:p w14:paraId="3F9A911A" w14:textId="77777777" w:rsidR="00F67FE3" w:rsidRDefault="00F67FE3" w:rsidP="00DF7F61">
            <w:pPr>
              <w:spacing w:after="0" w:line="259" w:lineRule="auto"/>
              <w:ind w:right="49"/>
              <w:jc w:val="right"/>
            </w:pPr>
            <w:r>
              <w:rPr>
                <w:sz w:val="20"/>
              </w:rPr>
              <w:t xml:space="preserve">13 </w:t>
            </w:r>
          </w:p>
        </w:tc>
      </w:tr>
      <w:tr w:rsidR="00F67FE3" w14:paraId="4D2CBCCF" w14:textId="77777777" w:rsidTr="00DF7F61">
        <w:trPr>
          <w:trHeight w:val="304"/>
        </w:trPr>
        <w:tc>
          <w:tcPr>
            <w:tcW w:w="3880" w:type="dxa"/>
            <w:tcBorders>
              <w:top w:val="single" w:sz="4" w:space="0" w:color="BFBFBF"/>
              <w:left w:val="single" w:sz="4" w:space="0" w:color="BFBFBF"/>
              <w:bottom w:val="single" w:sz="4" w:space="0" w:color="BFBFBF"/>
              <w:right w:val="single" w:sz="4" w:space="0" w:color="BFBFBF"/>
            </w:tcBorders>
          </w:tcPr>
          <w:p w14:paraId="28F8AB71" w14:textId="77777777" w:rsidR="00F67FE3" w:rsidRDefault="00F67FE3" w:rsidP="00DF7F61">
            <w:pPr>
              <w:spacing w:after="0" w:line="259" w:lineRule="auto"/>
            </w:pPr>
            <w:r>
              <w:rPr>
                <w:sz w:val="20"/>
              </w:rPr>
              <w:t xml:space="preserve">Average expenditures among spenders  </w:t>
            </w:r>
          </w:p>
        </w:tc>
        <w:tc>
          <w:tcPr>
            <w:tcW w:w="1000" w:type="dxa"/>
            <w:tcBorders>
              <w:top w:val="single" w:sz="4" w:space="0" w:color="BFBFBF"/>
              <w:left w:val="single" w:sz="4" w:space="0" w:color="BFBFBF"/>
              <w:bottom w:val="single" w:sz="4" w:space="0" w:color="BFBFBF"/>
              <w:right w:val="single" w:sz="4" w:space="0" w:color="BFBFBF"/>
            </w:tcBorders>
          </w:tcPr>
          <w:p w14:paraId="66D5DD53" w14:textId="77777777" w:rsidR="00F67FE3" w:rsidRDefault="00F67FE3" w:rsidP="00DF7F61">
            <w:pPr>
              <w:spacing w:after="0" w:line="259" w:lineRule="auto"/>
              <w:ind w:right="52"/>
              <w:jc w:val="right"/>
            </w:pPr>
            <w:r>
              <w:rPr>
                <w:sz w:val="20"/>
              </w:rPr>
              <w:t xml:space="preserve">676 </w:t>
            </w:r>
          </w:p>
        </w:tc>
        <w:tc>
          <w:tcPr>
            <w:tcW w:w="1400" w:type="dxa"/>
            <w:tcBorders>
              <w:top w:val="single" w:sz="4" w:space="0" w:color="BFBFBF"/>
              <w:left w:val="single" w:sz="4" w:space="0" w:color="BFBFBF"/>
              <w:bottom w:val="single" w:sz="4" w:space="0" w:color="BFBFBF"/>
              <w:right w:val="single" w:sz="4" w:space="0" w:color="BFBFBF"/>
            </w:tcBorders>
          </w:tcPr>
          <w:p w14:paraId="359899BC" w14:textId="77777777" w:rsidR="00F67FE3" w:rsidRDefault="00F67FE3" w:rsidP="00DF7F61">
            <w:pPr>
              <w:spacing w:after="0" w:line="259" w:lineRule="auto"/>
              <w:ind w:right="57"/>
              <w:jc w:val="right"/>
            </w:pPr>
            <w:r>
              <w:rPr>
                <w:sz w:val="20"/>
              </w:rPr>
              <w:t xml:space="preserve">407 </w:t>
            </w:r>
          </w:p>
        </w:tc>
        <w:tc>
          <w:tcPr>
            <w:tcW w:w="1039" w:type="dxa"/>
            <w:tcBorders>
              <w:top w:val="single" w:sz="4" w:space="0" w:color="BFBFBF"/>
              <w:left w:val="single" w:sz="4" w:space="0" w:color="BFBFBF"/>
              <w:bottom w:val="single" w:sz="4" w:space="0" w:color="BFBFBF"/>
              <w:right w:val="single" w:sz="4" w:space="0" w:color="BFBFBF"/>
            </w:tcBorders>
          </w:tcPr>
          <w:p w14:paraId="3A4EA04E" w14:textId="77777777" w:rsidR="00F67FE3" w:rsidRDefault="00F67FE3" w:rsidP="00DF7F61">
            <w:pPr>
              <w:spacing w:after="0" w:line="259" w:lineRule="auto"/>
              <w:ind w:right="54"/>
              <w:jc w:val="right"/>
            </w:pPr>
            <w:r>
              <w:rPr>
                <w:sz w:val="20"/>
              </w:rPr>
              <w:t xml:space="preserve">722 </w:t>
            </w:r>
          </w:p>
        </w:tc>
        <w:tc>
          <w:tcPr>
            <w:tcW w:w="1103" w:type="dxa"/>
            <w:tcBorders>
              <w:top w:val="single" w:sz="4" w:space="0" w:color="BFBFBF"/>
              <w:left w:val="single" w:sz="4" w:space="0" w:color="BFBFBF"/>
              <w:bottom w:val="single" w:sz="4" w:space="0" w:color="BFBFBF"/>
              <w:right w:val="single" w:sz="4" w:space="0" w:color="BFBFBF"/>
            </w:tcBorders>
          </w:tcPr>
          <w:p w14:paraId="7568B676" w14:textId="77777777" w:rsidR="00F67FE3" w:rsidRDefault="00F67FE3" w:rsidP="00DF7F61">
            <w:pPr>
              <w:spacing w:after="0" w:line="259" w:lineRule="auto"/>
              <w:ind w:right="53"/>
              <w:jc w:val="right"/>
            </w:pPr>
            <w:r>
              <w:rPr>
                <w:sz w:val="20"/>
              </w:rPr>
              <w:t xml:space="preserve">315 </w:t>
            </w:r>
          </w:p>
        </w:tc>
      </w:tr>
      <w:tr w:rsidR="00F67FE3" w14:paraId="3F2D7B35" w14:textId="77777777" w:rsidTr="00DF7F61">
        <w:trPr>
          <w:trHeight w:val="299"/>
        </w:trPr>
        <w:tc>
          <w:tcPr>
            <w:tcW w:w="3880" w:type="dxa"/>
            <w:tcBorders>
              <w:top w:val="single" w:sz="4" w:space="0" w:color="BFBFBF"/>
              <w:left w:val="single" w:sz="4" w:space="0" w:color="BFBFBF"/>
              <w:bottom w:val="single" w:sz="4" w:space="0" w:color="BFBFBF"/>
              <w:right w:val="single" w:sz="4" w:space="0" w:color="BFBFBF"/>
            </w:tcBorders>
            <w:shd w:val="clear" w:color="auto" w:fill="F2F2F2"/>
          </w:tcPr>
          <w:p w14:paraId="4854396D" w14:textId="77777777" w:rsidR="00F67FE3" w:rsidRDefault="00F67FE3" w:rsidP="00DF7F61">
            <w:pPr>
              <w:spacing w:after="0" w:line="259" w:lineRule="auto"/>
            </w:pPr>
            <w:r>
              <w:rPr>
                <w:sz w:val="20"/>
              </w:rPr>
              <w:t xml:space="preserve">Percent of total expenditures </w:t>
            </w:r>
          </w:p>
        </w:tc>
        <w:tc>
          <w:tcPr>
            <w:tcW w:w="100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622BD779" w14:textId="77777777" w:rsidR="00F67FE3" w:rsidRDefault="00F67FE3" w:rsidP="00DF7F61">
            <w:pPr>
              <w:spacing w:after="0" w:line="259" w:lineRule="auto"/>
              <w:ind w:right="49"/>
              <w:jc w:val="right"/>
            </w:pPr>
            <w:r>
              <w:rPr>
                <w:sz w:val="20"/>
              </w:rPr>
              <w:t xml:space="preserve">9.0 </w:t>
            </w:r>
          </w:p>
          <w:p w14:paraId="46F624BC" w14:textId="77777777" w:rsidR="00F67FE3" w:rsidRDefault="00F67FE3" w:rsidP="00DF7F61">
            <w:pPr>
              <w:spacing w:after="0" w:line="259" w:lineRule="auto"/>
              <w:ind w:left="1"/>
            </w:pPr>
            <w:r>
              <w:rPr>
                <w:sz w:val="20"/>
              </w:rPr>
              <w:t xml:space="preserve"> </w:t>
            </w:r>
          </w:p>
        </w:tc>
        <w:tc>
          <w:tcPr>
            <w:tcW w:w="140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6BEC09B9" w14:textId="77777777" w:rsidR="00F67FE3" w:rsidRDefault="00F67FE3" w:rsidP="00DF7F61">
            <w:pPr>
              <w:spacing w:after="0" w:line="259" w:lineRule="auto"/>
              <w:ind w:right="53"/>
              <w:jc w:val="right"/>
            </w:pPr>
            <w:r>
              <w:rPr>
                <w:sz w:val="20"/>
              </w:rPr>
              <w:t xml:space="preserve">5.0 </w:t>
            </w:r>
          </w:p>
          <w:p w14:paraId="593DFEB5" w14:textId="77777777" w:rsidR="00F67FE3" w:rsidRDefault="00F67FE3" w:rsidP="00DF7F61">
            <w:pPr>
              <w:spacing w:after="0" w:line="259" w:lineRule="auto"/>
            </w:pPr>
            <w:r>
              <w:rPr>
                <w:sz w:val="20"/>
              </w:rPr>
              <w:t xml:space="preserve"> </w:t>
            </w:r>
          </w:p>
        </w:tc>
        <w:tc>
          <w:tcPr>
            <w:tcW w:w="1039"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3A615360" w14:textId="77777777" w:rsidR="00F67FE3" w:rsidRDefault="00F67FE3" w:rsidP="00DF7F61">
            <w:pPr>
              <w:spacing w:after="0" w:line="259" w:lineRule="auto"/>
              <w:ind w:right="51"/>
              <w:jc w:val="right"/>
            </w:pPr>
            <w:r>
              <w:rPr>
                <w:sz w:val="20"/>
              </w:rPr>
              <w:t xml:space="preserve">9.7 </w:t>
            </w:r>
          </w:p>
          <w:p w14:paraId="42C859C0" w14:textId="77777777" w:rsidR="00F67FE3" w:rsidRDefault="00F67FE3" w:rsidP="00DF7F61">
            <w:pPr>
              <w:spacing w:after="0" w:line="259" w:lineRule="auto"/>
              <w:ind w:left="1"/>
            </w:pPr>
            <w:r>
              <w:rPr>
                <w:sz w:val="20"/>
              </w:rPr>
              <w:t xml:space="preserve"> </w:t>
            </w:r>
          </w:p>
        </w:tc>
        <w:tc>
          <w:tcPr>
            <w:tcW w:w="1103"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1B27E65B" w14:textId="77777777" w:rsidR="00F67FE3" w:rsidRDefault="00F67FE3" w:rsidP="00DF7F61">
            <w:pPr>
              <w:spacing w:after="0" w:line="259" w:lineRule="auto"/>
              <w:ind w:right="52"/>
              <w:jc w:val="right"/>
            </w:pPr>
            <w:r>
              <w:rPr>
                <w:sz w:val="20"/>
              </w:rPr>
              <w:t xml:space="preserve">5 </w:t>
            </w:r>
          </w:p>
          <w:p w14:paraId="64BCEF19" w14:textId="77777777" w:rsidR="00F67FE3" w:rsidRDefault="00F67FE3" w:rsidP="00DF7F61">
            <w:pPr>
              <w:spacing w:after="0" w:line="259" w:lineRule="auto"/>
              <w:ind w:left="1"/>
            </w:pPr>
            <w:r>
              <w:rPr>
                <w:sz w:val="20"/>
              </w:rPr>
              <w:t xml:space="preserve"> </w:t>
            </w:r>
          </w:p>
        </w:tc>
      </w:tr>
      <w:tr w:rsidR="00F67FE3" w14:paraId="751771CC" w14:textId="77777777" w:rsidTr="00DF7F61">
        <w:trPr>
          <w:trHeight w:val="305"/>
        </w:trPr>
        <w:tc>
          <w:tcPr>
            <w:tcW w:w="3880" w:type="dxa"/>
            <w:tcBorders>
              <w:top w:val="single" w:sz="4" w:space="0" w:color="BFBFBF"/>
              <w:left w:val="single" w:sz="4" w:space="0" w:color="BFBFBF"/>
              <w:bottom w:val="single" w:sz="4" w:space="0" w:color="BFBFBF"/>
              <w:right w:val="single" w:sz="4" w:space="0" w:color="BFBFBF"/>
            </w:tcBorders>
          </w:tcPr>
          <w:p w14:paraId="4EDC7406" w14:textId="77777777" w:rsidR="00F67FE3" w:rsidRDefault="00F67FE3" w:rsidP="00DF7F61">
            <w:pPr>
              <w:spacing w:after="0" w:line="259" w:lineRule="auto"/>
            </w:pPr>
            <w:r>
              <w:rPr>
                <w:sz w:val="20"/>
              </w:rPr>
              <w:t xml:space="preserve">Household hours of childcare </w:t>
            </w:r>
          </w:p>
        </w:tc>
        <w:tc>
          <w:tcPr>
            <w:tcW w:w="1000" w:type="dxa"/>
            <w:tcBorders>
              <w:top w:val="single" w:sz="4" w:space="0" w:color="BFBFBF"/>
              <w:left w:val="single" w:sz="4" w:space="0" w:color="BFBFBF"/>
              <w:bottom w:val="single" w:sz="4" w:space="0" w:color="BFBFBF"/>
              <w:right w:val="single" w:sz="4" w:space="0" w:color="BFBFBF"/>
            </w:tcBorders>
          </w:tcPr>
          <w:p w14:paraId="7A5BE6DD" w14:textId="77777777" w:rsidR="00F67FE3" w:rsidRDefault="00F67FE3" w:rsidP="00DF7F61">
            <w:pPr>
              <w:spacing w:after="160" w:line="259" w:lineRule="auto"/>
            </w:pPr>
          </w:p>
        </w:tc>
        <w:tc>
          <w:tcPr>
            <w:tcW w:w="1400" w:type="dxa"/>
            <w:tcBorders>
              <w:top w:val="single" w:sz="4" w:space="0" w:color="BFBFBF"/>
              <w:left w:val="single" w:sz="4" w:space="0" w:color="BFBFBF"/>
              <w:bottom w:val="single" w:sz="4" w:space="0" w:color="BFBFBF"/>
              <w:right w:val="single" w:sz="4" w:space="0" w:color="BFBFBF"/>
            </w:tcBorders>
          </w:tcPr>
          <w:p w14:paraId="32B4A093" w14:textId="77777777" w:rsidR="00F67FE3" w:rsidRDefault="00F67FE3" w:rsidP="00DF7F61">
            <w:pPr>
              <w:spacing w:after="160" w:line="259" w:lineRule="auto"/>
            </w:pPr>
          </w:p>
        </w:tc>
        <w:tc>
          <w:tcPr>
            <w:tcW w:w="1039" w:type="dxa"/>
            <w:tcBorders>
              <w:top w:val="single" w:sz="4" w:space="0" w:color="BFBFBF"/>
              <w:left w:val="single" w:sz="4" w:space="0" w:color="BFBFBF"/>
              <w:bottom w:val="single" w:sz="4" w:space="0" w:color="BFBFBF"/>
              <w:right w:val="single" w:sz="4" w:space="0" w:color="BFBFBF"/>
            </w:tcBorders>
          </w:tcPr>
          <w:p w14:paraId="5680FDA5" w14:textId="77777777" w:rsidR="00F67FE3" w:rsidRDefault="00F67FE3" w:rsidP="00DF7F61">
            <w:pPr>
              <w:spacing w:after="160" w:line="259" w:lineRule="auto"/>
            </w:pPr>
          </w:p>
        </w:tc>
        <w:tc>
          <w:tcPr>
            <w:tcW w:w="1103" w:type="dxa"/>
            <w:tcBorders>
              <w:top w:val="single" w:sz="4" w:space="0" w:color="BFBFBF"/>
              <w:left w:val="single" w:sz="4" w:space="0" w:color="BFBFBF"/>
              <w:bottom w:val="single" w:sz="4" w:space="0" w:color="BFBFBF"/>
              <w:right w:val="single" w:sz="4" w:space="0" w:color="BFBFBF"/>
            </w:tcBorders>
          </w:tcPr>
          <w:p w14:paraId="2D8F7F68" w14:textId="77777777" w:rsidR="00F67FE3" w:rsidRDefault="00F67FE3" w:rsidP="00DF7F61">
            <w:pPr>
              <w:spacing w:after="160" w:line="259" w:lineRule="auto"/>
            </w:pPr>
          </w:p>
        </w:tc>
      </w:tr>
      <w:tr w:rsidR="00F67FE3" w14:paraId="69E899E6" w14:textId="77777777" w:rsidTr="00DF7F61">
        <w:trPr>
          <w:trHeight w:val="300"/>
        </w:trPr>
        <w:tc>
          <w:tcPr>
            <w:tcW w:w="3880" w:type="dxa"/>
            <w:tcBorders>
              <w:top w:val="single" w:sz="4" w:space="0" w:color="BFBFBF"/>
              <w:left w:val="single" w:sz="4" w:space="0" w:color="BFBFBF"/>
              <w:bottom w:val="single" w:sz="4" w:space="0" w:color="BFBFBF"/>
              <w:right w:val="single" w:sz="4" w:space="0" w:color="BFBFBF"/>
            </w:tcBorders>
            <w:shd w:val="clear" w:color="auto" w:fill="F2F2F2"/>
          </w:tcPr>
          <w:p w14:paraId="1F75A815" w14:textId="77777777" w:rsidR="00F67FE3" w:rsidRDefault="00F67FE3" w:rsidP="00DF7F61">
            <w:pPr>
              <w:spacing w:after="0" w:line="259" w:lineRule="auto"/>
            </w:pPr>
            <w:r>
              <w:rPr>
                <w:sz w:val="20"/>
              </w:rPr>
              <w:t xml:space="preserve">Total </w:t>
            </w:r>
          </w:p>
        </w:tc>
        <w:tc>
          <w:tcPr>
            <w:tcW w:w="1000" w:type="dxa"/>
            <w:tcBorders>
              <w:top w:val="single" w:sz="4" w:space="0" w:color="BFBFBF"/>
              <w:left w:val="single" w:sz="4" w:space="0" w:color="BFBFBF"/>
              <w:bottom w:val="single" w:sz="4" w:space="0" w:color="BFBFBF"/>
              <w:right w:val="single" w:sz="4" w:space="0" w:color="BFBFBF"/>
            </w:tcBorders>
            <w:shd w:val="clear" w:color="auto" w:fill="F2F2F2"/>
          </w:tcPr>
          <w:p w14:paraId="7FBDE29A" w14:textId="77777777" w:rsidR="00F67FE3" w:rsidRDefault="00F67FE3" w:rsidP="00DF7F61">
            <w:pPr>
              <w:spacing w:after="0" w:line="259" w:lineRule="auto"/>
              <w:ind w:right="50"/>
              <w:jc w:val="right"/>
            </w:pPr>
            <w:r>
              <w:rPr>
                <w:sz w:val="20"/>
              </w:rPr>
              <w:t xml:space="preserve">295 </w:t>
            </w:r>
          </w:p>
        </w:tc>
        <w:tc>
          <w:tcPr>
            <w:tcW w:w="1400" w:type="dxa"/>
            <w:tcBorders>
              <w:top w:val="single" w:sz="4" w:space="0" w:color="BFBFBF"/>
              <w:left w:val="single" w:sz="4" w:space="0" w:color="BFBFBF"/>
              <w:bottom w:val="single" w:sz="4" w:space="0" w:color="BFBFBF"/>
              <w:right w:val="single" w:sz="4" w:space="0" w:color="BFBFBF"/>
            </w:tcBorders>
            <w:shd w:val="clear" w:color="auto" w:fill="F2F2F2"/>
          </w:tcPr>
          <w:p w14:paraId="32AB17E5" w14:textId="77777777" w:rsidR="00F67FE3" w:rsidRDefault="00F67FE3" w:rsidP="00DF7F61">
            <w:pPr>
              <w:spacing w:after="0" w:line="259" w:lineRule="auto"/>
              <w:ind w:right="54"/>
              <w:jc w:val="right"/>
            </w:pPr>
            <w:r>
              <w:rPr>
                <w:sz w:val="20"/>
              </w:rPr>
              <w:t xml:space="preserve">350 </w:t>
            </w:r>
          </w:p>
        </w:tc>
        <w:tc>
          <w:tcPr>
            <w:tcW w:w="1039" w:type="dxa"/>
            <w:tcBorders>
              <w:top w:val="single" w:sz="4" w:space="0" w:color="BFBFBF"/>
              <w:left w:val="single" w:sz="4" w:space="0" w:color="BFBFBF"/>
              <w:bottom w:val="single" w:sz="4" w:space="0" w:color="BFBFBF"/>
              <w:right w:val="single" w:sz="4" w:space="0" w:color="BFBFBF"/>
            </w:tcBorders>
            <w:shd w:val="clear" w:color="auto" w:fill="F2F2F2"/>
          </w:tcPr>
          <w:p w14:paraId="68C08009" w14:textId="77777777" w:rsidR="00F67FE3" w:rsidRDefault="00F67FE3" w:rsidP="00DF7F61">
            <w:pPr>
              <w:spacing w:after="0" w:line="259" w:lineRule="auto"/>
              <w:ind w:right="51"/>
              <w:jc w:val="right"/>
            </w:pPr>
            <w:r>
              <w:rPr>
                <w:sz w:val="20"/>
              </w:rPr>
              <w:t xml:space="preserve">278 </w:t>
            </w:r>
          </w:p>
        </w:tc>
        <w:tc>
          <w:tcPr>
            <w:tcW w:w="1103" w:type="dxa"/>
            <w:tcBorders>
              <w:top w:val="single" w:sz="4" w:space="0" w:color="BFBFBF"/>
              <w:left w:val="single" w:sz="4" w:space="0" w:color="BFBFBF"/>
              <w:bottom w:val="single" w:sz="4" w:space="0" w:color="BFBFBF"/>
              <w:right w:val="single" w:sz="4" w:space="0" w:color="BFBFBF"/>
            </w:tcBorders>
            <w:shd w:val="clear" w:color="auto" w:fill="F2F2F2"/>
          </w:tcPr>
          <w:p w14:paraId="3BFCBCED" w14:textId="77777777" w:rsidR="00F67FE3" w:rsidRDefault="00F67FE3" w:rsidP="00DF7F61">
            <w:pPr>
              <w:spacing w:after="0" w:line="259" w:lineRule="auto"/>
              <w:ind w:right="52"/>
              <w:jc w:val="right"/>
            </w:pPr>
            <w:r>
              <w:rPr>
                <w:sz w:val="20"/>
              </w:rPr>
              <w:t xml:space="preserve">-72 </w:t>
            </w:r>
          </w:p>
        </w:tc>
      </w:tr>
      <w:tr w:rsidR="00F67FE3" w14:paraId="33F5FFA1" w14:textId="77777777" w:rsidTr="00DF7F61">
        <w:trPr>
          <w:trHeight w:val="305"/>
        </w:trPr>
        <w:tc>
          <w:tcPr>
            <w:tcW w:w="3880" w:type="dxa"/>
            <w:tcBorders>
              <w:top w:val="single" w:sz="4" w:space="0" w:color="BFBFBF"/>
              <w:left w:val="single" w:sz="4" w:space="0" w:color="BFBFBF"/>
              <w:bottom w:val="single" w:sz="4" w:space="0" w:color="BFBFBF"/>
              <w:right w:val="single" w:sz="4" w:space="0" w:color="BFBFBF"/>
            </w:tcBorders>
          </w:tcPr>
          <w:p w14:paraId="1B65098A" w14:textId="77777777" w:rsidR="00F67FE3" w:rsidRDefault="00F67FE3" w:rsidP="00DF7F61">
            <w:pPr>
              <w:spacing w:after="0" w:line="259" w:lineRule="auto"/>
              <w:ind w:left="199"/>
            </w:pPr>
            <w:r>
              <w:rPr>
                <w:sz w:val="20"/>
              </w:rPr>
              <w:t xml:space="preserve">Supervisory </w:t>
            </w:r>
          </w:p>
        </w:tc>
        <w:tc>
          <w:tcPr>
            <w:tcW w:w="1000" w:type="dxa"/>
            <w:tcBorders>
              <w:top w:val="single" w:sz="4" w:space="0" w:color="BFBFBF"/>
              <w:left w:val="single" w:sz="4" w:space="0" w:color="BFBFBF"/>
              <w:bottom w:val="single" w:sz="4" w:space="0" w:color="BFBFBF"/>
              <w:right w:val="single" w:sz="4" w:space="0" w:color="BFBFBF"/>
            </w:tcBorders>
          </w:tcPr>
          <w:p w14:paraId="0E2BA5B6" w14:textId="77777777" w:rsidR="00F67FE3" w:rsidRDefault="00F67FE3" w:rsidP="00DF7F61">
            <w:pPr>
              <w:spacing w:after="0" w:line="259" w:lineRule="auto"/>
              <w:ind w:right="50"/>
              <w:jc w:val="right"/>
            </w:pPr>
            <w:r>
              <w:rPr>
                <w:sz w:val="20"/>
              </w:rPr>
              <w:t xml:space="preserve">197 </w:t>
            </w:r>
          </w:p>
        </w:tc>
        <w:tc>
          <w:tcPr>
            <w:tcW w:w="1400" w:type="dxa"/>
            <w:tcBorders>
              <w:top w:val="single" w:sz="4" w:space="0" w:color="BFBFBF"/>
              <w:left w:val="single" w:sz="4" w:space="0" w:color="BFBFBF"/>
              <w:bottom w:val="single" w:sz="4" w:space="0" w:color="BFBFBF"/>
              <w:right w:val="single" w:sz="4" w:space="0" w:color="BFBFBF"/>
            </w:tcBorders>
          </w:tcPr>
          <w:p w14:paraId="3B8101E5" w14:textId="77777777" w:rsidR="00F67FE3" w:rsidRDefault="00F67FE3" w:rsidP="00DF7F61">
            <w:pPr>
              <w:spacing w:after="0" w:line="259" w:lineRule="auto"/>
              <w:ind w:right="55"/>
              <w:jc w:val="right"/>
            </w:pPr>
            <w:r>
              <w:rPr>
                <w:sz w:val="20"/>
              </w:rPr>
              <w:t xml:space="preserve">228 </w:t>
            </w:r>
          </w:p>
        </w:tc>
        <w:tc>
          <w:tcPr>
            <w:tcW w:w="1039" w:type="dxa"/>
            <w:tcBorders>
              <w:top w:val="single" w:sz="4" w:space="0" w:color="BFBFBF"/>
              <w:left w:val="single" w:sz="4" w:space="0" w:color="BFBFBF"/>
              <w:bottom w:val="single" w:sz="4" w:space="0" w:color="BFBFBF"/>
              <w:right w:val="single" w:sz="4" w:space="0" w:color="BFBFBF"/>
            </w:tcBorders>
          </w:tcPr>
          <w:p w14:paraId="5F3292AB" w14:textId="77777777" w:rsidR="00F67FE3" w:rsidRDefault="00F67FE3" w:rsidP="00DF7F61">
            <w:pPr>
              <w:spacing w:after="0" w:line="259" w:lineRule="auto"/>
              <w:ind w:right="52"/>
              <w:jc w:val="right"/>
            </w:pPr>
            <w:r>
              <w:rPr>
                <w:sz w:val="20"/>
              </w:rPr>
              <w:t xml:space="preserve">187 </w:t>
            </w:r>
          </w:p>
        </w:tc>
        <w:tc>
          <w:tcPr>
            <w:tcW w:w="1103" w:type="dxa"/>
            <w:tcBorders>
              <w:top w:val="single" w:sz="4" w:space="0" w:color="BFBFBF"/>
              <w:left w:val="single" w:sz="4" w:space="0" w:color="BFBFBF"/>
              <w:bottom w:val="single" w:sz="4" w:space="0" w:color="BFBFBF"/>
              <w:right w:val="single" w:sz="4" w:space="0" w:color="BFBFBF"/>
            </w:tcBorders>
          </w:tcPr>
          <w:p w14:paraId="32319A37" w14:textId="77777777" w:rsidR="00F67FE3" w:rsidRDefault="00F67FE3" w:rsidP="00DF7F61">
            <w:pPr>
              <w:spacing w:after="0" w:line="259" w:lineRule="auto"/>
              <w:ind w:right="53"/>
              <w:jc w:val="right"/>
            </w:pPr>
            <w:r>
              <w:rPr>
                <w:sz w:val="20"/>
              </w:rPr>
              <w:t xml:space="preserve">-42 </w:t>
            </w:r>
          </w:p>
        </w:tc>
      </w:tr>
      <w:tr w:rsidR="00F67FE3" w14:paraId="22580C0F" w14:textId="77777777" w:rsidTr="00DF7F61">
        <w:trPr>
          <w:trHeight w:val="300"/>
        </w:trPr>
        <w:tc>
          <w:tcPr>
            <w:tcW w:w="3880" w:type="dxa"/>
            <w:tcBorders>
              <w:top w:val="single" w:sz="4" w:space="0" w:color="BFBFBF"/>
              <w:left w:val="single" w:sz="4" w:space="0" w:color="BFBFBF"/>
              <w:bottom w:val="single" w:sz="4" w:space="0" w:color="BFBFBF"/>
              <w:right w:val="single" w:sz="4" w:space="0" w:color="BFBFBF"/>
            </w:tcBorders>
            <w:shd w:val="clear" w:color="auto" w:fill="F2F2F2"/>
          </w:tcPr>
          <w:p w14:paraId="7F5CA08C" w14:textId="77777777" w:rsidR="00F67FE3" w:rsidRDefault="00F67FE3" w:rsidP="00DF7F61">
            <w:pPr>
              <w:spacing w:after="0" w:line="259" w:lineRule="auto"/>
              <w:ind w:left="199"/>
            </w:pPr>
            <w:r>
              <w:rPr>
                <w:sz w:val="20"/>
              </w:rPr>
              <w:t xml:space="preserve">Direct </w:t>
            </w:r>
          </w:p>
        </w:tc>
        <w:tc>
          <w:tcPr>
            <w:tcW w:w="100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1F880BA1" w14:textId="77777777" w:rsidR="00F67FE3" w:rsidRDefault="00F67FE3" w:rsidP="00DF7F61">
            <w:pPr>
              <w:spacing w:after="0" w:line="259" w:lineRule="auto"/>
              <w:ind w:right="49"/>
              <w:jc w:val="right"/>
            </w:pPr>
            <w:r>
              <w:rPr>
                <w:sz w:val="20"/>
              </w:rPr>
              <w:t xml:space="preserve">99 </w:t>
            </w:r>
          </w:p>
          <w:p w14:paraId="4132E133" w14:textId="77777777" w:rsidR="00F67FE3" w:rsidRDefault="00F67FE3" w:rsidP="00DF7F61">
            <w:pPr>
              <w:spacing w:after="0" w:line="259" w:lineRule="auto"/>
              <w:ind w:left="1"/>
            </w:pPr>
            <w:r>
              <w:rPr>
                <w:sz w:val="20"/>
              </w:rPr>
              <w:t xml:space="preserve"> </w:t>
            </w:r>
          </w:p>
        </w:tc>
        <w:tc>
          <w:tcPr>
            <w:tcW w:w="140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57F646D4" w14:textId="77777777" w:rsidR="00F67FE3" w:rsidRDefault="00F67FE3" w:rsidP="00DF7F61">
            <w:pPr>
              <w:spacing w:after="0" w:line="259" w:lineRule="auto"/>
              <w:ind w:right="54"/>
              <w:jc w:val="right"/>
            </w:pPr>
            <w:r>
              <w:rPr>
                <w:sz w:val="20"/>
              </w:rPr>
              <w:t xml:space="preserve">122 </w:t>
            </w:r>
          </w:p>
          <w:p w14:paraId="1E082309" w14:textId="77777777" w:rsidR="00F67FE3" w:rsidRDefault="00F67FE3" w:rsidP="00DF7F61">
            <w:pPr>
              <w:spacing w:after="0" w:line="259" w:lineRule="auto"/>
            </w:pPr>
            <w:r>
              <w:rPr>
                <w:sz w:val="20"/>
              </w:rPr>
              <w:t xml:space="preserve"> </w:t>
            </w:r>
          </w:p>
        </w:tc>
        <w:tc>
          <w:tcPr>
            <w:tcW w:w="1039"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3934D8F3" w14:textId="77777777" w:rsidR="00F67FE3" w:rsidRDefault="00F67FE3" w:rsidP="00DF7F61">
            <w:pPr>
              <w:spacing w:after="0" w:line="259" w:lineRule="auto"/>
              <w:ind w:right="50"/>
              <w:jc w:val="right"/>
            </w:pPr>
            <w:r>
              <w:rPr>
                <w:sz w:val="20"/>
              </w:rPr>
              <w:t xml:space="preserve">92 </w:t>
            </w:r>
          </w:p>
          <w:p w14:paraId="3B73C376" w14:textId="77777777" w:rsidR="00F67FE3" w:rsidRDefault="00F67FE3" w:rsidP="00DF7F61">
            <w:pPr>
              <w:spacing w:after="0" w:line="259" w:lineRule="auto"/>
              <w:ind w:left="1"/>
            </w:pPr>
            <w:r>
              <w:rPr>
                <w:sz w:val="20"/>
              </w:rPr>
              <w:t xml:space="preserve"> </w:t>
            </w:r>
          </w:p>
        </w:tc>
        <w:tc>
          <w:tcPr>
            <w:tcW w:w="1103"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631E4FE5" w14:textId="77777777" w:rsidR="00F67FE3" w:rsidRDefault="00F67FE3" w:rsidP="00DF7F61">
            <w:pPr>
              <w:spacing w:after="0" w:line="259" w:lineRule="auto"/>
              <w:ind w:right="52"/>
              <w:jc w:val="right"/>
            </w:pPr>
            <w:r>
              <w:rPr>
                <w:sz w:val="20"/>
              </w:rPr>
              <w:t xml:space="preserve">-30 </w:t>
            </w:r>
          </w:p>
          <w:p w14:paraId="1CEBEFB7" w14:textId="77777777" w:rsidR="00F67FE3" w:rsidRDefault="00F67FE3" w:rsidP="00DF7F61">
            <w:pPr>
              <w:spacing w:after="0" w:line="259" w:lineRule="auto"/>
              <w:ind w:left="1"/>
            </w:pPr>
            <w:r>
              <w:rPr>
                <w:sz w:val="20"/>
              </w:rPr>
              <w:t xml:space="preserve"> </w:t>
            </w:r>
          </w:p>
        </w:tc>
      </w:tr>
      <w:tr w:rsidR="00F67FE3" w14:paraId="014145EB" w14:textId="77777777" w:rsidTr="00DF7F61">
        <w:trPr>
          <w:trHeight w:val="304"/>
        </w:trPr>
        <w:tc>
          <w:tcPr>
            <w:tcW w:w="3880" w:type="dxa"/>
            <w:tcBorders>
              <w:top w:val="single" w:sz="4" w:space="0" w:color="BFBFBF"/>
              <w:left w:val="single" w:sz="4" w:space="0" w:color="BFBFBF"/>
              <w:bottom w:val="single" w:sz="4" w:space="0" w:color="BFBFBF"/>
              <w:right w:val="single" w:sz="4" w:space="0" w:color="BFBFBF"/>
            </w:tcBorders>
          </w:tcPr>
          <w:p w14:paraId="26D3675A" w14:textId="77777777" w:rsidR="00F67FE3" w:rsidRDefault="00F67FE3" w:rsidP="00DF7F61">
            <w:pPr>
              <w:spacing w:after="0" w:line="259" w:lineRule="auto"/>
            </w:pPr>
            <w:r>
              <w:rPr>
                <w:sz w:val="20"/>
              </w:rPr>
              <w:t xml:space="preserve">Wives' hours of childcare </w:t>
            </w:r>
          </w:p>
        </w:tc>
        <w:tc>
          <w:tcPr>
            <w:tcW w:w="1000" w:type="dxa"/>
            <w:tcBorders>
              <w:top w:val="single" w:sz="4" w:space="0" w:color="BFBFBF"/>
              <w:left w:val="single" w:sz="4" w:space="0" w:color="BFBFBF"/>
              <w:bottom w:val="single" w:sz="4" w:space="0" w:color="BFBFBF"/>
              <w:right w:val="single" w:sz="4" w:space="0" w:color="BFBFBF"/>
            </w:tcBorders>
          </w:tcPr>
          <w:p w14:paraId="1730C19D" w14:textId="77777777" w:rsidR="00F67FE3" w:rsidRDefault="00F67FE3" w:rsidP="00DF7F61">
            <w:pPr>
              <w:spacing w:after="160" w:line="259" w:lineRule="auto"/>
            </w:pPr>
          </w:p>
        </w:tc>
        <w:tc>
          <w:tcPr>
            <w:tcW w:w="1400" w:type="dxa"/>
            <w:tcBorders>
              <w:top w:val="single" w:sz="4" w:space="0" w:color="BFBFBF"/>
              <w:left w:val="single" w:sz="4" w:space="0" w:color="BFBFBF"/>
              <w:bottom w:val="single" w:sz="4" w:space="0" w:color="BFBFBF"/>
              <w:right w:val="single" w:sz="4" w:space="0" w:color="BFBFBF"/>
            </w:tcBorders>
          </w:tcPr>
          <w:p w14:paraId="44805650" w14:textId="77777777" w:rsidR="00F67FE3" w:rsidRDefault="00F67FE3" w:rsidP="00DF7F61">
            <w:pPr>
              <w:spacing w:after="160" w:line="259" w:lineRule="auto"/>
            </w:pPr>
          </w:p>
        </w:tc>
        <w:tc>
          <w:tcPr>
            <w:tcW w:w="1039" w:type="dxa"/>
            <w:tcBorders>
              <w:top w:val="single" w:sz="4" w:space="0" w:color="BFBFBF"/>
              <w:left w:val="single" w:sz="4" w:space="0" w:color="BFBFBF"/>
              <w:bottom w:val="single" w:sz="4" w:space="0" w:color="BFBFBF"/>
              <w:right w:val="single" w:sz="4" w:space="0" w:color="BFBFBF"/>
            </w:tcBorders>
          </w:tcPr>
          <w:p w14:paraId="0A7C1056" w14:textId="77777777" w:rsidR="00F67FE3" w:rsidRDefault="00F67FE3" w:rsidP="00DF7F61">
            <w:pPr>
              <w:spacing w:after="160" w:line="259" w:lineRule="auto"/>
            </w:pPr>
          </w:p>
        </w:tc>
        <w:tc>
          <w:tcPr>
            <w:tcW w:w="1103" w:type="dxa"/>
            <w:tcBorders>
              <w:top w:val="single" w:sz="4" w:space="0" w:color="BFBFBF"/>
              <w:left w:val="single" w:sz="4" w:space="0" w:color="BFBFBF"/>
              <w:bottom w:val="single" w:sz="4" w:space="0" w:color="BFBFBF"/>
              <w:right w:val="single" w:sz="4" w:space="0" w:color="BFBFBF"/>
            </w:tcBorders>
          </w:tcPr>
          <w:p w14:paraId="548B5B7A" w14:textId="77777777" w:rsidR="00F67FE3" w:rsidRDefault="00F67FE3" w:rsidP="00DF7F61">
            <w:pPr>
              <w:spacing w:after="160" w:line="259" w:lineRule="auto"/>
            </w:pPr>
          </w:p>
        </w:tc>
      </w:tr>
      <w:tr w:rsidR="00F67FE3" w14:paraId="1F7EFF0F" w14:textId="77777777" w:rsidTr="00DF7F61">
        <w:trPr>
          <w:trHeight w:val="299"/>
        </w:trPr>
        <w:tc>
          <w:tcPr>
            <w:tcW w:w="3880" w:type="dxa"/>
            <w:tcBorders>
              <w:top w:val="single" w:sz="4" w:space="0" w:color="BFBFBF"/>
              <w:left w:val="single" w:sz="4" w:space="0" w:color="BFBFBF"/>
              <w:bottom w:val="single" w:sz="4" w:space="0" w:color="BFBFBF"/>
              <w:right w:val="single" w:sz="4" w:space="0" w:color="BFBFBF"/>
            </w:tcBorders>
            <w:shd w:val="clear" w:color="auto" w:fill="F2F2F2"/>
          </w:tcPr>
          <w:p w14:paraId="4023FFBE" w14:textId="77777777" w:rsidR="00F67FE3" w:rsidRDefault="00F67FE3" w:rsidP="00DF7F61">
            <w:pPr>
              <w:spacing w:after="0" w:line="259" w:lineRule="auto"/>
            </w:pPr>
            <w:r>
              <w:rPr>
                <w:sz w:val="20"/>
              </w:rPr>
              <w:t xml:space="preserve">Total </w:t>
            </w:r>
          </w:p>
        </w:tc>
        <w:tc>
          <w:tcPr>
            <w:tcW w:w="1000" w:type="dxa"/>
            <w:tcBorders>
              <w:top w:val="single" w:sz="4" w:space="0" w:color="BFBFBF"/>
              <w:left w:val="single" w:sz="4" w:space="0" w:color="BFBFBF"/>
              <w:bottom w:val="single" w:sz="4" w:space="0" w:color="BFBFBF"/>
              <w:right w:val="single" w:sz="4" w:space="0" w:color="BFBFBF"/>
            </w:tcBorders>
            <w:shd w:val="clear" w:color="auto" w:fill="F2F2F2"/>
          </w:tcPr>
          <w:p w14:paraId="4016FEC8" w14:textId="77777777" w:rsidR="00F67FE3" w:rsidRDefault="00F67FE3" w:rsidP="00DF7F61">
            <w:pPr>
              <w:spacing w:after="0" w:line="259" w:lineRule="auto"/>
              <w:ind w:right="50"/>
              <w:jc w:val="right"/>
            </w:pPr>
            <w:r>
              <w:rPr>
                <w:sz w:val="20"/>
              </w:rPr>
              <w:t xml:space="preserve">179 </w:t>
            </w:r>
          </w:p>
        </w:tc>
        <w:tc>
          <w:tcPr>
            <w:tcW w:w="1400" w:type="dxa"/>
            <w:tcBorders>
              <w:top w:val="single" w:sz="4" w:space="0" w:color="BFBFBF"/>
              <w:left w:val="single" w:sz="4" w:space="0" w:color="BFBFBF"/>
              <w:bottom w:val="single" w:sz="4" w:space="0" w:color="BFBFBF"/>
              <w:right w:val="single" w:sz="4" w:space="0" w:color="BFBFBF"/>
            </w:tcBorders>
            <w:shd w:val="clear" w:color="auto" w:fill="F2F2F2"/>
          </w:tcPr>
          <w:p w14:paraId="4D390D08" w14:textId="77777777" w:rsidR="00F67FE3" w:rsidRDefault="00F67FE3" w:rsidP="00DF7F61">
            <w:pPr>
              <w:spacing w:after="0" w:line="259" w:lineRule="auto"/>
              <w:ind w:right="54"/>
              <w:jc w:val="right"/>
            </w:pPr>
            <w:r>
              <w:rPr>
                <w:sz w:val="20"/>
              </w:rPr>
              <w:t xml:space="preserve">237 </w:t>
            </w:r>
          </w:p>
        </w:tc>
        <w:tc>
          <w:tcPr>
            <w:tcW w:w="1039" w:type="dxa"/>
            <w:tcBorders>
              <w:top w:val="single" w:sz="4" w:space="0" w:color="BFBFBF"/>
              <w:left w:val="single" w:sz="4" w:space="0" w:color="BFBFBF"/>
              <w:bottom w:val="single" w:sz="4" w:space="0" w:color="BFBFBF"/>
              <w:right w:val="single" w:sz="4" w:space="0" w:color="BFBFBF"/>
            </w:tcBorders>
            <w:shd w:val="clear" w:color="auto" w:fill="F2F2F2"/>
          </w:tcPr>
          <w:p w14:paraId="20B5C599" w14:textId="77777777" w:rsidR="00F67FE3" w:rsidRDefault="00F67FE3" w:rsidP="00DF7F61">
            <w:pPr>
              <w:spacing w:after="0" w:line="259" w:lineRule="auto"/>
              <w:ind w:right="51"/>
              <w:jc w:val="right"/>
            </w:pPr>
            <w:r>
              <w:rPr>
                <w:sz w:val="20"/>
              </w:rPr>
              <w:t xml:space="preserve">161 </w:t>
            </w:r>
          </w:p>
        </w:tc>
        <w:tc>
          <w:tcPr>
            <w:tcW w:w="1103" w:type="dxa"/>
            <w:tcBorders>
              <w:top w:val="single" w:sz="4" w:space="0" w:color="BFBFBF"/>
              <w:left w:val="single" w:sz="4" w:space="0" w:color="BFBFBF"/>
              <w:bottom w:val="single" w:sz="4" w:space="0" w:color="BFBFBF"/>
              <w:right w:val="single" w:sz="4" w:space="0" w:color="BFBFBF"/>
            </w:tcBorders>
            <w:shd w:val="clear" w:color="auto" w:fill="F2F2F2"/>
          </w:tcPr>
          <w:p w14:paraId="786A4250" w14:textId="77777777" w:rsidR="00F67FE3" w:rsidRDefault="00F67FE3" w:rsidP="00DF7F61">
            <w:pPr>
              <w:spacing w:after="0" w:line="259" w:lineRule="auto"/>
              <w:ind w:right="52"/>
              <w:jc w:val="right"/>
            </w:pPr>
            <w:r>
              <w:rPr>
                <w:sz w:val="20"/>
              </w:rPr>
              <w:t xml:space="preserve">-76 </w:t>
            </w:r>
          </w:p>
        </w:tc>
      </w:tr>
      <w:tr w:rsidR="00F67FE3" w14:paraId="5748C0DB" w14:textId="77777777" w:rsidTr="00DF7F61">
        <w:trPr>
          <w:trHeight w:val="305"/>
        </w:trPr>
        <w:tc>
          <w:tcPr>
            <w:tcW w:w="3880" w:type="dxa"/>
            <w:tcBorders>
              <w:top w:val="single" w:sz="4" w:space="0" w:color="BFBFBF"/>
              <w:left w:val="single" w:sz="4" w:space="0" w:color="BFBFBF"/>
              <w:bottom w:val="single" w:sz="4" w:space="0" w:color="BFBFBF"/>
              <w:right w:val="single" w:sz="4" w:space="0" w:color="BFBFBF"/>
            </w:tcBorders>
          </w:tcPr>
          <w:p w14:paraId="660BAFFF" w14:textId="77777777" w:rsidR="00F67FE3" w:rsidRDefault="00F67FE3" w:rsidP="00DF7F61">
            <w:pPr>
              <w:spacing w:after="0" w:line="259" w:lineRule="auto"/>
              <w:ind w:left="199"/>
            </w:pPr>
            <w:r>
              <w:rPr>
                <w:sz w:val="20"/>
              </w:rPr>
              <w:t xml:space="preserve">Supervisory </w:t>
            </w:r>
          </w:p>
        </w:tc>
        <w:tc>
          <w:tcPr>
            <w:tcW w:w="1000" w:type="dxa"/>
            <w:tcBorders>
              <w:top w:val="single" w:sz="4" w:space="0" w:color="BFBFBF"/>
              <w:left w:val="single" w:sz="4" w:space="0" w:color="BFBFBF"/>
              <w:bottom w:val="single" w:sz="4" w:space="0" w:color="BFBFBF"/>
              <w:right w:val="single" w:sz="4" w:space="0" w:color="BFBFBF"/>
            </w:tcBorders>
          </w:tcPr>
          <w:p w14:paraId="696BC9C3" w14:textId="77777777" w:rsidR="00F67FE3" w:rsidRDefault="00F67FE3" w:rsidP="00DF7F61">
            <w:pPr>
              <w:spacing w:after="0" w:line="259" w:lineRule="auto"/>
              <w:ind w:right="50"/>
              <w:jc w:val="right"/>
            </w:pPr>
            <w:r>
              <w:rPr>
                <w:sz w:val="20"/>
              </w:rPr>
              <w:t xml:space="preserve">116 </w:t>
            </w:r>
          </w:p>
        </w:tc>
        <w:tc>
          <w:tcPr>
            <w:tcW w:w="1400" w:type="dxa"/>
            <w:tcBorders>
              <w:top w:val="single" w:sz="4" w:space="0" w:color="BFBFBF"/>
              <w:left w:val="single" w:sz="4" w:space="0" w:color="BFBFBF"/>
              <w:bottom w:val="single" w:sz="4" w:space="0" w:color="BFBFBF"/>
              <w:right w:val="single" w:sz="4" w:space="0" w:color="BFBFBF"/>
            </w:tcBorders>
          </w:tcPr>
          <w:p w14:paraId="67282EE8" w14:textId="77777777" w:rsidR="00F67FE3" w:rsidRDefault="00F67FE3" w:rsidP="00DF7F61">
            <w:pPr>
              <w:spacing w:after="0" w:line="259" w:lineRule="auto"/>
              <w:ind w:right="55"/>
              <w:jc w:val="right"/>
            </w:pPr>
            <w:r>
              <w:rPr>
                <w:sz w:val="20"/>
              </w:rPr>
              <w:t xml:space="preserve">150 </w:t>
            </w:r>
          </w:p>
        </w:tc>
        <w:tc>
          <w:tcPr>
            <w:tcW w:w="1039" w:type="dxa"/>
            <w:tcBorders>
              <w:top w:val="single" w:sz="4" w:space="0" w:color="BFBFBF"/>
              <w:left w:val="single" w:sz="4" w:space="0" w:color="BFBFBF"/>
              <w:bottom w:val="single" w:sz="4" w:space="0" w:color="BFBFBF"/>
              <w:right w:val="single" w:sz="4" w:space="0" w:color="BFBFBF"/>
            </w:tcBorders>
          </w:tcPr>
          <w:p w14:paraId="0B9C57CC" w14:textId="77777777" w:rsidR="00F67FE3" w:rsidRDefault="00F67FE3" w:rsidP="00DF7F61">
            <w:pPr>
              <w:spacing w:after="0" w:line="259" w:lineRule="auto"/>
              <w:ind w:right="52"/>
              <w:jc w:val="right"/>
            </w:pPr>
            <w:r>
              <w:rPr>
                <w:sz w:val="20"/>
              </w:rPr>
              <w:t xml:space="preserve">105 </w:t>
            </w:r>
          </w:p>
        </w:tc>
        <w:tc>
          <w:tcPr>
            <w:tcW w:w="1103" w:type="dxa"/>
            <w:tcBorders>
              <w:top w:val="single" w:sz="4" w:space="0" w:color="BFBFBF"/>
              <w:left w:val="single" w:sz="4" w:space="0" w:color="BFBFBF"/>
              <w:bottom w:val="single" w:sz="4" w:space="0" w:color="BFBFBF"/>
              <w:right w:val="single" w:sz="4" w:space="0" w:color="BFBFBF"/>
            </w:tcBorders>
          </w:tcPr>
          <w:p w14:paraId="07E0D49A" w14:textId="77777777" w:rsidR="00F67FE3" w:rsidRDefault="00F67FE3" w:rsidP="00DF7F61">
            <w:pPr>
              <w:spacing w:after="0" w:line="259" w:lineRule="auto"/>
              <w:ind w:right="53"/>
              <w:jc w:val="right"/>
            </w:pPr>
            <w:r>
              <w:rPr>
                <w:sz w:val="20"/>
              </w:rPr>
              <w:t xml:space="preserve">-44 </w:t>
            </w:r>
          </w:p>
        </w:tc>
      </w:tr>
      <w:tr w:rsidR="00F67FE3" w14:paraId="276E3845" w14:textId="77777777" w:rsidTr="00DF7F61">
        <w:trPr>
          <w:trHeight w:val="300"/>
        </w:trPr>
        <w:tc>
          <w:tcPr>
            <w:tcW w:w="3880" w:type="dxa"/>
            <w:tcBorders>
              <w:top w:val="single" w:sz="4" w:space="0" w:color="BFBFBF"/>
              <w:left w:val="single" w:sz="4" w:space="0" w:color="BFBFBF"/>
              <w:bottom w:val="single" w:sz="4" w:space="0" w:color="BFBFBF"/>
              <w:right w:val="single" w:sz="4" w:space="0" w:color="BFBFBF"/>
            </w:tcBorders>
            <w:shd w:val="clear" w:color="auto" w:fill="F2F2F2"/>
          </w:tcPr>
          <w:p w14:paraId="1D1B7225" w14:textId="77777777" w:rsidR="00F67FE3" w:rsidRDefault="00F67FE3" w:rsidP="00DF7F61">
            <w:pPr>
              <w:spacing w:after="0" w:line="259" w:lineRule="auto"/>
              <w:ind w:left="199"/>
            </w:pPr>
            <w:r>
              <w:rPr>
                <w:sz w:val="20"/>
              </w:rPr>
              <w:t xml:space="preserve">Direct </w:t>
            </w:r>
          </w:p>
        </w:tc>
        <w:tc>
          <w:tcPr>
            <w:tcW w:w="100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0F6AE16" w14:textId="77777777" w:rsidR="00F67FE3" w:rsidRDefault="00F67FE3" w:rsidP="00DF7F61">
            <w:pPr>
              <w:spacing w:after="0" w:line="259" w:lineRule="auto"/>
              <w:ind w:right="49"/>
              <w:jc w:val="right"/>
            </w:pPr>
            <w:r>
              <w:rPr>
                <w:sz w:val="20"/>
              </w:rPr>
              <w:t xml:space="preserve">63 </w:t>
            </w:r>
          </w:p>
          <w:p w14:paraId="5281681E" w14:textId="77777777" w:rsidR="00F67FE3" w:rsidRDefault="00F67FE3" w:rsidP="00DF7F61">
            <w:pPr>
              <w:spacing w:after="0" w:line="259" w:lineRule="auto"/>
              <w:ind w:left="1"/>
            </w:pPr>
            <w:r>
              <w:rPr>
                <w:sz w:val="20"/>
              </w:rPr>
              <w:t xml:space="preserve"> </w:t>
            </w:r>
          </w:p>
        </w:tc>
        <w:tc>
          <w:tcPr>
            <w:tcW w:w="140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98436D7" w14:textId="77777777" w:rsidR="00F67FE3" w:rsidRDefault="00F67FE3" w:rsidP="00DF7F61">
            <w:pPr>
              <w:spacing w:after="0" w:line="259" w:lineRule="auto"/>
              <w:ind w:right="52"/>
              <w:jc w:val="right"/>
            </w:pPr>
            <w:r>
              <w:rPr>
                <w:sz w:val="20"/>
              </w:rPr>
              <w:t xml:space="preserve">87 </w:t>
            </w:r>
          </w:p>
          <w:p w14:paraId="7038BE2E" w14:textId="77777777" w:rsidR="00F67FE3" w:rsidRDefault="00F67FE3" w:rsidP="00DF7F61">
            <w:pPr>
              <w:spacing w:after="0" w:line="259" w:lineRule="auto"/>
            </w:pPr>
            <w:r>
              <w:rPr>
                <w:sz w:val="20"/>
              </w:rPr>
              <w:t xml:space="preserve"> </w:t>
            </w:r>
          </w:p>
        </w:tc>
        <w:tc>
          <w:tcPr>
            <w:tcW w:w="1039"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BE4D003" w14:textId="77777777" w:rsidR="00F67FE3" w:rsidRDefault="00F67FE3" w:rsidP="00DF7F61">
            <w:pPr>
              <w:spacing w:after="0" w:line="259" w:lineRule="auto"/>
              <w:ind w:right="50"/>
              <w:jc w:val="right"/>
            </w:pPr>
            <w:r>
              <w:rPr>
                <w:sz w:val="20"/>
              </w:rPr>
              <w:t xml:space="preserve">56 </w:t>
            </w:r>
          </w:p>
          <w:p w14:paraId="240CF31C" w14:textId="77777777" w:rsidR="00F67FE3" w:rsidRDefault="00F67FE3" w:rsidP="00DF7F61">
            <w:pPr>
              <w:spacing w:after="0" w:line="259" w:lineRule="auto"/>
              <w:ind w:left="1"/>
            </w:pPr>
            <w:r>
              <w:rPr>
                <w:sz w:val="20"/>
              </w:rPr>
              <w:t xml:space="preserve"> </w:t>
            </w:r>
          </w:p>
        </w:tc>
        <w:tc>
          <w:tcPr>
            <w:tcW w:w="1103"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1FD741DB" w14:textId="77777777" w:rsidR="00F67FE3" w:rsidRDefault="00F67FE3" w:rsidP="00DF7F61">
            <w:pPr>
              <w:spacing w:after="0" w:line="259" w:lineRule="auto"/>
              <w:ind w:right="52"/>
              <w:jc w:val="right"/>
            </w:pPr>
            <w:r>
              <w:rPr>
                <w:sz w:val="20"/>
              </w:rPr>
              <w:t xml:space="preserve">-32 </w:t>
            </w:r>
          </w:p>
          <w:p w14:paraId="20062961" w14:textId="77777777" w:rsidR="00F67FE3" w:rsidRDefault="00F67FE3" w:rsidP="00DF7F61">
            <w:pPr>
              <w:spacing w:after="0" w:line="259" w:lineRule="auto"/>
              <w:ind w:left="1"/>
            </w:pPr>
            <w:r>
              <w:rPr>
                <w:sz w:val="20"/>
              </w:rPr>
              <w:t xml:space="preserve"> </w:t>
            </w:r>
          </w:p>
        </w:tc>
      </w:tr>
      <w:tr w:rsidR="00F67FE3" w14:paraId="7EB85B7F" w14:textId="77777777" w:rsidTr="00DF7F61">
        <w:trPr>
          <w:trHeight w:val="305"/>
        </w:trPr>
        <w:tc>
          <w:tcPr>
            <w:tcW w:w="3880" w:type="dxa"/>
            <w:tcBorders>
              <w:top w:val="single" w:sz="4" w:space="0" w:color="BFBFBF"/>
              <w:left w:val="single" w:sz="4" w:space="0" w:color="BFBFBF"/>
              <w:bottom w:val="single" w:sz="4" w:space="0" w:color="BFBFBF"/>
              <w:right w:val="single" w:sz="4" w:space="0" w:color="BFBFBF"/>
            </w:tcBorders>
          </w:tcPr>
          <w:p w14:paraId="4A71743A" w14:textId="77777777" w:rsidR="00F67FE3" w:rsidRDefault="00F67FE3" w:rsidP="00DF7F61">
            <w:pPr>
              <w:spacing w:after="0" w:line="259" w:lineRule="auto"/>
            </w:pPr>
            <w:r>
              <w:rPr>
                <w:sz w:val="20"/>
              </w:rPr>
              <w:t xml:space="preserve">Husbands’ hours of childcare </w:t>
            </w:r>
          </w:p>
        </w:tc>
        <w:tc>
          <w:tcPr>
            <w:tcW w:w="1000" w:type="dxa"/>
            <w:tcBorders>
              <w:top w:val="single" w:sz="4" w:space="0" w:color="BFBFBF"/>
              <w:left w:val="single" w:sz="4" w:space="0" w:color="BFBFBF"/>
              <w:bottom w:val="single" w:sz="4" w:space="0" w:color="BFBFBF"/>
              <w:right w:val="single" w:sz="4" w:space="0" w:color="BFBFBF"/>
            </w:tcBorders>
          </w:tcPr>
          <w:p w14:paraId="7D84A1A5" w14:textId="77777777" w:rsidR="00F67FE3" w:rsidRDefault="00F67FE3" w:rsidP="00DF7F61">
            <w:pPr>
              <w:spacing w:after="160" w:line="259" w:lineRule="auto"/>
            </w:pPr>
          </w:p>
        </w:tc>
        <w:tc>
          <w:tcPr>
            <w:tcW w:w="1400" w:type="dxa"/>
            <w:tcBorders>
              <w:top w:val="single" w:sz="4" w:space="0" w:color="BFBFBF"/>
              <w:left w:val="single" w:sz="4" w:space="0" w:color="BFBFBF"/>
              <w:bottom w:val="single" w:sz="4" w:space="0" w:color="BFBFBF"/>
              <w:right w:val="single" w:sz="4" w:space="0" w:color="BFBFBF"/>
            </w:tcBorders>
          </w:tcPr>
          <w:p w14:paraId="643A2935" w14:textId="77777777" w:rsidR="00F67FE3" w:rsidRDefault="00F67FE3" w:rsidP="00DF7F61">
            <w:pPr>
              <w:spacing w:after="160" w:line="259" w:lineRule="auto"/>
            </w:pPr>
          </w:p>
        </w:tc>
        <w:tc>
          <w:tcPr>
            <w:tcW w:w="1039" w:type="dxa"/>
            <w:tcBorders>
              <w:top w:val="single" w:sz="4" w:space="0" w:color="BFBFBF"/>
              <w:left w:val="single" w:sz="4" w:space="0" w:color="BFBFBF"/>
              <w:bottom w:val="single" w:sz="4" w:space="0" w:color="BFBFBF"/>
              <w:right w:val="single" w:sz="4" w:space="0" w:color="BFBFBF"/>
            </w:tcBorders>
          </w:tcPr>
          <w:p w14:paraId="264BB03F" w14:textId="77777777" w:rsidR="00F67FE3" w:rsidRDefault="00F67FE3" w:rsidP="00DF7F61">
            <w:pPr>
              <w:spacing w:after="160" w:line="259" w:lineRule="auto"/>
            </w:pPr>
          </w:p>
        </w:tc>
        <w:tc>
          <w:tcPr>
            <w:tcW w:w="1103" w:type="dxa"/>
            <w:tcBorders>
              <w:top w:val="single" w:sz="4" w:space="0" w:color="BFBFBF"/>
              <w:left w:val="single" w:sz="4" w:space="0" w:color="BFBFBF"/>
              <w:bottom w:val="single" w:sz="4" w:space="0" w:color="BFBFBF"/>
              <w:right w:val="single" w:sz="4" w:space="0" w:color="BFBFBF"/>
            </w:tcBorders>
          </w:tcPr>
          <w:p w14:paraId="40B51A22" w14:textId="77777777" w:rsidR="00F67FE3" w:rsidRDefault="00F67FE3" w:rsidP="00DF7F61">
            <w:pPr>
              <w:spacing w:after="160" w:line="259" w:lineRule="auto"/>
            </w:pPr>
          </w:p>
        </w:tc>
      </w:tr>
      <w:tr w:rsidR="00F67FE3" w14:paraId="5DC62C01" w14:textId="77777777" w:rsidTr="00DF7F61">
        <w:trPr>
          <w:trHeight w:val="300"/>
        </w:trPr>
        <w:tc>
          <w:tcPr>
            <w:tcW w:w="3880" w:type="dxa"/>
            <w:tcBorders>
              <w:top w:val="single" w:sz="4" w:space="0" w:color="BFBFBF"/>
              <w:left w:val="single" w:sz="4" w:space="0" w:color="BFBFBF"/>
              <w:bottom w:val="single" w:sz="4" w:space="0" w:color="BFBFBF"/>
              <w:right w:val="single" w:sz="4" w:space="0" w:color="BFBFBF"/>
            </w:tcBorders>
            <w:shd w:val="clear" w:color="auto" w:fill="F2F2F2"/>
          </w:tcPr>
          <w:p w14:paraId="019B0C7B" w14:textId="77777777" w:rsidR="00F67FE3" w:rsidRDefault="00F67FE3" w:rsidP="00DF7F61">
            <w:pPr>
              <w:spacing w:after="0" w:line="259" w:lineRule="auto"/>
            </w:pPr>
            <w:r>
              <w:rPr>
                <w:sz w:val="20"/>
              </w:rPr>
              <w:t xml:space="preserve">Total </w:t>
            </w:r>
          </w:p>
        </w:tc>
        <w:tc>
          <w:tcPr>
            <w:tcW w:w="1000" w:type="dxa"/>
            <w:tcBorders>
              <w:top w:val="single" w:sz="4" w:space="0" w:color="BFBFBF"/>
              <w:left w:val="single" w:sz="4" w:space="0" w:color="BFBFBF"/>
              <w:bottom w:val="single" w:sz="4" w:space="0" w:color="BFBFBF"/>
              <w:right w:val="single" w:sz="4" w:space="0" w:color="BFBFBF"/>
            </w:tcBorders>
            <w:shd w:val="clear" w:color="auto" w:fill="F2F2F2"/>
          </w:tcPr>
          <w:p w14:paraId="343A692E" w14:textId="77777777" w:rsidR="00F67FE3" w:rsidRDefault="00F67FE3" w:rsidP="00DF7F61">
            <w:pPr>
              <w:spacing w:after="0" w:line="259" w:lineRule="auto"/>
              <w:ind w:right="50"/>
              <w:jc w:val="right"/>
            </w:pPr>
            <w:r>
              <w:rPr>
                <w:sz w:val="20"/>
              </w:rPr>
              <w:t xml:space="preserve">109 </w:t>
            </w:r>
          </w:p>
        </w:tc>
        <w:tc>
          <w:tcPr>
            <w:tcW w:w="1400" w:type="dxa"/>
            <w:tcBorders>
              <w:top w:val="single" w:sz="4" w:space="0" w:color="BFBFBF"/>
              <w:left w:val="single" w:sz="4" w:space="0" w:color="BFBFBF"/>
              <w:bottom w:val="single" w:sz="4" w:space="0" w:color="BFBFBF"/>
              <w:right w:val="single" w:sz="4" w:space="0" w:color="BFBFBF"/>
            </w:tcBorders>
            <w:shd w:val="clear" w:color="auto" w:fill="F2F2F2"/>
          </w:tcPr>
          <w:p w14:paraId="3FE1E0C7" w14:textId="77777777" w:rsidR="00F67FE3" w:rsidRDefault="00F67FE3" w:rsidP="00DF7F61">
            <w:pPr>
              <w:spacing w:after="0" w:line="259" w:lineRule="auto"/>
              <w:ind w:right="54"/>
              <w:jc w:val="right"/>
            </w:pPr>
            <w:r>
              <w:rPr>
                <w:sz w:val="20"/>
              </w:rPr>
              <w:t xml:space="preserve">104 </w:t>
            </w:r>
          </w:p>
        </w:tc>
        <w:tc>
          <w:tcPr>
            <w:tcW w:w="1039" w:type="dxa"/>
            <w:tcBorders>
              <w:top w:val="single" w:sz="4" w:space="0" w:color="BFBFBF"/>
              <w:left w:val="single" w:sz="4" w:space="0" w:color="BFBFBF"/>
              <w:bottom w:val="single" w:sz="4" w:space="0" w:color="BFBFBF"/>
              <w:right w:val="single" w:sz="4" w:space="0" w:color="BFBFBF"/>
            </w:tcBorders>
            <w:shd w:val="clear" w:color="auto" w:fill="F2F2F2"/>
          </w:tcPr>
          <w:p w14:paraId="57791A2E" w14:textId="77777777" w:rsidR="00F67FE3" w:rsidRDefault="00F67FE3" w:rsidP="00DF7F61">
            <w:pPr>
              <w:spacing w:after="0" w:line="259" w:lineRule="auto"/>
              <w:ind w:right="51"/>
              <w:jc w:val="right"/>
            </w:pPr>
            <w:r>
              <w:rPr>
                <w:sz w:val="20"/>
              </w:rPr>
              <w:t xml:space="preserve">111 </w:t>
            </w:r>
          </w:p>
        </w:tc>
        <w:tc>
          <w:tcPr>
            <w:tcW w:w="1103" w:type="dxa"/>
            <w:tcBorders>
              <w:top w:val="single" w:sz="4" w:space="0" w:color="BFBFBF"/>
              <w:left w:val="single" w:sz="4" w:space="0" w:color="BFBFBF"/>
              <w:bottom w:val="single" w:sz="4" w:space="0" w:color="BFBFBF"/>
              <w:right w:val="single" w:sz="4" w:space="0" w:color="BFBFBF"/>
            </w:tcBorders>
            <w:shd w:val="clear" w:color="auto" w:fill="F2F2F2"/>
          </w:tcPr>
          <w:p w14:paraId="5BEE3DD0" w14:textId="77777777" w:rsidR="00F67FE3" w:rsidRDefault="00F67FE3" w:rsidP="00DF7F61">
            <w:pPr>
              <w:spacing w:after="0" w:line="259" w:lineRule="auto"/>
              <w:ind w:right="49"/>
              <w:jc w:val="right"/>
            </w:pPr>
            <w:r>
              <w:rPr>
                <w:sz w:val="20"/>
              </w:rPr>
              <w:t xml:space="preserve">6.3 </w:t>
            </w:r>
          </w:p>
        </w:tc>
      </w:tr>
      <w:tr w:rsidR="00F67FE3" w14:paraId="26CC3B5D" w14:textId="77777777" w:rsidTr="00DF7F61">
        <w:trPr>
          <w:trHeight w:val="304"/>
        </w:trPr>
        <w:tc>
          <w:tcPr>
            <w:tcW w:w="3880" w:type="dxa"/>
            <w:tcBorders>
              <w:top w:val="single" w:sz="4" w:space="0" w:color="BFBFBF"/>
              <w:left w:val="single" w:sz="4" w:space="0" w:color="BFBFBF"/>
              <w:bottom w:val="single" w:sz="4" w:space="0" w:color="BFBFBF"/>
              <w:right w:val="single" w:sz="4" w:space="0" w:color="BFBFBF"/>
            </w:tcBorders>
          </w:tcPr>
          <w:p w14:paraId="1692FB3B" w14:textId="77777777" w:rsidR="00F67FE3" w:rsidRDefault="00F67FE3" w:rsidP="00DF7F61">
            <w:pPr>
              <w:spacing w:after="0" w:line="259" w:lineRule="auto"/>
              <w:ind w:left="199"/>
            </w:pPr>
            <w:r>
              <w:rPr>
                <w:sz w:val="20"/>
              </w:rPr>
              <w:t xml:space="preserve">Supervisory </w:t>
            </w:r>
          </w:p>
        </w:tc>
        <w:tc>
          <w:tcPr>
            <w:tcW w:w="1000" w:type="dxa"/>
            <w:tcBorders>
              <w:top w:val="single" w:sz="4" w:space="0" w:color="BFBFBF"/>
              <w:left w:val="single" w:sz="4" w:space="0" w:color="BFBFBF"/>
              <w:bottom w:val="single" w:sz="4" w:space="0" w:color="BFBFBF"/>
              <w:right w:val="single" w:sz="4" w:space="0" w:color="BFBFBF"/>
            </w:tcBorders>
          </w:tcPr>
          <w:p w14:paraId="1FBCCA3F" w14:textId="77777777" w:rsidR="00F67FE3" w:rsidRDefault="00F67FE3" w:rsidP="00DF7F61">
            <w:pPr>
              <w:spacing w:after="0" w:line="259" w:lineRule="auto"/>
              <w:ind w:right="50"/>
              <w:jc w:val="right"/>
            </w:pPr>
            <w:r>
              <w:rPr>
                <w:sz w:val="20"/>
              </w:rPr>
              <w:t xml:space="preserve">76 </w:t>
            </w:r>
          </w:p>
        </w:tc>
        <w:tc>
          <w:tcPr>
            <w:tcW w:w="1400" w:type="dxa"/>
            <w:tcBorders>
              <w:top w:val="single" w:sz="4" w:space="0" w:color="BFBFBF"/>
              <w:left w:val="single" w:sz="4" w:space="0" w:color="BFBFBF"/>
              <w:bottom w:val="single" w:sz="4" w:space="0" w:color="BFBFBF"/>
              <w:right w:val="single" w:sz="4" w:space="0" w:color="BFBFBF"/>
            </w:tcBorders>
          </w:tcPr>
          <w:p w14:paraId="28A79520" w14:textId="77777777" w:rsidR="00F67FE3" w:rsidRDefault="00F67FE3" w:rsidP="00DF7F61">
            <w:pPr>
              <w:spacing w:after="0" w:line="259" w:lineRule="auto"/>
              <w:ind w:right="55"/>
              <w:jc w:val="right"/>
            </w:pPr>
            <w:r>
              <w:rPr>
                <w:sz w:val="20"/>
              </w:rPr>
              <w:t xml:space="preserve">71 </w:t>
            </w:r>
          </w:p>
        </w:tc>
        <w:tc>
          <w:tcPr>
            <w:tcW w:w="1039" w:type="dxa"/>
            <w:tcBorders>
              <w:top w:val="single" w:sz="4" w:space="0" w:color="BFBFBF"/>
              <w:left w:val="single" w:sz="4" w:space="0" w:color="BFBFBF"/>
              <w:bottom w:val="single" w:sz="4" w:space="0" w:color="BFBFBF"/>
              <w:right w:val="single" w:sz="4" w:space="0" w:color="BFBFBF"/>
            </w:tcBorders>
          </w:tcPr>
          <w:p w14:paraId="4010B5FB" w14:textId="77777777" w:rsidR="00F67FE3" w:rsidRDefault="00F67FE3" w:rsidP="00DF7F61">
            <w:pPr>
              <w:spacing w:after="0" w:line="259" w:lineRule="auto"/>
              <w:ind w:right="52"/>
              <w:jc w:val="right"/>
            </w:pPr>
            <w:r>
              <w:rPr>
                <w:sz w:val="20"/>
              </w:rPr>
              <w:t xml:space="preserve">77 </w:t>
            </w:r>
          </w:p>
        </w:tc>
        <w:tc>
          <w:tcPr>
            <w:tcW w:w="1103" w:type="dxa"/>
            <w:tcBorders>
              <w:top w:val="single" w:sz="4" w:space="0" w:color="BFBFBF"/>
              <w:left w:val="single" w:sz="4" w:space="0" w:color="BFBFBF"/>
              <w:bottom w:val="single" w:sz="4" w:space="0" w:color="BFBFBF"/>
              <w:right w:val="single" w:sz="4" w:space="0" w:color="BFBFBF"/>
            </w:tcBorders>
          </w:tcPr>
          <w:p w14:paraId="5C22315A" w14:textId="77777777" w:rsidR="00F67FE3" w:rsidRDefault="00F67FE3" w:rsidP="00DF7F61">
            <w:pPr>
              <w:spacing w:after="0" w:line="259" w:lineRule="auto"/>
              <w:ind w:right="51"/>
              <w:jc w:val="right"/>
            </w:pPr>
            <w:r>
              <w:rPr>
                <w:sz w:val="20"/>
              </w:rPr>
              <w:t xml:space="preserve">5.5 </w:t>
            </w:r>
          </w:p>
        </w:tc>
      </w:tr>
      <w:tr w:rsidR="00F67FE3" w14:paraId="589581BE" w14:textId="77777777" w:rsidTr="00DF7F61">
        <w:trPr>
          <w:trHeight w:val="299"/>
        </w:trPr>
        <w:tc>
          <w:tcPr>
            <w:tcW w:w="3880" w:type="dxa"/>
            <w:tcBorders>
              <w:top w:val="single" w:sz="4" w:space="0" w:color="BFBFBF"/>
              <w:left w:val="single" w:sz="4" w:space="0" w:color="BFBFBF"/>
              <w:bottom w:val="single" w:sz="4" w:space="0" w:color="BFBFBF"/>
              <w:right w:val="single" w:sz="4" w:space="0" w:color="BFBFBF"/>
            </w:tcBorders>
            <w:shd w:val="clear" w:color="auto" w:fill="F2F2F2"/>
          </w:tcPr>
          <w:p w14:paraId="040E2752" w14:textId="77777777" w:rsidR="00F67FE3" w:rsidRDefault="00F67FE3" w:rsidP="00DF7F61">
            <w:pPr>
              <w:spacing w:after="0" w:line="259" w:lineRule="auto"/>
              <w:ind w:left="199"/>
            </w:pPr>
            <w:r>
              <w:rPr>
                <w:sz w:val="20"/>
              </w:rPr>
              <w:t xml:space="preserve">Direct </w:t>
            </w:r>
          </w:p>
        </w:tc>
        <w:tc>
          <w:tcPr>
            <w:tcW w:w="1000" w:type="dxa"/>
            <w:tcBorders>
              <w:top w:val="single" w:sz="4" w:space="0" w:color="BFBFBF"/>
              <w:left w:val="single" w:sz="4" w:space="0" w:color="BFBFBF"/>
              <w:bottom w:val="single" w:sz="4" w:space="0" w:color="BFBFBF"/>
              <w:right w:val="single" w:sz="4" w:space="0" w:color="BFBFBF"/>
            </w:tcBorders>
            <w:shd w:val="clear" w:color="auto" w:fill="F2F2F2"/>
          </w:tcPr>
          <w:p w14:paraId="2E0721AC" w14:textId="77777777" w:rsidR="00F67FE3" w:rsidRDefault="00F67FE3" w:rsidP="00DF7F61">
            <w:pPr>
              <w:spacing w:after="0" w:line="259" w:lineRule="auto"/>
              <w:ind w:right="49"/>
              <w:jc w:val="right"/>
            </w:pPr>
            <w:r>
              <w:rPr>
                <w:sz w:val="20"/>
              </w:rPr>
              <w:t xml:space="preserve">34 </w:t>
            </w:r>
          </w:p>
        </w:tc>
        <w:tc>
          <w:tcPr>
            <w:tcW w:w="1400" w:type="dxa"/>
            <w:tcBorders>
              <w:top w:val="single" w:sz="4" w:space="0" w:color="BFBFBF"/>
              <w:left w:val="single" w:sz="4" w:space="0" w:color="BFBFBF"/>
              <w:bottom w:val="single" w:sz="4" w:space="0" w:color="BFBFBF"/>
              <w:right w:val="single" w:sz="4" w:space="0" w:color="BFBFBF"/>
            </w:tcBorders>
            <w:shd w:val="clear" w:color="auto" w:fill="F2F2F2"/>
          </w:tcPr>
          <w:p w14:paraId="62A395C1" w14:textId="77777777" w:rsidR="00F67FE3" w:rsidRDefault="00F67FE3" w:rsidP="00DF7F61">
            <w:pPr>
              <w:spacing w:after="0" w:line="259" w:lineRule="auto"/>
              <w:ind w:right="52"/>
              <w:jc w:val="right"/>
            </w:pPr>
            <w:r>
              <w:rPr>
                <w:sz w:val="20"/>
              </w:rPr>
              <w:t xml:space="preserve">33 </w:t>
            </w:r>
          </w:p>
        </w:tc>
        <w:tc>
          <w:tcPr>
            <w:tcW w:w="1039" w:type="dxa"/>
            <w:tcBorders>
              <w:top w:val="single" w:sz="4" w:space="0" w:color="BFBFBF"/>
              <w:left w:val="single" w:sz="4" w:space="0" w:color="BFBFBF"/>
              <w:bottom w:val="single" w:sz="4" w:space="0" w:color="BFBFBF"/>
              <w:right w:val="single" w:sz="4" w:space="0" w:color="BFBFBF"/>
            </w:tcBorders>
            <w:shd w:val="clear" w:color="auto" w:fill="F2F2F2"/>
          </w:tcPr>
          <w:p w14:paraId="38B4F7E3" w14:textId="77777777" w:rsidR="00F67FE3" w:rsidRDefault="00F67FE3" w:rsidP="00DF7F61">
            <w:pPr>
              <w:spacing w:after="0" w:line="259" w:lineRule="auto"/>
              <w:ind w:right="50"/>
              <w:jc w:val="right"/>
            </w:pPr>
            <w:r>
              <w:rPr>
                <w:sz w:val="20"/>
              </w:rPr>
              <w:t xml:space="preserve">34 </w:t>
            </w:r>
          </w:p>
        </w:tc>
        <w:tc>
          <w:tcPr>
            <w:tcW w:w="1103" w:type="dxa"/>
            <w:tcBorders>
              <w:top w:val="single" w:sz="4" w:space="0" w:color="BFBFBF"/>
              <w:left w:val="single" w:sz="4" w:space="0" w:color="BFBFBF"/>
              <w:bottom w:val="single" w:sz="4" w:space="0" w:color="BFBFBF"/>
              <w:right w:val="single" w:sz="4" w:space="0" w:color="BFBFBF"/>
            </w:tcBorders>
            <w:shd w:val="clear" w:color="auto" w:fill="F2F2F2"/>
          </w:tcPr>
          <w:p w14:paraId="11969317" w14:textId="77777777" w:rsidR="00F67FE3" w:rsidRDefault="00F67FE3" w:rsidP="00DF7F61">
            <w:pPr>
              <w:spacing w:after="0" w:line="259" w:lineRule="auto"/>
              <w:ind w:right="49"/>
              <w:jc w:val="right"/>
            </w:pPr>
            <w:r>
              <w:rPr>
                <w:sz w:val="20"/>
              </w:rPr>
              <w:t xml:space="preserve">0.8 </w:t>
            </w:r>
          </w:p>
        </w:tc>
      </w:tr>
    </w:tbl>
    <w:p w14:paraId="482DCAB0" w14:textId="50A83E55" w:rsidR="00F67FE3" w:rsidRDefault="006C1E92" w:rsidP="006C1E92">
      <w:pPr>
        <w:spacing w:line="240" w:lineRule="auto"/>
        <w:rPr>
          <w:sz w:val="20"/>
        </w:rPr>
      </w:pPr>
      <w:r w:rsidRPr="006C1E92">
        <w:rPr>
          <w:i/>
          <w:sz w:val="20"/>
        </w:rPr>
        <w:t>Notes</w:t>
      </w:r>
      <w:r>
        <w:rPr>
          <w:sz w:val="20"/>
        </w:rPr>
        <w:t>: (</w:t>
      </w:r>
      <w:proofErr w:type="spellStart"/>
      <w:r>
        <w:rPr>
          <w:sz w:val="20"/>
        </w:rPr>
        <w:t>i</w:t>
      </w:r>
      <w:proofErr w:type="spellEnd"/>
      <w:r>
        <w:rPr>
          <w:sz w:val="20"/>
        </w:rPr>
        <w:t xml:space="preserve">) The column “Difference” shows the result of subtracting values listed under “Wife employed” from “Wife not employed.” (ii) The total household hours are greater (by a small amount) than the sum of the hours of husbands and wives because it also includes childcare rendered by family members (probably older children) between 15 and 17 years. (iii) Components may not add up to their respective totals due to rounding. (iv) There were 4,396 families, of which 1086 and 3310 had </w:t>
      </w:r>
      <w:proofErr w:type="spellStart"/>
      <w:r>
        <w:rPr>
          <w:sz w:val="20"/>
        </w:rPr>
        <w:t>nonemployed</w:t>
      </w:r>
      <w:proofErr w:type="spellEnd"/>
      <w:r>
        <w:rPr>
          <w:sz w:val="20"/>
        </w:rPr>
        <w:t xml:space="preserve"> and employed wives, respectively. (v)</w:t>
      </w:r>
      <w:r>
        <w:t xml:space="preserve"> </w:t>
      </w:r>
      <w:r>
        <w:rPr>
          <w:sz w:val="20"/>
        </w:rPr>
        <w:t xml:space="preserve">1,120 consumer units reported spending on childcare, of which 170 and 950 had, respectively, employed and </w:t>
      </w:r>
      <w:proofErr w:type="spellStart"/>
      <w:r>
        <w:rPr>
          <w:sz w:val="20"/>
        </w:rPr>
        <w:t>nonemployed</w:t>
      </w:r>
      <w:proofErr w:type="spellEnd"/>
      <w:r>
        <w:rPr>
          <w:sz w:val="20"/>
        </w:rPr>
        <w:t xml:space="preserve"> wives.</w:t>
      </w:r>
    </w:p>
    <w:p w14:paraId="39FBE107" w14:textId="6717F2A3" w:rsidR="006C1E92" w:rsidRDefault="006C1E92" w:rsidP="006C1E92">
      <w:pPr>
        <w:ind w:left="-5" w:right="63"/>
      </w:pPr>
      <w:r>
        <w:t xml:space="preserve">Turning to hours of childcare, we observe that the average monthly hours are 72 hours less for families with an employed wife than a </w:t>
      </w:r>
      <w:proofErr w:type="spellStart"/>
      <w:r>
        <w:t>nonemployed</w:t>
      </w:r>
      <w:proofErr w:type="spellEnd"/>
      <w:r>
        <w:t xml:space="preserve"> wife, reflecting, to some extent, the higher spending on childcare services among the former. Both supervisory and direct care hours are lower. Divergent patterns of change are evident for wives and husbands. Employed wives’ average hours of childcare are 76 hours less</w:t>
      </w:r>
      <w:del w:id="199" w:author="Lindsey Carter" w:date="2024-02-07T13:55:00Z">
        <w:r w:rsidDel="00CB23F6">
          <w:delText>er</w:delText>
        </w:r>
      </w:del>
      <w:r>
        <w:t xml:space="preserve"> than their </w:t>
      </w:r>
      <w:proofErr w:type="spellStart"/>
      <w:r>
        <w:t>nonemployed</w:t>
      </w:r>
      <w:proofErr w:type="spellEnd"/>
      <w:r>
        <w:t xml:space="preserve"> counterparts. The intrahousehold division of childcare responsibilities shifts markedly in wives’ favor with employment—the share of employed wives in total household hours of childcare is 58 percent, </w:t>
      </w:r>
      <w:del w:id="200" w:author="Lindsey Carter" w:date="2024-02-07T13:55:00Z">
        <w:r w:rsidDel="00CB23F6">
          <w:delText xml:space="preserve">which is </w:delText>
        </w:r>
      </w:del>
      <w:r>
        <w:t xml:space="preserve">ten percentage points lower than that of </w:t>
      </w:r>
      <w:proofErr w:type="spellStart"/>
      <w:r>
        <w:t>nonemployed</w:t>
      </w:r>
      <w:proofErr w:type="spellEnd"/>
      <w:r>
        <w:t xml:space="preserve"> wives’ average share. However, on average, husbands with an employed wife engage in childcare for about 6 hours more than those with a </w:t>
      </w:r>
      <w:proofErr w:type="spellStart"/>
      <w:r>
        <w:t>nonemployed</w:t>
      </w:r>
      <w:proofErr w:type="spellEnd"/>
      <w:r>
        <w:t xml:space="preserve"> wife. Most of the difference between them is accounted for by the higher average hours of supervisory care </w:t>
      </w:r>
      <w:del w:id="201" w:author="Lindsey Carter" w:date="2024-02-07T13:56:00Z">
        <w:r w:rsidDel="00CB23F6">
          <w:delText xml:space="preserve">of </w:delText>
        </w:r>
      </w:del>
      <w:ins w:id="202" w:author="Lindsey Carter" w:date="2024-02-07T13:56:00Z">
        <w:r w:rsidR="00CB23F6">
          <w:t xml:space="preserve">for </w:t>
        </w:r>
      </w:ins>
      <w:r>
        <w:t xml:space="preserve">husbands in dual-earner </w:t>
      </w:r>
      <w:r>
        <w:lastRenderedPageBreak/>
        <w:t xml:space="preserve">families. Our additional tabulation (not reported in the table) showed that 96 percent of the difference in supervisory care among husbands could be attributed to supervision that does not overlap with other household production (e.g., keeping an eye on the children while watching TV). Supervisory care that coincides with other household work (e.g., watching children while cooking) played a trivial role in shaping the difference. </w:t>
      </w:r>
    </w:p>
    <w:p w14:paraId="616C21F6" w14:textId="62593123" w:rsidR="006C1E92" w:rsidRDefault="006C1E92" w:rsidP="006C1E92">
      <w:r>
        <w:t xml:space="preserve">Families with children and a single, employed reference person face different constraints. Most </w:t>
      </w:r>
      <w:del w:id="203" w:author="Lindsey Carter" w:date="2024-02-07T13:58:00Z">
        <w:r w:rsidDel="00CB23F6">
          <w:delText xml:space="preserve">of them </w:delText>
        </w:r>
      </w:del>
      <w:r>
        <w:t xml:space="preserve">are households with one adult, thus eliminating the possibility of sharing childcare or household financial responsibilities with another adult. Since the constraints imposed by childcare are generally more severe for families with children under 13 (because they admittedly require supervision), we consider this group here. The caveats we outlined earlier regarding relatively small cell sizes apply naturally, with even greater force for families with a single reference person. Our estimates indicate that childcare expenditures are associated with </w:t>
      </w:r>
      <w:del w:id="204" w:author="Lindsey Carter" w:date="2024-02-07T13:59:00Z">
        <w:r w:rsidDel="00CB23F6">
          <w:delText xml:space="preserve">lower </w:delText>
        </w:r>
      </w:del>
      <w:ins w:id="205" w:author="Lindsey Carter" w:date="2024-02-07T13:59:00Z">
        <w:r w:rsidR="00CB23F6">
          <w:t xml:space="preserve">fewer </w:t>
        </w:r>
      </w:ins>
      <w:r>
        <w:t>hours of childcare (</w:t>
      </w:r>
      <w:r>
        <w:fldChar w:fldCharType="begin"/>
      </w:r>
      <w:r>
        <w:instrText xml:space="preserve"> REF _Ref158095306 \h </w:instrText>
      </w:r>
      <w:r>
        <w:fldChar w:fldCharType="separate"/>
      </w:r>
      <w:r>
        <w:t xml:space="preserve">Table </w:t>
      </w:r>
      <w:r>
        <w:rPr>
          <w:noProof/>
        </w:rPr>
        <w:t>5</w:t>
      </w:r>
      <w:r>
        <w:noBreakHyphen/>
      </w:r>
      <w:r>
        <w:rPr>
          <w:noProof/>
        </w:rPr>
        <w:t>7</w:t>
      </w:r>
      <w:r>
        <w:fldChar w:fldCharType="end"/>
      </w:r>
      <w:r>
        <w:t xml:space="preserve">). The reduction appears true for both single females and single males, amounting to roughly 40 minutes per day for females and </w:t>
      </w:r>
      <w:ins w:id="206" w:author="Lindsey Carter" w:date="2024-02-07T13:59:00Z">
        <w:r w:rsidR="00CB23F6">
          <w:t>1</w:t>
        </w:r>
      </w:ins>
      <w:del w:id="207" w:author="Lindsey Carter" w:date="2024-02-07T13:59:00Z">
        <w:r w:rsidDel="00CB23F6">
          <w:delText>an</w:delText>
        </w:r>
      </w:del>
      <w:r>
        <w:t xml:space="preserve"> hour and 10 minutes for men. However, the cell sizes are pretty low for those who purchase childcare services (144 and 29, respectively). Single-female families purchase childcare services at about the same rate as dual-earner families (29 percent), while the rate among single-male families is lower at 21 percent (these estimates are not shown in the table).</w:t>
      </w:r>
    </w:p>
    <w:p w14:paraId="1BB53BAE" w14:textId="3F9967AA" w:rsidR="006C1E92" w:rsidRDefault="006C1E92" w:rsidP="006C1E92">
      <w:pPr>
        <w:pStyle w:val="Caption"/>
        <w:keepNext/>
      </w:pPr>
      <w:bookmarkStart w:id="208" w:name="_Ref158095306"/>
      <w:bookmarkStart w:id="209" w:name="_Toc158095563"/>
      <w:r>
        <w:t xml:space="preserve">Table </w:t>
      </w:r>
      <w:fldSimple w:instr=" STYLEREF 1 \s ">
        <w:r>
          <w:rPr>
            <w:noProof/>
          </w:rPr>
          <w:t>5</w:t>
        </w:r>
      </w:fldSimple>
      <w:r>
        <w:noBreakHyphen/>
      </w:r>
      <w:fldSimple w:instr=" SEQ Table \* ARABIC \s 1 ">
        <w:r>
          <w:rPr>
            <w:noProof/>
          </w:rPr>
          <w:t>7</w:t>
        </w:r>
      </w:fldSimple>
      <w:bookmarkEnd w:id="208"/>
      <w:r>
        <w:t xml:space="preserve"> </w:t>
      </w:r>
      <w:r w:rsidRPr="00DE6DD5">
        <w:t xml:space="preserve">Families </w:t>
      </w:r>
      <w:r w:rsidR="003939FE">
        <w:t>w</w:t>
      </w:r>
      <w:r w:rsidR="003939FE" w:rsidRPr="00DE6DD5">
        <w:t xml:space="preserve">ith children under 13 years </w:t>
      </w:r>
      <w:r w:rsidR="003939FE">
        <w:t>a</w:t>
      </w:r>
      <w:r w:rsidR="003939FE" w:rsidRPr="00DE6DD5">
        <w:t xml:space="preserve">nd </w:t>
      </w:r>
      <w:r w:rsidR="003939FE">
        <w:t>a</w:t>
      </w:r>
      <w:r w:rsidR="003939FE" w:rsidRPr="00DE6DD5">
        <w:t xml:space="preserve"> single, employed reference person: average monthly childcare expenditures </w:t>
      </w:r>
      <w:r w:rsidR="003939FE">
        <w:t>a</w:t>
      </w:r>
      <w:r w:rsidR="003939FE" w:rsidRPr="00DE6DD5">
        <w:t xml:space="preserve">nd average monthly hours </w:t>
      </w:r>
      <w:r w:rsidR="003939FE">
        <w:t>o</w:t>
      </w:r>
      <w:r w:rsidR="003939FE" w:rsidRPr="00DE6DD5">
        <w:t xml:space="preserve">f childcare provided </w:t>
      </w:r>
      <w:r w:rsidR="003939FE">
        <w:t>b</w:t>
      </w:r>
      <w:r w:rsidR="003939FE" w:rsidRPr="00DE6DD5">
        <w:t xml:space="preserve">y </w:t>
      </w:r>
      <w:r w:rsidR="003939FE">
        <w:t>t</w:t>
      </w:r>
      <w:r w:rsidR="003939FE" w:rsidRPr="00DE6DD5">
        <w:t>he family</w:t>
      </w:r>
      <w:r w:rsidR="00CB23F6" w:rsidRPr="00DE6DD5">
        <w:t>,</w:t>
      </w:r>
      <w:r w:rsidRPr="00DE6DD5">
        <w:t xml:space="preserve"> 2019</w:t>
      </w:r>
      <w:bookmarkEnd w:id="209"/>
    </w:p>
    <w:tbl>
      <w:tblPr>
        <w:tblStyle w:val="TableGrid0"/>
        <w:tblW w:w="6014" w:type="dxa"/>
        <w:tblInd w:w="6" w:type="dxa"/>
        <w:tblCellMar>
          <w:top w:w="53" w:type="dxa"/>
          <w:left w:w="107" w:type="dxa"/>
          <w:right w:w="56" w:type="dxa"/>
        </w:tblCellMar>
        <w:tblLook w:val="04A0" w:firstRow="1" w:lastRow="0" w:firstColumn="1" w:lastColumn="0" w:noHBand="0" w:noVBand="1"/>
      </w:tblPr>
      <w:tblGrid>
        <w:gridCol w:w="1430"/>
        <w:gridCol w:w="1492"/>
        <w:gridCol w:w="953"/>
        <w:gridCol w:w="874"/>
        <w:gridCol w:w="1265"/>
      </w:tblGrid>
      <w:tr w:rsidR="006C1E92" w14:paraId="15F3F64E" w14:textId="77777777" w:rsidTr="006C1E92">
        <w:trPr>
          <w:trHeight w:val="702"/>
        </w:trPr>
        <w:tc>
          <w:tcPr>
            <w:tcW w:w="1430" w:type="dxa"/>
            <w:tcBorders>
              <w:top w:val="single" w:sz="4" w:space="0" w:color="BFBFBF"/>
              <w:left w:val="single" w:sz="4" w:space="0" w:color="BFBFBF"/>
              <w:bottom w:val="single" w:sz="4" w:space="0" w:color="BFBFBF"/>
              <w:right w:val="single" w:sz="4" w:space="0" w:color="BFBFBF"/>
            </w:tcBorders>
          </w:tcPr>
          <w:p w14:paraId="388538A0" w14:textId="77777777" w:rsidR="006C1E92" w:rsidRDefault="006C1E92" w:rsidP="00DF7F61">
            <w:pPr>
              <w:spacing w:after="160" w:line="259" w:lineRule="auto"/>
            </w:pPr>
          </w:p>
        </w:tc>
        <w:tc>
          <w:tcPr>
            <w:tcW w:w="2445" w:type="dxa"/>
            <w:gridSpan w:val="2"/>
            <w:tcBorders>
              <w:top w:val="single" w:sz="4" w:space="0" w:color="BFBFBF"/>
              <w:left w:val="single" w:sz="4" w:space="0" w:color="BFBFBF"/>
              <w:bottom w:val="single" w:sz="4" w:space="0" w:color="BFBFBF"/>
              <w:right w:val="single" w:sz="4" w:space="0" w:color="BFBFBF"/>
            </w:tcBorders>
          </w:tcPr>
          <w:p w14:paraId="69DA2897" w14:textId="77777777" w:rsidR="006C1E92" w:rsidRPr="006C1E92" w:rsidRDefault="006C1E92" w:rsidP="00DF7F61">
            <w:pPr>
              <w:spacing w:after="0" w:line="259" w:lineRule="auto"/>
              <w:ind w:left="20"/>
              <w:rPr>
                <w:b/>
              </w:rPr>
            </w:pPr>
            <w:r w:rsidRPr="006C1E92">
              <w:rPr>
                <w:b/>
                <w:sz w:val="20"/>
              </w:rPr>
              <w:t xml:space="preserve">Family hours of childcare </w:t>
            </w:r>
          </w:p>
        </w:tc>
        <w:tc>
          <w:tcPr>
            <w:tcW w:w="2139" w:type="dxa"/>
            <w:gridSpan w:val="2"/>
            <w:tcBorders>
              <w:top w:val="single" w:sz="4" w:space="0" w:color="BFBFBF"/>
              <w:left w:val="single" w:sz="4" w:space="0" w:color="BFBFBF"/>
              <w:bottom w:val="single" w:sz="4" w:space="0" w:color="BFBFBF"/>
              <w:right w:val="single" w:sz="4" w:space="0" w:color="BFBFBF"/>
            </w:tcBorders>
          </w:tcPr>
          <w:p w14:paraId="71541A38" w14:textId="77777777" w:rsidR="006C1E92" w:rsidRPr="006C1E92" w:rsidRDefault="006C1E92" w:rsidP="00DF7F61">
            <w:pPr>
              <w:spacing w:after="0" w:line="240" w:lineRule="auto"/>
              <w:jc w:val="center"/>
              <w:rPr>
                <w:b/>
              </w:rPr>
            </w:pPr>
            <w:r w:rsidRPr="006C1E92">
              <w:rPr>
                <w:b/>
                <w:sz w:val="20"/>
              </w:rPr>
              <w:t xml:space="preserve">Average expenditures of families purchasing </w:t>
            </w:r>
          </w:p>
          <w:p w14:paraId="427ECFBA" w14:textId="77777777" w:rsidR="006C1E92" w:rsidRPr="006C1E92" w:rsidRDefault="006C1E92" w:rsidP="00DF7F61">
            <w:pPr>
              <w:spacing w:after="0" w:line="259" w:lineRule="auto"/>
              <w:ind w:right="55"/>
              <w:jc w:val="center"/>
              <w:rPr>
                <w:b/>
              </w:rPr>
            </w:pPr>
            <w:r w:rsidRPr="006C1E92">
              <w:rPr>
                <w:b/>
                <w:sz w:val="20"/>
              </w:rPr>
              <w:t xml:space="preserve">childcare </w:t>
            </w:r>
          </w:p>
        </w:tc>
      </w:tr>
      <w:tr w:rsidR="006C1E92" w14:paraId="75FA82E3" w14:textId="77777777" w:rsidTr="006C1E92">
        <w:trPr>
          <w:trHeight w:val="826"/>
        </w:trPr>
        <w:tc>
          <w:tcPr>
            <w:tcW w:w="1430" w:type="dxa"/>
            <w:tcBorders>
              <w:top w:val="single" w:sz="4" w:space="0" w:color="BFBFBF"/>
              <w:left w:val="single" w:sz="4" w:space="0" w:color="BFBFBF"/>
              <w:bottom w:val="single" w:sz="4" w:space="0" w:color="BFBFBF"/>
              <w:right w:val="single" w:sz="4" w:space="0" w:color="BFBFBF"/>
            </w:tcBorders>
            <w:shd w:val="clear" w:color="auto" w:fill="F2F2F2"/>
          </w:tcPr>
          <w:p w14:paraId="4B3CB8BF" w14:textId="77777777" w:rsidR="006C1E92" w:rsidRPr="006C1E92" w:rsidRDefault="006C1E92" w:rsidP="00DF7F61">
            <w:pPr>
              <w:spacing w:after="0" w:line="259" w:lineRule="auto"/>
              <w:ind w:left="11" w:hanging="11"/>
              <w:jc w:val="center"/>
              <w:rPr>
                <w:b/>
              </w:rPr>
            </w:pPr>
            <w:r w:rsidRPr="006C1E92">
              <w:rPr>
                <w:b/>
                <w:sz w:val="20"/>
              </w:rPr>
              <w:t xml:space="preserve">Gender of the reference person </w:t>
            </w:r>
          </w:p>
        </w:tc>
        <w:tc>
          <w:tcPr>
            <w:tcW w:w="1492" w:type="dxa"/>
            <w:tcBorders>
              <w:top w:val="single" w:sz="4" w:space="0" w:color="BFBFBF"/>
              <w:left w:val="single" w:sz="4" w:space="0" w:color="BFBFBF"/>
              <w:bottom w:val="single" w:sz="4" w:space="0" w:color="BFBFBF"/>
              <w:right w:val="single" w:sz="4" w:space="0" w:color="BFBFBF"/>
            </w:tcBorders>
            <w:shd w:val="clear" w:color="auto" w:fill="F2F2F2"/>
          </w:tcPr>
          <w:p w14:paraId="738849E1" w14:textId="77777777" w:rsidR="006C1E92" w:rsidRPr="006C1E92" w:rsidRDefault="006C1E92" w:rsidP="00DF7F61">
            <w:pPr>
              <w:spacing w:after="0" w:line="259" w:lineRule="auto"/>
              <w:ind w:left="1"/>
              <w:rPr>
                <w:b/>
              </w:rPr>
            </w:pPr>
            <w:r w:rsidRPr="006C1E92">
              <w:rPr>
                <w:b/>
                <w:sz w:val="20"/>
              </w:rPr>
              <w:t xml:space="preserve">Does not buy childcare services </w:t>
            </w:r>
          </w:p>
        </w:tc>
        <w:tc>
          <w:tcPr>
            <w:tcW w:w="953" w:type="dxa"/>
            <w:tcBorders>
              <w:top w:val="single" w:sz="4" w:space="0" w:color="BFBFBF"/>
              <w:left w:val="single" w:sz="4" w:space="0" w:color="BFBFBF"/>
              <w:bottom w:val="single" w:sz="4" w:space="0" w:color="BFBFBF"/>
              <w:right w:val="single" w:sz="4" w:space="0" w:color="BFBFBF"/>
            </w:tcBorders>
            <w:shd w:val="clear" w:color="auto" w:fill="F2F2F2"/>
          </w:tcPr>
          <w:p w14:paraId="4E873C6A" w14:textId="77777777" w:rsidR="006C1E92" w:rsidRPr="006C1E92" w:rsidRDefault="006C1E92" w:rsidP="00DF7F61">
            <w:pPr>
              <w:spacing w:after="0" w:line="259" w:lineRule="auto"/>
              <w:ind w:left="1"/>
              <w:rPr>
                <w:b/>
              </w:rPr>
            </w:pPr>
            <w:r w:rsidRPr="006C1E92">
              <w:rPr>
                <w:b/>
                <w:sz w:val="20"/>
              </w:rPr>
              <w:t xml:space="preserve">Buys childcare services </w:t>
            </w:r>
          </w:p>
        </w:tc>
        <w:tc>
          <w:tcPr>
            <w:tcW w:w="874" w:type="dxa"/>
            <w:tcBorders>
              <w:top w:val="single" w:sz="4" w:space="0" w:color="BFBFBF"/>
              <w:left w:val="single" w:sz="4" w:space="0" w:color="BFBFBF"/>
              <w:bottom w:val="single" w:sz="4" w:space="0" w:color="BFBFBF"/>
              <w:right w:val="single" w:sz="4" w:space="0" w:color="BFBFBF"/>
            </w:tcBorders>
            <w:shd w:val="clear" w:color="auto" w:fill="F2F2F2"/>
          </w:tcPr>
          <w:p w14:paraId="35259C21" w14:textId="77777777" w:rsidR="006C1E92" w:rsidRPr="006C1E92" w:rsidRDefault="006C1E92" w:rsidP="00DF7F61">
            <w:pPr>
              <w:spacing w:after="0" w:line="259" w:lineRule="auto"/>
              <w:ind w:left="1"/>
              <w:rPr>
                <w:b/>
              </w:rPr>
            </w:pPr>
            <w:r w:rsidRPr="006C1E92">
              <w:rPr>
                <w:b/>
                <w:sz w:val="20"/>
              </w:rPr>
              <w:t xml:space="preserve">Amount </w:t>
            </w:r>
          </w:p>
        </w:tc>
        <w:tc>
          <w:tcPr>
            <w:tcW w:w="1265" w:type="dxa"/>
            <w:tcBorders>
              <w:top w:val="single" w:sz="4" w:space="0" w:color="BFBFBF"/>
              <w:left w:val="single" w:sz="4" w:space="0" w:color="BFBFBF"/>
              <w:bottom w:val="single" w:sz="4" w:space="0" w:color="BFBFBF"/>
              <w:right w:val="single" w:sz="4" w:space="0" w:color="BFBFBF"/>
            </w:tcBorders>
            <w:shd w:val="clear" w:color="auto" w:fill="F2F2F2"/>
          </w:tcPr>
          <w:p w14:paraId="7EE36DDC" w14:textId="77777777" w:rsidR="006C1E92" w:rsidRPr="006C1E92" w:rsidRDefault="006C1E92" w:rsidP="00DF7F61">
            <w:pPr>
              <w:spacing w:after="0" w:line="259" w:lineRule="auto"/>
              <w:ind w:left="1"/>
              <w:rPr>
                <w:b/>
              </w:rPr>
            </w:pPr>
            <w:r w:rsidRPr="006C1E92">
              <w:rPr>
                <w:b/>
                <w:sz w:val="20"/>
              </w:rPr>
              <w:t xml:space="preserve">Percent of total expenditures </w:t>
            </w:r>
          </w:p>
        </w:tc>
      </w:tr>
      <w:tr w:rsidR="006C1E92" w14:paraId="25E829AC" w14:textId="77777777" w:rsidTr="006C1E92">
        <w:trPr>
          <w:trHeight w:val="305"/>
        </w:trPr>
        <w:tc>
          <w:tcPr>
            <w:tcW w:w="1430" w:type="dxa"/>
            <w:tcBorders>
              <w:top w:val="single" w:sz="4" w:space="0" w:color="BFBFBF"/>
              <w:left w:val="single" w:sz="4" w:space="0" w:color="BFBFBF"/>
              <w:bottom w:val="single" w:sz="4" w:space="0" w:color="BFBFBF"/>
              <w:right w:val="single" w:sz="4" w:space="0" w:color="BFBFBF"/>
            </w:tcBorders>
          </w:tcPr>
          <w:p w14:paraId="267C22F2" w14:textId="77777777" w:rsidR="006C1E92" w:rsidRDefault="006C1E92" w:rsidP="00DF7F61">
            <w:pPr>
              <w:spacing w:after="0" w:line="259" w:lineRule="auto"/>
            </w:pPr>
            <w:r>
              <w:rPr>
                <w:sz w:val="20"/>
              </w:rPr>
              <w:t xml:space="preserve">Female </w:t>
            </w:r>
          </w:p>
        </w:tc>
        <w:tc>
          <w:tcPr>
            <w:tcW w:w="1492" w:type="dxa"/>
            <w:tcBorders>
              <w:top w:val="single" w:sz="4" w:space="0" w:color="BFBFBF"/>
              <w:left w:val="single" w:sz="4" w:space="0" w:color="BFBFBF"/>
              <w:bottom w:val="single" w:sz="4" w:space="0" w:color="BFBFBF"/>
              <w:right w:val="single" w:sz="4" w:space="0" w:color="BFBFBF"/>
            </w:tcBorders>
          </w:tcPr>
          <w:p w14:paraId="035567B9" w14:textId="77777777" w:rsidR="006C1E92" w:rsidRDefault="006C1E92" w:rsidP="00DF7F61">
            <w:pPr>
              <w:spacing w:after="0" w:line="259" w:lineRule="auto"/>
              <w:ind w:right="50"/>
              <w:jc w:val="right"/>
            </w:pPr>
            <w:r>
              <w:rPr>
                <w:sz w:val="20"/>
              </w:rPr>
              <w:t xml:space="preserve">193 </w:t>
            </w:r>
          </w:p>
        </w:tc>
        <w:tc>
          <w:tcPr>
            <w:tcW w:w="953" w:type="dxa"/>
            <w:tcBorders>
              <w:top w:val="single" w:sz="4" w:space="0" w:color="BFBFBF"/>
              <w:left w:val="single" w:sz="4" w:space="0" w:color="BFBFBF"/>
              <w:bottom w:val="single" w:sz="4" w:space="0" w:color="BFBFBF"/>
              <w:right w:val="single" w:sz="4" w:space="0" w:color="BFBFBF"/>
            </w:tcBorders>
          </w:tcPr>
          <w:p w14:paraId="7E78D475" w14:textId="77777777" w:rsidR="006C1E92" w:rsidRDefault="006C1E92" w:rsidP="00DF7F61">
            <w:pPr>
              <w:spacing w:after="0" w:line="259" w:lineRule="auto"/>
              <w:ind w:right="50"/>
              <w:jc w:val="right"/>
            </w:pPr>
            <w:r>
              <w:rPr>
                <w:sz w:val="20"/>
              </w:rPr>
              <w:t xml:space="preserve">174 </w:t>
            </w:r>
          </w:p>
        </w:tc>
        <w:tc>
          <w:tcPr>
            <w:tcW w:w="874" w:type="dxa"/>
            <w:tcBorders>
              <w:top w:val="single" w:sz="4" w:space="0" w:color="BFBFBF"/>
              <w:left w:val="single" w:sz="4" w:space="0" w:color="BFBFBF"/>
              <w:bottom w:val="single" w:sz="4" w:space="0" w:color="BFBFBF"/>
              <w:right w:val="single" w:sz="4" w:space="0" w:color="BFBFBF"/>
            </w:tcBorders>
          </w:tcPr>
          <w:p w14:paraId="7C7B8BCE" w14:textId="77777777" w:rsidR="006C1E92" w:rsidRDefault="006C1E92" w:rsidP="00DF7F61">
            <w:pPr>
              <w:spacing w:after="0" w:line="259" w:lineRule="auto"/>
              <w:ind w:right="53"/>
              <w:jc w:val="right"/>
            </w:pPr>
            <w:r>
              <w:rPr>
                <w:sz w:val="20"/>
              </w:rPr>
              <w:t xml:space="preserve">401 </w:t>
            </w:r>
          </w:p>
        </w:tc>
        <w:tc>
          <w:tcPr>
            <w:tcW w:w="1265" w:type="dxa"/>
            <w:tcBorders>
              <w:top w:val="single" w:sz="4" w:space="0" w:color="BFBFBF"/>
              <w:left w:val="single" w:sz="4" w:space="0" w:color="BFBFBF"/>
              <w:bottom w:val="single" w:sz="4" w:space="0" w:color="BFBFBF"/>
              <w:right w:val="single" w:sz="4" w:space="0" w:color="BFBFBF"/>
            </w:tcBorders>
          </w:tcPr>
          <w:p w14:paraId="2AAF65FB" w14:textId="77777777" w:rsidR="006C1E92" w:rsidRDefault="006C1E92" w:rsidP="00DF7F61">
            <w:pPr>
              <w:spacing w:after="0" w:line="259" w:lineRule="auto"/>
              <w:ind w:right="50"/>
              <w:jc w:val="right"/>
            </w:pPr>
            <w:r>
              <w:rPr>
                <w:sz w:val="20"/>
              </w:rPr>
              <w:t xml:space="preserve">10 </w:t>
            </w:r>
          </w:p>
        </w:tc>
      </w:tr>
      <w:tr w:rsidR="006C1E92" w14:paraId="03773384" w14:textId="77777777" w:rsidTr="006C1E92">
        <w:trPr>
          <w:trHeight w:val="299"/>
        </w:trPr>
        <w:tc>
          <w:tcPr>
            <w:tcW w:w="1430" w:type="dxa"/>
            <w:tcBorders>
              <w:top w:val="single" w:sz="4" w:space="0" w:color="BFBFBF"/>
              <w:left w:val="single" w:sz="4" w:space="0" w:color="BFBFBF"/>
              <w:bottom w:val="single" w:sz="4" w:space="0" w:color="BFBFBF"/>
              <w:right w:val="single" w:sz="4" w:space="0" w:color="BFBFBF"/>
            </w:tcBorders>
            <w:shd w:val="clear" w:color="auto" w:fill="F2F2F2"/>
          </w:tcPr>
          <w:p w14:paraId="56937D01" w14:textId="77777777" w:rsidR="006C1E92" w:rsidRDefault="006C1E92" w:rsidP="00DF7F61">
            <w:pPr>
              <w:spacing w:after="0" w:line="259" w:lineRule="auto"/>
            </w:pPr>
            <w:r>
              <w:rPr>
                <w:sz w:val="20"/>
              </w:rPr>
              <w:t xml:space="preserve">Male </w:t>
            </w:r>
          </w:p>
        </w:tc>
        <w:tc>
          <w:tcPr>
            <w:tcW w:w="1492" w:type="dxa"/>
            <w:tcBorders>
              <w:top w:val="single" w:sz="4" w:space="0" w:color="BFBFBF"/>
              <w:left w:val="single" w:sz="4" w:space="0" w:color="BFBFBF"/>
              <w:bottom w:val="single" w:sz="4" w:space="0" w:color="BFBFBF"/>
              <w:right w:val="single" w:sz="4" w:space="0" w:color="BFBFBF"/>
            </w:tcBorders>
            <w:shd w:val="clear" w:color="auto" w:fill="F2F2F2"/>
          </w:tcPr>
          <w:p w14:paraId="732F812D" w14:textId="77777777" w:rsidR="006C1E92" w:rsidRDefault="006C1E92" w:rsidP="00DF7F61">
            <w:pPr>
              <w:spacing w:after="0" w:line="259" w:lineRule="auto"/>
              <w:ind w:right="51"/>
              <w:jc w:val="right"/>
            </w:pPr>
            <w:r>
              <w:rPr>
                <w:sz w:val="20"/>
              </w:rPr>
              <w:t xml:space="preserve">156 </w:t>
            </w:r>
          </w:p>
        </w:tc>
        <w:tc>
          <w:tcPr>
            <w:tcW w:w="953" w:type="dxa"/>
            <w:tcBorders>
              <w:top w:val="single" w:sz="4" w:space="0" w:color="BFBFBF"/>
              <w:left w:val="single" w:sz="4" w:space="0" w:color="BFBFBF"/>
              <w:bottom w:val="single" w:sz="4" w:space="0" w:color="BFBFBF"/>
              <w:right w:val="single" w:sz="4" w:space="0" w:color="BFBFBF"/>
            </w:tcBorders>
            <w:shd w:val="clear" w:color="auto" w:fill="F2F2F2"/>
          </w:tcPr>
          <w:p w14:paraId="007B982F" w14:textId="77777777" w:rsidR="006C1E92" w:rsidRDefault="006C1E92" w:rsidP="00DF7F61">
            <w:pPr>
              <w:spacing w:after="0" w:line="259" w:lineRule="auto"/>
              <w:ind w:right="51"/>
              <w:jc w:val="right"/>
            </w:pPr>
            <w:r>
              <w:rPr>
                <w:sz w:val="20"/>
              </w:rPr>
              <w:t xml:space="preserve">120 </w:t>
            </w:r>
          </w:p>
        </w:tc>
        <w:tc>
          <w:tcPr>
            <w:tcW w:w="874" w:type="dxa"/>
            <w:tcBorders>
              <w:top w:val="single" w:sz="4" w:space="0" w:color="BFBFBF"/>
              <w:left w:val="single" w:sz="4" w:space="0" w:color="BFBFBF"/>
              <w:bottom w:val="single" w:sz="4" w:space="0" w:color="BFBFBF"/>
              <w:right w:val="single" w:sz="4" w:space="0" w:color="BFBFBF"/>
            </w:tcBorders>
            <w:shd w:val="clear" w:color="auto" w:fill="F2F2F2"/>
          </w:tcPr>
          <w:p w14:paraId="2089E7DE" w14:textId="77777777" w:rsidR="006C1E92" w:rsidRDefault="006C1E92" w:rsidP="00DF7F61">
            <w:pPr>
              <w:spacing w:after="0" w:line="259" w:lineRule="auto"/>
              <w:ind w:right="54"/>
              <w:jc w:val="right"/>
            </w:pPr>
            <w:r>
              <w:rPr>
                <w:sz w:val="20"/>
              </w:rPr>
              <w:t xml:space="preserve">498 </w:t>
            </w:r>
          </w:p>
        </w:tc>
        <w:tc>
          <w:tcPr>
            <w:tcW w:w="1265" w:type="dxa"/>
            <w:tcBorders>
              <w:top w:val="single" w:sz="4" w:space="0" w:color="BFBFBF"/>
              <w:left w:val="single" w:sz="4" w:space="0" w:color="BFBFBF"/>
              <w:bottom w:val="single" w:sz="4" w:space="0" w:color="BFBFBF"/>
              <w:right w:val="single" w:sz="4" w:space="0" w:color="BFBFBF"/>
            </w:tcBorders>
            <w:shd w:val="clear" w:color="auto" w:fill="F2F2F2"/>
          </w:tcPr>
          <w:p w14:paraId="6590EA3E" w14:textId="77777777" w:rsidR="006C1E92" w:rsidRDefault="006C1E92" w:rsidP="00DF7F61">
            <w:pPr>
              <w:spacing w:after="0" w:line="259" w:lineRule="auto"/>
              <w:ind w:right="52"/>
              <w:jc w:val="right"/>
            </w:pPr>
            <w:r>
              <w:rPr>
                <w:sz w:val="20"/>
              </w:rPr>
              <w:t xml:space="preserve">8 </w:t>
            </w:r>
          </w:p>
        </w:tc>
      </w:tr>
    </w:tbl>
    <w:p w14:paraId="7D5A87CE" w14:textId="3CE4C84F" w:rsidR="006C1E92" w:rsidRPr="00627728" w:rsidRDefault="006C1E92" w:rsidP="006C1E92">
      <w:pPr>
        <w:spacing w:line="240" w:lineRule="auto"/>
      </w:pPr>
      <w:r w:rsidRPr="006C1E92">
        <w:rPr>
          <w:i/>
          <w:sz w:val="20"/>
        </w:rPr>
        <w:t>Notes</w:t>
      </w:r>
      <w:r>
        <w:rPr>
          <w:sz w:val="20"/>
        </w:rPr>
        <w:t>: (</w:t>
      </w:r>
      <w:proofErr w:type="spellStart"/>
      <w:r>
        <w:rPr>
          <w:sz w:val="20"/>
        </w:rPr>
        <w:t>i</w:t>
      </w:r>
      <w:proofErr w:type="spellEnd"/>
      <w:r>
        <w:rPr>
          <w:sz w:val="20"/>
        </w:rPr>
        <w:t>) Family hours of childcare refer to the sum of direct and supervisory care hours provided by all family members 15 years or older. (ii) 615 families are in</w:t>
      </w:r>
      <w:ins w:id="210" w:author="Lindsey Carter" w:date="2024-02-07T14:01:00Z">
        <w:r w:rsidR="00CB23F6">
          <w:rPr>
            <w:sz w:val="20"/>
          </w:rPr>
          <w:t>cluded in</w:t>
        </w:r>
      </w:ins>
      <w:r>
        <w:rPr>
          <w:sz w:val="20"/>
        </w:rPr>
        <w:t xml:space="preserve"> the sample for the estimates shown in the table, of which 475 and 140 have female and male reference persons, respectively. Buyers of childcare services in the sample were 173, of which 144 and 29, respectively, had female and male reference persons.</w:t>
      </w:r>
    </w:p>
    <w:p w14:paraId="59761CD7" w14:textId="32C6A61B" w:rsidR="007A1438" w:rsidRDefault="007A1438" w:rsidP="007A1438">
      <w:pPr>
        <w:pStyle w:val="Heading2"/>
      </w:pPr>
      <w:bookmarkStart w:id="211" w:name="_Toc158095524"/>
      <w:r>
        <w:t>Conclusion</w:t>
      </w:r>
      <w:bookmarkEnd w:id="211"/>
    </w:p>
    <w:p w14:paraId="016128DD" w14:textId="7E34F640" w:rsidR="007A1438" w:rsidRDefault="003F7D72" w:rsidP="007A1438">
      <w:r>
        <w:t xml:space="preserve">If a measure of consumption is to </w:t>
      </w:r>
      <w:r w:rsidR="00085482">
        <w:t>include</w:t>
      </w:r>
      <w:r>
        <w:t xml:space="preserve"> the value of household production, the average value of that measure will be substantially higher than the value </w:t>
      </w:r>
      <w:r w:rsidR="000A53EE">
        <w:t>before</w:t>
      </w:r>
      <w:r>
        <w:t xml:space="preserve"> the inclusion. We found this </w:t>
      </w:r>
      <w:del w:id="212" w:author="Lindsey Carter" w:date="2024-02-07T14:02:00Z">
        <w:r w:rsidDel="00CB23F6">
          <w:delText xml:space="preserve">is </w:delText>
        </w:r>
      </w:del>
      <w:ins w:id="213" w:author="Lindsey Carter" w:date="2024-02-07T14:02:00Z">
        <w:r w:rsidR="00CB23F6">
          <w:t xml:space="preserve">to be </w:t>
        </w:r>
      </w:ins>
      <w:r>
        <w:t>true irrespective of which measure</w:t>
      </w:r>
      <w:r>
        <w:rPr>
          <w:rFonts w:cs="Times New Roman"/>
        </w:rPr>
        <w:t>—</w:t>
      </w:r>
      <w:r>
        <w:t>ours or the BEA</w:t>
      </w:r>
      <w:r w:rsidR="000F33FD">
        <w:t>’s</w:t>
      </w:r>
      <w:r>
        <w:rPr>
          <w:rFonts w:cs="Times New Roman"/>
        </w:rPr>
        <w:t>—</w:t>
      </w:r>
      <w:r>
        <w:t>is used.</w:t>
      </w:r>
      <w:r w:rsidR="00951BF6">
        <w:t xml:space="preserve"> However, the extent of the increase</w:t>
      </w:r>
      <w:r w:rsidR="00085482">
        <w:t xml:space="preserve"> in expenditures</w:t>
      </w:r>
      <w:r w:rsidR="00951BF6">
        <w:t xml:space="preserve"> is much larger when our measure is employed</w:t>
      </w:r>
      <w:r w:rsidR="00085482">
        <w:t xml:space="preserve"> (1.5 vs. 2</w:t>
      </w:r>
      <w:r w:rsidR="000A53EE">
        <w:t>.0</w:t>
      </w:r>
      <w:r w:rsidR="00085482">
        <w:t xml:space="preserve"> times)</w:t>
      </w:r>
      <w:r w:rsidR="00951BF6">
        <w:t xml:space="preserve">. The </w:t>
      </w:r>
      <w:r w:rsidR="000A53EE">
        <w:t>main</w:t>
      </w:r>
      <w:r w:rsidR="00951BF6">
        <w:t xml:space="preserve"> reason is that we </w:t>
      </w:r>
      <w:r w:rsidR="00951BF6">
        <w:lastRenderedPageBreak/>
        <w:t xml:space="preserve">include supervisory childcare while the BEA measure excludes it. Defining childcare </w:t>
      </w:r>
      <w:r w:rsidR="000A53EE">
        <w:t>is</w:t>
      </w:r>
      <w:r w:rsidR="00951BF6">
        <w:t xml:space="preserve"> far more </w:t>
      </w:r>
      <w:r w:rsidR="000A53EE">
        <w:t>crucial</w:t>
      </w:r>
      <w:r w:rsidR="00951BF6">
        <w:t xml:space="preserve"> than how it is valued for determining the size of household production. In contrast, the inclusion of unpaid help from non</w:t>
      </w:r>
      <w:ins w:id="214" w:author="Lindsey Carter" w:date="2024-02-07T14:02:00Z">
        <w:r w:rsidR="00CB23F6">
          <w:t>-</w:t>
        </w:r>
      </w:ins>
      <w:r w:rsidR="00951BF6">
        <w:t xml:space="preserve">household </w:t>
      </w:r>
      <w:r w:rsidR="009F723F">
        <w:t xml:space="preserve">persons </w:t>
      </w:r>
      <w:r w:rsidR="00951BF6">
        <w:t xml:space="preserve">seems to have a </w:t>
      </w:r>
      <w:r w:rsidR="00003BE0">
        <w:t>minor</w:t>
      </w:r>
      <w:r w:rsidR="00951BF6">
        <w:t xml:space="preserve"> impact on the average value of household production. As </w:t>
      </w:r>
      <w:del w:id="215" w:author="Lindsey Carter" w:date="2024-02-07T14:02:00Z">
        <w:r w:rsidR="00951BF6" w:rsidDel="00CB23F6">
          <w:delText xml:space="preserve">we </w:delText>
        </w:r>
      </w:del>
      <w:r w:rsidR="00951BF6">
        <w:t xml:space="preserve">noted before, this may be partly due to the inadequacies in the </w:t>
      </w:r>
      <w:r w:rsidR="00085482">
        <w:t xml:space="preserve">available </w:t>
      </w:r>
      <w:r w:rsidR="00951BF6">
        <w:t>data to capture the full extent of such help.</w:t>
      </w:r>
    </w:p>
    <w:p w14:paraId="0A731F70" w14:textId="2BA2039F" w:rsidR="00B25F85" w:rsidRDefault="00B25F85" w:rsidP="007A1438">
      <w:r>
        <w:t xml:space="preserve">The </w:t>
      </w:r>
      <w:r w:rsidR="000A53EE">
        <w:t>additional</w:t>
      </w:r>
      <w:r>
        <w:t xml:space="preserve"> consumption </w:t>
      </w:r>
      <w:r w:rsidR="000A53EE">
        <w:t xml:space="preserve">that is made </w:t>
      </w:r>
      <w:r>
        <w:t xml:space="preserve">available to household members via household production is not made possible through </w:t>
      </w:r>
      <w:r w:rsidR="000A53EE">
        <w:t>household members' equal contribution to domestic labor</w:t>
      </w:r>
      <w:r>
        <w:t>. Indeed, this reflects the well-known gender disparity in time spent on household activities and childcare. Our estimates showed that women contributed 78 percent of the extra potential consumption due to household production.</w:t>
      </w:r>
    </w:p>
    <w:p w14:paraId="2EA4C768" w14:textId="72C75C1B" w:rsidR="004E1E1F" w:rsidRDefault="004E1E1F" w:rsidP="004E1E1F">
      <w:r>
        <w:t xml:space="preserve">We briefly examined how measured disparities between population subgroups are affected by the inclusion of household production. The number of adults and children </w:t>
      </w:r>
      <w:r w:rsidR="000A53EE">
        <w:t>strongly influences</w:t>
      </w:r>
      <w:r>
        <w:t xml:space="preserve"> the volume of household production. Without including home production, we find that the average expenditures were highest for households with two adults and two children. When household production is added to expenditures, the highest average value is observed for the group with three or more adults and children.</w:t>
      </w:r>
      <w:r w:rsidR="00905790">
        <w:t xml:space="preserve"> </w:t>
      </w:r>
      <w:r w:rsidR="007C0441">
        <w:t xml:space="preserve">It also became apparent that </w:t>
      </w:r>
      <w:r w:rsidR="000A53EE">
        <w:t>the presence of children</w:t>
      </w:r>
      <w:r w:rsidR="007C0441">
        <w:t xml:space="preserve"> cause</w:t>
      </w:r>
      <w:r w:rsidR="000A53EE">
        <w:t>d</w:t>
      </w:r>
      <w:r w:rsidR="007C0441">
        <w:t xml:space="preserve"> the re-ranking. For households without children, the ranking is unaffected by the inclusion of household production.</w:t>
      </w:r>
      <w:r w:rsidR="00AD3F72">
        <w:t xml:space="preserve"> Our scrutiny of the change in racial disparities also showed the importance of </w:t>
      </w:r>
      <w:r w:rsidR="000A53EE">
        <w:t xml:space="preserve">the </w:t>
      </w:r>
      <w:r w:rsidR="00AD3F72">
        <w:t xml:space="preserve">incidence of households with children. The most striking finding in this regard was the rank reversal of Hispanic and White </w:t>
      </w:r>
      <w:r w:rsidR="000A53EE">
        <w:t>familie</w:t>
      </w:r>
      <w:r w:rsidR="00AD3F72">
        <w:t>s</w:t>
      </w:r>
      <w:r w:rsidR="009F723F">
        <w:t>;</w:t>
      </w:r>
      <w:r w:rsidR="00AD3F72">
        <w:t xml:space="preserve"> Hispanic</w:t>
      </w:r>
      <w:r w:rsidR="000A53EE">
        <w:t>s</w:t>
      </w:r>
      <w:r w:rsidR="00AD3F72">
        <w:t xml:space="preserve"> ranked slightly above White</w:t>
      </w:r>
      <w:r w:rsidR="000A53EE">
        <w:t>s</w:t>
      </w:r>
      <w:r w:rsidR="00AD3F72">
        <w:t xml:space="preserve"> when household production </w:t>
      </w:r>
      <w:r w:rsidR="000A53EE">
        <w:t>wa</w:t>
      </w:r>
      <w:r w:rsidR="00AD3F72">
        <w:t>s added to expenditures.</w:t>
      </w:r>
    </w:p>
    <w:p w14:paraId="5596ACDB" w14:textId="657D6AAC" w:rsidR="00085482" w:rsidRDefault="000A53EE" w:rsidP="007A1438">
      <w:r>
        <w:t>Including</w:t>
      </w:r>
      <w:r w:rsidR="00085482">
        <w:t xml:space="preserve"> household production will lower the observed inequality in the distribution of a measure of consumption. Our assertion is based on </w:t>
      </w:r>
      <w:r w:rsidR="001400F8">
        <w:t xml:space="preserve">analyzing the </w:t>
      </w:r>
      <w:r w:rsidR="00085482">
        <w:t>addi</w:t>
      </w:r>
      <w:r w:rsidR="001400F8">
        <w:t>tion of</w:t>
      </w:r>
      <w:r w:rsidR="00085482">
        <w:t xml:space="preserve"> household production to a standard measure of consumption expenditures. But, it is likely to hold for any other reasonable </w:t>
      </w:r>
      <w:r>
        <w:t>consumption metric</w:t>
      </w:r>
      <w:r w:rsidR="00085482" w:rsidRPr="006F04FD">
        <w:t>. Our estimates show that</w:t>
      </w:r>
      <w:r w:rsidR="009F723F">
        <w:t>,</w:t>
      </w:r>
      <w:r w:rsidR="00085482" w:rsidRPr="006F04FD">
        <w:t xml:space="preserve"> for consumer units in the bottom half of the standard expenditure distribution, the average value of household production is roughly as large as that of expenditures. For those in the top half, the average value of household production shows only a small variation</w:t>
      </w:r>
      <w:r w:rsidRPr="006F04FD">
        <w:t xml:space="preserve"> across expenditure deciles</w:t>
      </w:r>
      <w:r w:rsidR="00085482" w:rsidRPr="006F04FD">
        <w:t xml:space="preserve"> compared </w:t>
      </w:r>
      <w:r w:rsidR="009F723F">
        <w:t>with</w:t>
      </w:r>
      <w:r w:rsidR="009F723F" w:rsidRPr="006F04FD">
        <w:t xml:space="preserve"> </w:t>
      </w:r>
      <w:r w:rsidR="00085482" w:rsidRPr="006F04FD">
        <w:t>the sharp gradient of average expenditures.</w:t>
      </w:r>
      <w:r w:rsidR="00085482">
        <w:t xml:space="preserve"> Thus, the relatively large size of household production and its </w:t>
      </w:r>
      <w:r>
        <w:t>somewhat</w:t>
      </w:r>
      <w:r w:rsidR="00085482">
        <w:t xml:space="preserve"> equitable distribution across the expenditure distribution ensures that its addition will </w:t>
      </w:r>
      <w:r>
        <w:t>increase</w:t>
      </w:r>
      <w:r w:rsidR="00085482">
        <w:t xml:space="preserve"> the </w:t>
      </w:r>
      <w:r w:rsidR="007853E8">
        <w:t xml:space="preserve">expenditure </w:t>
      </w:r>
      <w:r w:rsidR="00085482">
        <w:t>share</w:t>
      </w:r>
      <w:r w:rsidR="007853E8">
        <w:t>s</w:t>
      </w:r>
      <w:r w:rsidR="007853E8">
        <w:rPr>
          <w:rStyle w:val="FootnoteReference"/>
        </w:rPr>
        <w:footnoteReference w:id="72"/>
      </w:r>
      <w:r w:rsidR="00085482">
        <w:t xml:space="preserve"> of those </w:t>
      </w:r>
      <w:r w:rsidR="007760CB">
        <w:t>o</w:t>
      </w:r>
      <w:r w:rsidR="00085482">
        <w:t>n the lower rungs of the distribution. This shift will be reflected in the new distribution</w:t>
      </w:r>
      <w:r w:rsidR="009F723F">
        <w:t>,</w:t>
      </w:r>
      <w:r w:rsidR="00085482">
        <w:t xml:space="preserve"> displaying a lower inequality than the prior distribution</w:t>
      </w:r>
      <w:r>
        <w:t>.</w:t>
      </w:r>
    </w:p>
    <w:p w14:paraId="222502F2" w14:textId="1772270C" w:rsidR="00FF37DF" w:rsidRDefault="008E09D5" w:rsidP="008E09D5">
      <w:r>
        <w:lastRenderedPageBreak/>
        <w:t>Two opposi</w:t>
      </w:r>
      <w:r w:rsidR="00263203">
        <w:t>ng</w:t>
      </w:r>
      <w:r>
        <w:t xml:space="preserve"> forces affect </w:t>
      </w:r>
      <w:r w:rsidR="00263203">
        <w:t xml:space="preserve">the change in </w:t>
      </w:r>
      <w:r>
        <w:t xml:space="preserve">inequality. </w:t>
      </w:r>
      <w:r w:rsidR="000A53EE">
        <w:t>First, s</w:t>
      </w:r>
      <w:r>
        <w:t xml:space="preserve">ince the mean value of household production is notably higher for those with children than those without, </w:t>
      </w:r>
      <w:r w:rsidR="000A53EE">
        <w:t>adding</w:t>
      </w:r>
      <w:r>
        <w:t xml:space="preserve"> home production to expenditures widens the intergroup inequality between the two groups in the augmented measure compared to the standard estimate of expenditures. However, because of the lesser inequality in the distribution of household production </w:t>
      </w:r>
      <w:r w:rsidR="009F723F">
        <w:t xml:space="preserve">compared to the distribution of </w:t>
      </w:r>
      <w:r>
        <w:t xml:space="preserve">spending, the inequality in the augmented measure within </w:t>
      </w:r>
      <w:r w:rsidR="000A53EE">
        <w:t>both</w:t>
      </w:r>
      <w:r>
        <w:t xml:space="preserve"> group</w:t>
      </w:r>
      <w:r w:rsidR="000A53EE">
        <w:t>s</w:t>
      </w:r>
      <w:r>
        <w:t xml:space="preserve"> will be lower than in the standard measure. Irrespective of whether we use the BEA or our </w:t>
      </w:r>
      <w:r w:rsidR="000A53EE">
        <w:t>definition</w:t>
      </w:r>
      <w:r>
        <w:t xml:space="preserve"> of household production, we found that the reduction in within-group inequality overwhelms the increase in between-group inequality. </w:t>
      </w:r>
    </w:p>
    <w:p w14:paraId="3C5DAD1F" w14:textId="2771ED57" w:rsidR="003F5C88" w:rsidRDefault="00FF37DF" w:rsidP="008E09D5">
      <w:r>
        <w:t xml:space="preserve">The extent of the reduction in inequality is larger with the BEA </w:t>
      </w:r>
      <w:r w:rsidR="000A53EE">
        <w:t>definition</w:t>
      </w:r>
      <w:r>
        <w:t xml:space="preserve"> than ours. </w:t>
      </w:r>
      <w:r w:rsidR="000A53EE">
        <w:t>The difference</w:t>
      </w:r>
      <w:r>
        <w:t xml:space="preserve"> is primarily </w:t>
      </w:r>
      <w:r w:rsidR="000A53EE">
        <w:t>because</w:t>
      </w:r>
      <w:r>
        <w:t xml:space="preserve"> our measure contributes more to inequality in augmented expenditures than the BEA measure. Assessing the contributions made by the components of household production to inequality revealed that the difference stems from childcare. </w:t>
      </w:r>
      <w:r w:rsidR="002A5F7B">
        <w:t>A</w:t>
      </w:r>
      <w:r>
        <w:t xml:space="preserve">s noted above, our </w:t>
      </w:r>
      <w:r w:rsidR="000A53EE">
        <w:t>childcare measu</w:t>
      </w:r>
      <w:r>
        <w:t xml:space="preserve">re is </w:t>
      </w:r>
      <w:r w:rsidR="000A53EE">
        <w:t>broader</w:t>
      </w:r>
      <w:r>
        <w:t xml:space="preserve"> than the BEA measure because we include supervisory care</w:t>
      </w:r>
      <w:r w:rsidR="000A53EE">
        <w:t>,</w:t>
      </w:r>
      <w:r>
        <w:t xml:space="preserve"> and hence the share of childcare in augmented expenditure is higher under our definition. </w:t>
      </w:r>
      <w:r w:rsidR="003F5C88">
        <w:t xml:space="preserve">In turn, the higher share of childcare </w:t>
      </w:r>
      <w:r w:rsidR="000A53EE">
        <w:t>results in a bigger</w:t>
      </w:r>
      <w:r w:rsidR="003F5C88">
        <w:t xml:space="preserve"> contribution to inequality.</w:t>
      </w:r>
    </w:p>
    <w:p w14:paraId="099A9607" w14:textId="6009D627" w:rsidR="00951BF6" w:rsidRPr="00EE05EA" w:rsidRDefault="00510D0B" w:rsidP="007A1438">
      <w:r w:rsidRPr="00510D0B">
        <w:t xml:space="preserve">Finally, </w:t>
      </w:r>
      <w:r w:rsidR="00EB620F">
        <w:t xml:space="preserve">we should note </w:t>
      </w:r>
      <w:r w:rsidRPr="00510D0B">
        <w:t xml:space="preserve">that the analysis of the matched data </w:t>
      </w:r>
      <w:r w:rsidR="000A53EE">
        <w:t>we provide i</w:t>
      </w:r>
      <w:r w:rsidR="00EB620F">
        <w:t>llustrates</w:t>
      </w:r>
      <w:r w:rsidR="000A53EE">
        <w:t xml:space="preserve"> the types of uses</w:t>
      </w:r>
      <w:r w:rsidRPr="00510D0B">
        <w:t xml:space="preserve"> it </w:t>
      </w:r>
      <w:r w:rsidR="009F723F">
        <w:t>has</w:t>
      </w:r>
      <w:r w:rsidRPr="00510D0B">
        <w:t>. Other assumptions and techniques can be applied, as in any scholarly research.</w:t>
      </w:r>
      <w:r w:rsidR="00941469">
        <w:t xml:space="preserve"> </w:t>
      </w:r>
      <w:r w:rsidR="00941469" w:rsidRPr="00941469">
        <w:t xml:space="preserve">For </w:t>
      </w:r>
      <w:r w:rsidR="00941469">
        <w:t xml:space="preserve">example, some of the findings reported here regarding subgroup disparities and Gini coefficients </w:t>
      </w:r>
      <w:r w:rsidR="00941469" w:rsidRPr="00941469">
        <w:t>may be changed substantially if an equivalence scale were applie</w:t>
      </w:r>
      <w:r w:rsidR="00941469">
        <w:t>d.</w:t>
      </w:r>
      <w:r w:rsidR="00F328D5">
        <w:t xml:space="preserve"> We have also not estimated confidence intervals for the statistics reported in this chapter. Such an exercise may </w:t>
      </w:r>
      <w:r w:rsidR="00883E78">
        <w:t>end up altering some of</w:t>
      </w:r>
      <w:r w:rsidR="00F328D5">
        <w:t xml:space="preserve"> the inferences that we have made</w:t>
      </w:r>
      <w:r w:rsidR="00883E78">
        <w:t>, e.g.,</w:t>
      </w:r>
      <w:r w:rsidR="00F328D5">
        <w:t xml:space="preserve"> regarding subgroup</w:t>
      </w:r>
      <w:r w:rsidR="00883E78">
        <w:t xml:space="preserve"> differentials.</w:t>
      </w:r>
      <w:r w:rsidR="00883E78">
        <w:rPr>
          <w:rStyle w:val="FootnoteReference"/>
        </w:rPr>
        <w:footnoteReference w:id="73"/>
      </w:r>
      <w:r w:rsidR="00941469">
        <w:t xml:space="preserve"> </w:t>
      </w:r>
      <w:r w:rsidR="004645E8">
        <w:t xml:space="preserve">Further, our results are predicated on </w:t>
      </w:r>
      <w:r w:rsidR="00EB620F">
        <w:t>our assumptions</w:t>
      </w:r>
      <w:r w:rsidR="004645E8">
        <w:t xml:space="preserve"> in converting the imputed values from a single weekday diary and single weekend</w:t>
      </w:r>
      <w:r w:rsidR="00046FA0">
        <w:t>-</w:t>
      </w:r>
      <w:r w:rsidR="004645E8">
        <w:t>day diary to form weekly and monthly values. They a</w:t>
      </w:r>
      <w:r w:rsidR="00EB620F">
        <w:t>lso depend</w:t>
      </w:r>
      <w:r w:rsidR="004645E8">
        <w:t xml:space="preserve"> on </w:t>
      </w:r>
      <w:r w:rsidR="00EB620F">
        <w:t xml:space="preserve">our </w:t>
      </w:r>
      <w:r w:rsidR="0016265E">
        <w:t>premise</w:t>
      </w:r>
      <w:r w:rsidR="00EB620F">
        <w:t>s</w:t>
      </w:r>
      <w:r w:rsidR="004645E8">
        <w:t xml:space="preserve"> in aggregating from the imputed individual-level </w:t>
      </w:r>
      <w:r w:rsidR="00EB620F">
        <w:t>to</w:t>
      </w:r>
      <w:r w:rsidR="004645E8">
        <w:t xml:space="preserve"> household-level values. Alternative </w:t>
      </w:r>
      <w:r w:rsidR="00EB620F">
        <w:t>hypothese</w:t>
      </w:r>
      <w:r w:rsidR="004645E8">
        <w:t xml:space="preserve">s and techniques could be deployed to address these questions as well. </w:t>
      </w:r>
      <w:r w:rsidR="00941469">
        <w:t>We hope the matched data and our initial analysis spur further research</w:t>
      </w:r>
      <w:r w:rsidR="004645E8">
        <w:t xml:space="preserve"> on these topics</w:t>
      </w:r>
      <w:r w:rsidR="00941469">
        <w:t>.</w:t>
      </w:r>
    </w:p>
    <w:p w14:paraId="7571C090" w14:textId="30C92F2F" w:rsidR="00710537" w:rsidRDefault="00710537">
      <w:pPr>
        <w:spacing w:after="0" w:line="240" w:lineRule="auto"/>
      </w:pPr>
      <w:r>
        <w:br w:type="page"/>
      </w:r>
    </w:p>
    <w:p w14:paraId="3123EC86" w14:textId="29DF82CB" w:rsidR="001B5934" w:rsidRDefault="00710537" w:rsidP="00710537">
      <w:pPr>
        <w:pStyle w:val="Heading1"/>
      </w:pPr>
      <w:bookmarkStart w:id="217" w:name="_Toc158095525"/>
      <w:r>
        <w:lastRenderedPageBreak/>
        <w:t xml:space="preserve">Conclusion and </w:t>
      </w:r>
      <w:r w:rsidR="00C65DD9">
        <w:t>R</w:t>
      </w:r>
      <w:r>
        <w:t>ecommendations</w:t>
      </w:r>
      <w:bookmarkEnd w:id="217"/>
    </w:p>
    <w:p w14:paraId="1E9B226B" w14:textId="2262D3AB" w:rsidR="00CD4BFA" w:rsidRDefault="00CD4BFA" w:rsidP="00CD4BFA">
      <w:r>
        <w:t>The purpose of this chapter is to outline o</w:t>
      </w:r>
      <w:r w:rsidRPr="00796BFF">
        <w:t xml:space="preserve">ur </w:t>
      </w:r>
      <w:r>
        <w:t>recommendations for incorporating home production into a broader measure of consumption. We should note at the outset that, if such a measure is to be used for analyzing poverty, thresholds must be adjusted to account for home production needs in order to maintain consistency between the definitions of needs and resources.</w:t>
      </w:r>
      <w:r>
        <w:rPr>
          <w:rStyle w:val="FootnoteReference"/>
        </w:rPr>
        <w:footnoteReference w:id="74"/>
      </w:r>
      <w:r>
        <w:t xml:space="preserve"> Our recommendations do not address the issue of such adjustments </w:t>
      </w:r>
      <w:r w:rsidR="00594C6C">
        <w:t xml:space="preserve">as </w:t>
      </w:r>
      <w:r>
        <w:t xml:space="preserve">that would </w:t>
      </w:r>
      <w:r w:rsidR="00594C6C">
        <w:t xml:space="preserve">need </w:t>
      </w:r>
      <w:r>
        <w:t>to be based on separate research. Instead, we focus on recommendations based on the analysis and conclusions outlined in Chapters 2</w:t>
      </w:r>
      <w:r w:rsidR="007760CB">
        <w:t>–</w:t>
      </w:r>
      <w:r>
        <w:t>4. Below, we present them in the same order as the chapters.</w:t>
      </w:r>
    </w:p>
    <w:p w14:paraId="408426C2" w14:textId="77777777" w:rsidR="00CD4BFA" w:rsidRDefault="00CD4BFA" w:rsidP="00CD4BFA">
      <w:pPr>
        <w:pStyle w:val="Heading2"/>
      </w:pPr>
      <w:bookmarkStart w:id="218" w:name="_Toc158095526"/>
      <w:r>
        <w:t>Scope of home production</w:t>
      </w:r>
      <w:bookmarkEnd w:id="218"/>
    </w:p>
    <w:p w14:paraId="28CFA9AF" w14:textId="77777777" w:rsidR="00CD4BFA" w:rsidRDefault="00CD4BFA" w:rsidP="00CD4BFA">
      <w:r w:rsidRPr="004D62D8">
        <w:rPr>
          <w:b/>
          <w:i/>
        </w:rPr>
        <w:t>Recommendation 1.1</w:t>
      </w:r>
      <w:r>
        <w:t>. The definition of home production should be expanded to include supervisory care of household children under 13. The measure of supervisory care in the ATUS (secondary care) approximates this form of care provisioning in the home.</w:t>
      </w:r>
    </w:p>
    <w:p w14:paraId="41AD63CF" w14:textId="0C8C7C91" w:rsidR="00CD4BFA" w:rsidRDefault="00CD4BFA" w:rsidP="00CD4BFA">
      <w:r>
        <w:t xml:space="preserve">Our estimates show that, on average, consumer units with children under 18 spend 87 and 175 hours per month on active and supervisory childcare, respectively. Because we assign to supervisory care only one-half of the rate we assign to active care, their monetary values are almost identical at just under $1,500 per month. Even so, the monetary value of supervisory care is about 27 percent of the total average market expenditures of households with children. Ignoring this would be neglecting a sizeable part of caregiving services </w:t>
      </w:r>
      <w:r w:rsidR="00594C6C">
        <w:t xml:space="preserve">used </w:t>
      </w:r>
      <w:r>
        <w:t>by the household.</w:t>
      </w:r>
    </w:p>
    <w:p w14:paraId="33DACFBF" w14:textId="279CC908" w:rsidR="00CD4BFA" w:rsidRDefault="00CD4BFA" w:rsidP="00CD4BFA">
      <w:r w:rsidRPr="004D62D8">
        <w:rPr>
          <w:b/>
          <w:i/>
        </w:rPr>
        <w:t>Recommendation 1.2.</w:t>
      </w:r>
      <w:r>
        <w:t xml:space="preserve"> Care received from people outside the consumer unit without payment (i.e., care given by </w:t>
      </w:r>
      <w:proofErr w:type="spellStart"/>
      <w:r>
        <w:t>nonhousehold</w:t>
      </w:r>
      <w:proofErr w:type="spellEnd"/>
      <w:r>
        <w:t xml:space="preserve"> relatives and nonrelatives) should be included in the definition of home production. In addition, data collection efforts should be enhanced for gathering information on nonmarket care received from </w:t>
      </w:r>
      <w:proofErr w:type="spellStart"/>
      <w:r>
        <w:t>nonhousehold</w:t>
      </w:r>
      <w:proofErr w:type="spellEnd"/>
      <w:r>
        <w:t xml:space="preserve"> members by older children (5 to 13 years) and disabled or sick individuals under 50 years living in households.</w:t>
      </w:r>
    </w:p>
    <w:p w14:paraId="6C609A2A" w14:textId="7178164C" w:rsidR="00CD4BFA" w:rsidRDefault="00CD4BFA" w:rsidP="00CD4BFA">
      <w:r>
        <w:t xml:space="preserve">We estimated the care children under 6, and older adults (over 50) received from </w:t>
      </w:r>
      <w:proofErr w:type="spellStart"/>
      <w:r>
        <w:t>nonhousehold</w:t>
      </w:r>
      <w:proofErr w:type="spellEnd"/>
      <w:r>
        <w:t xml:space="preserve"> relatives and nonrelatives. Among consumer units with children under 6, we </w:t>
      </w:r>
      <w:r w:rsidR="00594C6C">
        <w:t xml:space="preserve">found </w:t>
      </w:r>
      <w:r>
        <w:t xml:space="preserve">that roughly 12 percent (2.1 million families) benefitted from the care given by </w:t>
      </w:r>
      <w:proofErr w:type="spellStart"/>
      <w:r>
        <w:t>nonhousehold</w:t>
      </w:r>
      <w:proofErr w:type="spellEnd"/>
      <w:r>
        <w:t xml:space="preserve"> people. The magnitude of the care received was quite substantial for recipient households. We estimated that the average monthly help for these households was 90 hours with a monetary value of $1,500 or about 27 percent of the average </w:t>
      </w:r>
      <w:r>
        <w:lastRenderedPageBreak/>
        <w:t>monthly market expenditures of the recipient units. Among consumer units with a person over 51, about 4 percent of consumer units</w:t>
      </w:r>
      <w:r w:rsidR="00594C6C">
        <w:t>,</w:t>
      </w:r>
      <w:r>
        <w:t xml:space="preserve"> or about 2.9 million households, received care from people outside the household. For the beneficiaries, the help received was sizeable in terms of time (about 106 hours per month) and as a proportion of their monthly market expenditures (40 percent). Given the omission of care received by people outside the age range of our estimates (individuals between 6 and 50 years) as well as the limited scope of care activities covered in the data sources for our calculations discussed in Chapter 4, our estimate is a lower-bound estimate of this type of caregiving.</w:t>
      </w:r>
    </w:p>
    <w:p w14:paraId="51073DE9" w14:textId="77777777" w:rsidR="00CD4BFA" w:rsidRDefault="00CD4BFA" w:rsidP="00CD4BFA">
      <w:pPr>
        <w:pStyle w:val="Heading2"/>
      </w:pPr>
      <w:bookmarkStart w:id="219" w:name="_Toc158095527"/>
      <w:r>
        <w:t>Valuation of home production</w:t>
      </w:r>
      <w:bookmarkEnd w:id="219"/>
    </w:p>
    <w:p w14:paraId="1DDEE8D7" w14:textId="77777777" w:rsidR="00CD4BFA" w:rsidRDefault="00CD4BFA" w:rsidP="00CD4BFA">
      <w:pPr>
        <w:rPr>
          <w:b/>
        </w:rPr>
      </w:pPr>
      <w:r w:rsidRPr="007C23BD">
        <w:rPr>
          <w:b/>
          <w:i/>
        </w:rPr>
        <w:t>Recommendation 2.1.</w:t>
      </w:r>
    </w:p>
    <w:p w14:paraId="0B9747BE" w14:textId="7558AD4C" w:rsidR="00CD4BFA" w:rsidRPr="00132A8E" w:rsidRDefault="00CD4BFA" w:rsidP="00CD4BFA">
      <w:r w:rsidRPr="00132A8E">
        <w:t xml:space="preserve">At this point in time, input valuation based on replacement cost using specialist wages is the best available option for valuation of non-market work. Activities should be disaggregated where feasible and appropriate, with attention to joint production. Active </w:t>
      </w:r>
      <w:r w:rsidR="00C15BD7">
        <w:t>childcare</w:t>
      </w:r>
      <w:r w:rsidRPr="00132A8E">
        <w:t xml:space="preserve"> should be treated as a relatively skilled task that builds on child-specific knowledge and relationship continuity to yield important developmental consequences. Supervisory care of young children should be recognized as a significant constraint on parental time that imposes costs. Valuation of supervisory care </w:t>
      </w:r>
      <w:r w:rsidR="00594C6C">
        <w:t>for</w:t>
      </w:r>
      <w:r w:rsidR="00594C6C" w:rsidRPr="00132A8E">
        <w:t xml:space="preserve"> </w:t>
      </w:r>
      <w:r w:rsidRPr="00132A8E">
        <w:t>children under 13 should take into account engagement in simultaneous activities; domestic work undertaken alongside supervisory care should be valued more highly than that without. We recommend valuation of supervisory care at approximately one half the value of active care (typically less than a babysitter’s wage)</w:t>
      </w:r>
      <w:r>
        <w:t>. Further, geographical variation in replacement costs should be accounted for in the valuation by, e.g., using wage rates differentiated by metro areas.</w:t>
      </w:r>
    </w:p>
    <w:p w14:paraId="45A7EA03" w14:textId="77777777" w:rsidR="00CD4BFA" w:rsidRDefault="00CD4BFA" w:rsidP="00CD4BFA">
      <w:pPr>
        <w:pStyle w:val="Heading2"/>
      </w:pPr>
      <w:bookmarkStart w:id="220" w:name="_Toc158095528"/>
      <w:r>
        <w:t>Imputations from the ATUS</w:t>
      </w:r>
      <w:bookmarkEnd w:id="220"/>
    </w:p>
    <w:p w14:paraId="55C95273" w14:textId="0A1CBF23" w:rsidR="00CD4BFA" w:rsidRDefault="00CD4BFA" w:rsidP="00CD4BFA">
      <w:r w:rsidRPr="007C23BD">
        <w:rPr>
          <w:b/>
          <w:i/>
        </w:rPr>
        <w:t>Recommendation 3.1</w:t>
      </w:r>
      <w:r>
        <w:t xml:space="preserve">. Considering that the ATUS is representative for quarters, we recommend that each quarterly CE Interview or Diary sample should be treated as an independent recipient file in the imputation rather than, </w:t>
      </w:r>
      <w:r w:rsidR="00594C6C">
        <w:t>for example,</w:t>
      </w:r>
      <w:r>
        <w:t xml:space="preserve"> pooling all four quarters of the Diary sample for a given year as a single recipient file. This will ensure, at the very least, that imputed values for consumer units in each quarter are representative </w:t>
      </w:r>
      <w:r w:rsidR="00594C6C">
        <w:t xml:space="preserve">of </w:t>
      </w:r>
      <w:r>
        <w:t>the full</w:t>
      </w:r>
      <w:r w:rsidR="00594C6C">
        <w:t>-</w:t>
      </w:r>
      <w:r>
        <w:t>year data.</w:t>
      </w:r>
    </w:p>
    <w:p w14:paraId="276CEC0E" w14:textId="3576A09E" w:rsidR="00CD4BFA" w:rsidRDefault="00CD4BFA" w:rsidP="00CD4BFA">
      <w:r w:rsidRPr="00856524">
        <w:rPr>
          <w:b/>
          <w:i/>
        </w:rPr>
        <w:t>Recommendation 3.2.</w:t>
      </w:r>
      <w:r>
        <w:rPr>
          <w:b/>
        </w:rPr>
        <w:t xml:space="preserve"> </w:t>
      </w:r>
      <w:r>
        <w:t xml:space="preserve">The weekday and weekend 24-hour diaries in the ATUS for a given year should be considered separate donor files, given the </w:t>
      </w:r>
      <w:r w:rsidR="00594C6C">
        <w:t xml:space="preserve">significant </w:t>
      </w:r>
      <w:r>
        <w:t>differences in time</w:t>
      </w:r>
      <w:r w:rsidR="00594C6C">
        <w:t>-</w:t>
      </w:r>
      <w:r>
        <w:t xml:space="preserve">use patterns between weekends and weekdays. Therefore, individuals over 14 years in the quarterly CE or Diary sample should have separate imputations from the weekday and weekend diaries, which </w:t>
      </w:r>
      <w:r w:rsidR="00594C6C">
        <w:t xml:space="preserve">would provide </w:t>
      </w:r>
      <w:r>
        <w:t>a better representation of weekly time</w:t>
      </w:r>
      <w:r w:rsidR="00594C6C">
        <w:t>-</w:t>
      </w:r>
      <w:r>
        <w:t>use patterns. Hours spent on home production per week can be calculated as a weighted average of the imputed weekday and weekend values.</w:t>
      </w:r>
    </w:p>
    <w:p w14:paraId="18A8AC9B" w14:textId="29BBB88D" w:rsidR="00CD4BFA" w:rsidRDefault="00CD4BFA" w:rsidP="00CD4BFA">
      <w:r w:rsidRPr="000332C7">
        <w:rPr>
          <w:b/>
          <w:i/>
        </w:rPr>
        <w:lastRenderedPageBreak/>
        <w:t>Recommendation 3.3</w:t>
      </w:r>
      <w:r>
        <w:rPr>
          <w:b/>
          <w:i/>
        </w:rPr>
        <w:t xml:space="preserve">. </w:t>
      </w:r>
      <w:r>
        <w:t xml:space="preserve">Home production times should be disaggregated for each record in the synthetic (imputed) CE files. The categories to be created </w:t>
      </w:r>
      <w:r w:rsidR="00BB6678">
        <w:t xml:space="preserve">include </w:t>
      </w:r>
      <w:r>
        <w:t xml:space="preserve">cooking, other housework (including shopping), adult care, active childcare, supervisory childcare overlapping with other home production, and supervisory childcare that does not overlap with other home production. This may provide enough </w:t>
      </w:r>
      <w:r w:rsidR="00BB6678">
        <w:t>disaggregation</w:t>
      </w:r>
      <w:r>
        <w:t xml:space="preserve"> for future research, without compromising on the quality of the data imputation. To avoid double counting in calculating the total time spent on household production, the time during which supervisory care coincides with other household production should be included only in </w:t>
      </w:r>
      <w:r w:rsidRPr="00C86792">
        <w:rPr>
          <w:i/>
        </w:rPr>
        <w:t>one</w:t>
      </w:r>
      <w:r>
        <w:t xml:space="preserve"> of the following categories: </w:t>
      </w:r>
      <w:r w:rsidR="00BB6678">
        <w:t>s</w:t>
      </w:r>
      <w:r>
        <w:t>upervisory care overlapping with other household production, cooking, other housework, or adult care.</w:t>
      </w:r>
    </w:p>
    <w:p w14:paraId="19F26FC8" w14:textId="05561A4B" w:rsidR="00CD4BFA" w:rsidRDefault="00CD4BFA" w:rsidP="00CD4BFA">
      <w:r w:rsidRPr="000332C7">
        <w:rPr>
          <w:b/>
          <w:i/>
        </w:rPr>
        <w:t>Recommendation 3.</w:t>
      </w:r>
      <w:r>
        <w:rPr>
          <w:b/>
          <w:i/>
        </w:rPr>
        <w:t xml:space="preserve">4. </w:t>
      </w:r>
      <w:r>
        <w:t>Supervisory childcare time for individuals in multi-adult households should be adjusted to avoid potential double-counting. Adjustments should be made on parameters differentiated by gender and the number of likely caregivers estimated from the ATUS. Better information is required to understand the dynamics of supervisory care provision in households with multiple caregivers and care receivers. Unfortunately, this cannot be obtained under the current ATUS sampling strategy of collecting time diaries from only one respondent per household.</w:t>
      </w:r>
    </w:p>
    <w:p w14:paraId="04B70B59" w14:textId="45864040" w:rsidR="00CD4BFA" w:rsidRPr="00D130B3" w:rsidRDefault="00CD4BFA" w:rsidP="00CD4BFA">
      <w:r w:rsidRPr="000332C7">
        <w:rPr>
          <w:b/>
          <w:i/>
        </w:rPr>
        <w:t>Recommendation 3.</w:t>
      </w:r>
      <w:r>
        <w:rPr>
          <w:b/>
          <w:i/>
        </w:rPr>
        <w:t xml:space="preserve">5. </w:t>
      </w:r>
      <w:r>
        <w:t>For each record, the home production categories mentioned in Recommendation 3.3 above should be imputed according to the three imputation methods described in Chapter 3. The methods are regression prediction (RP), multiple imputations (MI) based on regression models that account for censoring</w:t>
      </w:r>
      <w:r w:rsidR="009A0F12">
        <w:t>,</w:t>
      </w:r>
      <w:r>
        <w:t xml:space="preserve"> and constrained statistical matching (SM). The availability of imputations based on alternative methods will offer the users some flexibility in exercising their methodological preferences.</w:t>
      </w:r>
    </w:p>
    <w:p w14:paraId="7D3B17F1" w14:textId="533B6D83" w:rsidR="00CD4BFA" w:rsidRDefault="00CD4BFA" w:rsidP="00CD4BFA">
      <w:r w:rsidRPr="000332C7">
        <w:rPr>
          <w:b/>
          <w:i/>
        </w:rPr>
        <w:t>Recommendation 3.</w:t>
      </w:r>
      <w:r>
        <w:rPr>
          <w:b/>
          <w:i/>
        </w:rPr>
        <w:t xml:space="preserve">6. </w:t>
      </w:r>
      <w:r>
        <w:t>Consumer unit-level values of home</w:t>
      </w:r>
      <w:r w:rsidR="00DF5E92">
        <w:t>-</w:t>
      </w:r>
      <w:r>
        <w:t xml:space="preserve">production times according to the categories identified in Recommendation 3.3 should be constructed by adding up the times for individuals within the consumer unit. This operation should be conducted for the three imputation methods mentioned in Recommendation 3.5. </w:t>
      </w:r>
    </w:p>
    <w:p w14:paraId="5F1264BF" w14:textId="53FA3562" w:rsidR="00CD4BFA" w:rsidRDefault="00CD4BFA" w:rsidP="00CD4BFA">
      <w:r w:rsidRPr="00C6334C">
        <w:rPr>
          <w:b/>
          <w:i/>
        </w:rPr>
        <w:t>Recommendation 3.7.</w:t>
      </w:r>
      <w:r>
        <w:t xml:space="preserve"> The monetary values of household production times described in the previous recommendation should be constructed according to our preferred method and the generalist wage method outlined in Recommendation 2.1 above. Researchers would thus have the option of testing the sensitivity of their findings to the valuation principle. Providing individual</w:t>
      </w:r>
      <w:r w:rsidR="00B672FB">
        <w:t>-</w:t>
      </w:r>
      <w:r>
        <w:t>level time</w:t>
      </w:r>
      <w:r w:rsidR="00B672FB">
        <w:t>-</w:t>
      </w:r>
      <w:r>
        <w:t xml:space="preserve">use data may be advisable, giving </w:t>
      </w:r>
      <w:r w:rsidR="00A727B9">
        <w:t>researchers</w:t>
      </w:r>
      <w:r>
        <w:t xml:space="preserve"> further flexibility to test hypotheses and sensitiv</w:t>
      </w:r>
      <w:r w:rsidR="00A727B9">
        <w:t>it</w:t>
      </w:r>
      <w:r>
        <w:t>y to the valuation assumptions.</w:t>
      </w:r>
    </w:p>
    <w:p w14:paraId="5FAFD850" w14:textId="77777777" w:rsidR="00CD4BFA" w:rsidRDefault="00CD4BFA" w:rsidP="00CD4BFA">
      <w:pPr>
        <w:pStyle w:val="Heading2"/>
      </w:pPr>
      <w:bookmarkStart w:id="221" w:name="_Toc158095529"/>
      <w:r>
        <w:lastRenderedPageBreak/>
        <w:t>Imputations of care received from outside the consumer unit</w:t>
      </w:r>
      <w:bookmarkEnd w:id="221"/>
    </w:p>
    <w:p w14:paraId="780A6899" w14:textId="3EA17BDE" w:rsidR="00CD4BFA" w:rsidRDefault="00CD4BFA" w:rsidP="00CD4BFA">
      <w:r w:rsidRPr="00914DA1">
        <w:rPr>
          <w:b/>
          <w:i/>
        </w:rPr>
        <w:t>Recommendation 4.1</w:t>
      </w:r>
      <w:r>
        <w:t xml:space="preserve">. Nonmarket help received by members of the consumer unit from people outside their household (relatives and nonrelatives) should be imputed from the Health and Retirement Survey (HRS) and Early Childhood Program Participation (ECPP) survey. In our view, the HRS and ECPP are the best, though far from ideal, sources currently available for the incidence and duration of these forms of care. The hours of adult and </w:t>
      </w:r>
      <w:r w:rsidR="00C15BD7">
        <w:t>childcare</w:t>
      </w:r>
      <w:r>
        <w:t xml:space="preserve"> received at the consumer</w:t>
      </w:r>
      <w:r w:rsidR="00B672FB">
        <w:t>-</w:t>
      </w:r>
      <w:r>
        <w:t xml:space="preserve">unit level can be derived by adding the hours of care received by their members. Further, the hours should be converted into monetary values using the hourly rate applied to adult care and active childcare hours provided by household members. </w:t>
      </w:r>
    </w:p>
    <w:p w14:paraId="425BB93B" w14:textId="77777777" w:rsidR="00CD4BFA" w:rsidRDefault="00CD4BFA" w:rsidP="00CD4BFA">
      <w:pPr>
        <w:pStyle w:val="Heading2"/>
      </w:pPr>
      <w:bookmarkStart w:id="222" w:name="_Toc158095530"/>
      <w:r>
        <w:t>Recommendations for the use of synthetic CE public-use files</w:t>
      </w:r>
      <w:bookmarkEnd w:id="222"/>
    </w:p>
    <w:p w14:paraId="53DDEBD1" w14:textId="4F4235A9" w:rsidR="00CD4BFA" w:rsidRDefault="00CD4BFA" w:rsidP="00CD4BFA">
      <w:r>
        <w:t>In theory, imputations are only as good as the strength of the conditional independence assumption (CIA). A direct test of CIA is generally impossible because the key variables we seek to study jointly are not available in the same sample, hence the need for imputation. Nevertheless, in our case, information on consumption expenditures and time spent on household production is collected in the Panel Study of Income Dynamics (PSID). While the expenditure definitions and time</w:t>
      </w:r>
      <w:r w:rsidR="00B672FB">
        <w:t>-</w:t>
      </w:r>
      <w:r>
        <w:t>use categories in the PSID do not match those in the CE and ATUS, we believe that PSID is a reasonably good (and only</w:t>
      </w:r>
      <w:r w:rsidR="00B672FB">
        <w:t>,</w:t>
      </w:r>
      <w:r>
        <w:t xml:space="preserve"> so far) data platform to conduct a test of the CIA. As we discussed in Appendix A of Chapter 3, the results from our testing strongly support the CIA.</w:t>
      </w:r>
      <w:r w:rsidR="009939C5">
        <w:rPr>
          <w:rStyle w:val="FootnoteReference"/>
        </w:rPr>
        <w:footnoteReference w:id="75"/>
      </w:r>
      <w:r>
        <w:t xml:space="preserve"> Indirectly, the evidence offered solid methodological support for the joint analysis of imputed time-use variables and observed consumption expenditures in the CE files. It is also worth noting that reputed academic journals publish papers that include imputed data as though it </w:t>
      </w:r>
      <w:r w:rsidR="00B672FB">
        <w:t xml:space="preserve">were </w:t>
      </w:r>
      <w:r>
        <w:t>actual data in statistical modeling without much concern for the CIA or adjustment for imputation errors (see Chapter 3 for some examples).</w:t>
      </w:r>
    </w:p>
    <w:p w14:paraId="03AC9389" w14:textId="3A116578" w:rsidR="00CD4BFA" w:rsidRDefault="00CD4BFA" w:rsidP="00CD4BFA">
      <w:r>
        <w:t>We have provided detailed information regarding the quality of the imputations in the report and online</w:t>
      </w:r>
      <w:r w:rsidR="00B672FB">
        <w:t>-</w:t>
      </w:r>
      <w:r>
        <w:t xml:space="preserve">data appendix. Overall, statistical matching (SM) performed as well and, in some cases, somewhat better than the prediction methods, i.e., conditional mean (RP) and multiple imputations (MI), in replicating the average values of time spent on household production by men and women in various population subgroups from the American Time Use Survey (ATUS). Regarding medians of the same subgroups, SM produced imputed values that are, in general, closer to their ATUS counterparts than the other two techniques. Further, we found that the within-subgroup distribution of hours in the original data was also </w:t>
      </w:r>
      <w:r>
        <w:lastRenderedPageBreak/>
        <w:t xml:space="preserve">transferred to the synthetic CE files in a much more reliable manner by SM than </w:t>
      </w:r>
      <w:r w:rsidR="00B672FB">
        <w:t xml:space="preserve">by </w:t>
      </w:r>
      <w:r>
        <w:t>the other two imputation strategies. Thus, we recommend using the variables imputed by SM for descriptive analysis, such as calculating means, medians, and inequality measures (e.g., the Gini coefficient).</w:t>
      </w:r>
    </w:p>
    <w:p w14:paraId="0EA4A3BF" w14:textId="2356AC5F" w:rsidR="00CD4BFA" w:rsidRDefault="00CD4BFA" w:rsidP="00CD4BFA">
      <w:r>
        <w:t xml:space="preserve">A caveat applies to our quality assessment. Suppose the research focus is at the consumer-unit level </w:t>
      </w:r>
      <w:r w:rsidR="00B672FB">
        <w:t xml:space="preserve">rather </w:t>
      </w:r>
      <w:r>
        <w:t>than the individual level. In that case, the researcher should bear in mind that our evaluation was conducted at the individual level (e.g., looking at the closeness of the imputed and observed median value of hours spent on cooking by employed men with children). We cannot perform quality assessments at the household level because the ATUS does not collect time diaries from everyone above 14 years in the household. However, since the household-level aggregate would result from the summation of individuals’ values in the home, we should expect good-quality imputations at the individual level to translate into good-quality imputations at the household level.</w:t>
      </w:r>
    </w:p>
    <w:p w14:paraId="5D2A99F8" w14:textId="486E749A" w:rsidR="00CD4BFA" w:rsidRDefault="00CD4BFA" w:rsidP="00CD4BFA">
      <w:r>
        <w:t xml:space="preserve">Further, imputations generally tend to be of lower quality for smaller population subgroups. This caveat holds </w:t>
      </w:r>
      <w:r w:rsidR="00956FA7">
        <w:t>especially</w:t>
      </w:r>
      <w:r>
        <w:t xml:space="preserve"> if the group, on average, does not engage much in household production (e.g., men between 15 and 24 years). Users should, therefore, exercise caution in splitting the imputed data into finer subgroups. We would suggest a preliminary inspection of the ATUS data to ascertain the incidence of household production (or subcategories of household production such as cooking) in the subgroups of their interest to avoid misleading results.</w:t>
      </w:r>
    </w:p>
    <w:p w14:paraId="4661B927" w14:textId="09E70383" w:rsidR="00CD4BFA" w:rsidRDefault="00CD4BFA" w:rsidP="00CD4BFA">
      <w:r>
        <w:t xml:space="preserve">The main drawback of the SM and RP strategies is their inability to account for imputation errors in conducting statistical inference in the synthetic file, e.g., testing the equality of means </w:t>
      </w:r>
      <w:r w:rsidR="00B672FB">
        <w:t xml:space="preserve">for </w:t>
      </w:r>
      <w:r>
        <w:t xml:space="preserve">hours spent on childcare between two subgroups in the CE interview sample from the second quarter of 2019. Specialized procedures are available in statistical software such as SAS and Stata to analyze multiple-imputed data (e.g., PROC MIANALYZE in SAS or </w:t>
      </w:r>
      <w:r w:rsidRPr="000C1343">
        <w:rPr>
          <w:rFonts w:ascii="Courier New" w:hAnsi="Courier New" w:cs="Courier New"/>
        </w:rPr>
        <w:t>mi</w:t>
      </w:r>
      <w:r>
        <w:rPr>
          <w:rFonts w:ascii="Courier New" w:hAnsi="Courier New" w:cs="Courier New"/>
        </w:rPr>
        <w:t xml:space="preserve"> </w:t>
      </w:r>
      <w:r w:rsidRPr="000C1343">
        <w:rPr>
          <w:rFonts w:ascii="Courier New" w:hAnsi="Courier New" w:cs="Courier New"/>
        </w:rPr>
        <w:t>estimate</w:t>
      </w:r>
      <w:r>
        <w:t xml:space="preserve"> in Stata). Users of the multiple-imputed home</w:t>
      </w:r>
      <w:r w:rsidR="00B672FB">
        <w:t>-</w:t>
      </w:r>
      <w:r>
        <w:t xml:space="preserve">production values in the CE synthetic files should consult the documentation of their statistical software in choosing the methods appropriate </w:t>
      </w:r>
      <w:r w:rsidR="00812105">
        <w:t xml:space="preserve">for </w:t>
      </w:r>
      <w:r>
        <w:t xml:space="preserve">such data. </w:t>
      </w:r>
    </w:p>
    <w:p w14:paraId="2E08E2E3" w14:textId="55C7BA08" w:rsidR="00CD4BFA" w:rsidRDefault="00CD4BFA" w:rsidP="00CD4BFA">
      <w:r>
        <w:t xml:space="preserve">Since SM is better at replicating the original ATUS data than MI, there is a paradox. While the MI method allows theoretically justifiable statistical inference, the statistically matched values may yield better-quality parameter estimates. Therefore, we recommend the analysis of interest using both sets of imputed values and comparing the results before stating solid conclusions. For example, consider using imputed hours of childcare of employed mothers as the dependent variable and some measure of market consumption as the independent variable, along with control variables </w:t>
      </w:r>
      <w:r w:rsidR="00812105">
        <w:t>(e.g.,</w:t>
      </w:r>
      <w:r>
        <w:t xml:space="preserve"> marital status, age, number of children, etc.</w:t>
      </w:r>
      <w:r w:rsidR="00812105">
        <w:t>)</w:t>
      </w:r>
      <w:r>
        <w:t xml:space="preserve"> in a regression model. First, we would estimate the model using the imputed values of SM and MI separately. Then, suppose a comparison shows that the size and statistical significance of the coefficient on market consumption is the same irrespective of the set of imputed values used in the </w:t>
      </w:r>
      <w:r>
        <w:lastRenderedPageBreak/>
        <w:t>estimation. In that case, we can be reasonably confident about the estimated relationship. However, caution is required if there are incongruences in the parameter estimate or significance. And the researcher should exercise their judgment regarding the substantive importance of the incongruence.</w:t>
      </w:r>
    </w:p>
    <w:p w14:paraId="5F42A72C" w14:textId="77777777" w:rsidR="0049052A" w:rsidRDefault="0049052A" w:rsidP="0049052A">
      <w:pPr>
        <w:pStyle w:val="Heading1"/>
        <w:numPr>
          <w:ilvl w:val="0"/>
          <w:numId w:val="0"/>
        </w:numPr>
        <w:ind w:left="432"/>
      </w:pPr>
      <w:bookmarkStart w:id="223" w:name="_Toc158095531"/>
      <w:r>
        <w:t>Appendix A: Validation exercise using the PSID</w:t>
      </w:r>
      <w:bookmarkEnd w:id="223"/>
    </w:p>
    <w:p w14:paraId="1B143F5E" w14:textId="77777777" w:rsidR="0049052A" w:rsidRDefault="0049052A" w:rsidP="0049052A">
      <w:pPr>
        <w:pStyle w:val="Heading2"/>
        <w:numPr>
          <w:ilvl w:val="0"/>
          <w:numId w:val="0"/>
        </w:numPr>
        <w:ind w:left="576"/>
      </w:pPr>
      <w:bookmarkStart w:id="224" w:name="_Toc158095532"/>
      <w:r>
        <w:t>Background</w:t>
      </w:r>
      <w:bookmarkEnd w:id="224"/>
    </w:p>
    <w:p w14:paraId="72CFC0B4" w14:textId="05727529" w:rsidR="0049052A" w:rsidRDefault="0049052A" w:rsidP="0049052A">
      <w:r>
        <w:t>The fundamental assumption behind imputation methods is the Conditional Independence Assumption (CIA). Basically, the premise is that</w:t>
      </w:r>
      <w:r w:rsidR="00B06FF6">
        <w:t>,</w:t>
      </w:r>
      <w:r>
        <w:t xml:space="preserve"> once we control for a set of relevant characteristics, the distribution of variables that cannot be observed jointly and require imputation is as good as independent. The assumption justifies the creation of a synthetic joint dataset by taking random draws from the conditional empirical (with or without replacement) or theoretical distribution.</w:t>
      </w:r>
      <w:r>
        <w:rPr>
          <w:rStyle w:val="FootnoteReference"/>
        </w:rPr>
        <w:footnoteReference w:id="76"/>
      </w:r>
      <w:r>
        <w:t xml:space="preserve"> </w:t>
      </w:r>
    </w:p>
    <w:p w14:paraId="2720A524" w14:textId="6A38B453" w:rsidR="0049052A" w:rsidRDefault="0049052A" w:rsidP="0049052A">
      <w:pPr>
        <w:rPr>
          <w:rFonts w:cs="Times New Roman"/>
          <w:color w:val="222222"/>
          <w:shd w:val="clear" w:color="auto" w:fill="FFFFFF"/>
        </w:rPr>
      </w:pPr>
      <w:r>
        <w:t>In the current project that seeks to impute time spent on household production by individuals in the CE using the ATUS, the CIA implies that time spent on household production activities by individuals is conditionally independent of household consumption expenditures. While this assumption is, in principle, untestable, we use the Panel Study of Income Dynamics (PSID), which has data on both time-use and consumption expenditures, to explore the level of correlation between time</w:t>
      </w:r>
      <w:r w:rsidR="00B06FF6">
        <w:t xml:space="preserve"> </w:t>
      </w:r>
      <w:r>
        <w:t xml:space="preserve">use and consumption as a validation exercise. </w:t>
      </w:r>
      <w:r>
        <w:rPr>
          <w:rFonts w:cs="Times New Roman"/>
          <w:color w:val="222222"/>
          <w:shd w:val="clear" w:color="auto" w:fill="FFFFFF"/>
        </w:rPr>
        <w:t>Of course, t</w:t>
      </w:r>
      <w:r w:rsidRPr="00931163">
        <w:rPr>
          <w:rFonts w:cs="Times New Roman"/>
          <w:color w:val="222222"/>
          <w:shd w:val="clear" w:color="auto" w:fill="FFFFFF"/>
        </w:rPr>
        <w:t xml:space="preserve">he scope </w:t>
      </w:r>
      <w:r>
        <w:rPr>
          <w:rFonts w:cs="Times New Roman"/>
          <w:color w:val="222222"/>
          <w:shd w:val="clear" w:color="auto" w:fill="FFFFFF"/>
        </w:rPr>
        <w:t>and nature of PSID are</w:t>
      </w:r>
      <w:r w:rsidRPr="00931163">
        <w:rPr>
          <w:rFonts w:cs="Times New Roman"/>
          <w:color w:val="222222"/>
          <w:shd w:val="clear" w:color="auto" w:fill="FFFFFF"/>
        </w:rPr>
        <w:t xml:space="preserve"> different from </w:t>
      </w:r>
      <w:r w:rsidR="00B06FF6">
        <w:rPr>
          <w:rFonts w:cs="Times New Roman"/>
          <w:color w:val="222222"/>
          <w:shd w:val="clear" w:color="auto" w:fill="FFFFFF"/>
        </w:rPr>
        <w:t xml:space="preserve">those of </w:t>
      </w:r>
      <w:r w:rsidRPr="00931163">
        <w:rPr>
          <w:rFonts w:cs="Times New Roman"/>
          <w:color w:val="222222"/>
          <w:shd w:val="clear" w:color="auto" w:fill="FFFFFF"/>
        </w:rPr>
        <w:t>the ATUS and CE</w:t>
      </w:r>
      <w:r>
        <w:rPr>
          <w:rFonts w:cs="Times New Roman"/>
          <w:color w:val="222222"/>
          <w:shd w:val="clear" w:color="auto" w:fill="FFFFFF"/>
        </w:rPr>
        <w:t>.</w:t>
      </w:r>
      <w:r w:rsidRPr="00931163">
        <w:rPr>
          <w:rFonts w:cs="Times New Roman"/>
          <w:color w:val="222222"/>
          <w:shd w:val="clear" w:color="auto" w:fill="FFFFFF"/>
        </w:rPr>
        <w:t xml:space="preserve"> </w:t>
      </w:r>
      <w:r>
        <w:rPr>
          <w:rFonts w:cs="Times New Roman"/>
          <w:color w:val="222222"/>
          <w:shd w:val="clear" w:color="auto" w:fill="FFFFFF"/>
        </w:rPr>
        <w:t>However, several</w:t>
      </w:r>
      <w:r w:rsidRPr="00931163">
        <w:rPr>
          <w:rFonts w:cs="Times New Roman"/>
          <w:color w:val="222222"/>
          <w:shd w:val="clear" w:color="auto" w:fill="FFFFFF"/>
        </w:rPr>
        <w:t xml:space="preserve"> studies have found that the PSID provides good approximations </w:t>
      </w:r>
      <w:r>
        <w:rPr>
          <w:rFonts w:cs="Times New Roman"/>
          <w:color w:val="222222"/>
          <w:shd w:val="clear" w:color="auto" w:fill="FFFFFF"/>
        </w:rPr>
        <w:t xml:space="preserve">of </w:t>
      </w:r>
      <w:r w:rsidRPr="00931163">
        <w:rPr>
          <w:rFonts w:cs="Times New Roman"/>
          <w:color w:val="222222"/>
          <w:shd w:val="clear" w:color="auto" w:fill="FFFFFF"/>
        </w:rPr>
        <w:t>aggregate expenditure and time us</w:t>
      </w:r>
      <w:r>
        <w:rPr>
          <w:rFonts w:cs="Times New Roman"/>
          <w:color w:val="222222"/>
          <w:shd w:val="clear" w:color="auto" w:fill="FFFFFF"/>
        </w:rPr>
        <w:t>e</w:t>
      </w:r>
      <w:r w:rsidR="00B06FF6">
        <w:rPr>
          <w:rFonts w:cs="Times New Roman"/>
          <w:color w:val="222222"/>
          <w:shd w:val="clear" w:color="auto" w:fill="FFFFFF"/>
        </w:rPr>
        <w:t>,</w:t>
      </w:r>
      <w:r w:rsidRPr="00931163">
        <w:rPr>
          <w:rFonts w:cs="Times New Roman"/>
          <w:color w:val="222222"/>
          <w:shd w:val="clear" w:color="auto" w:fill="FFFFFF"/>
        </w:rPr>
        <w:t xml:space="preserve"> comparable to the CE and the ATUS.</w:t>
      </w:r>
      <w:r>
        <w:rPr>
          <w:rStyle w:val="FootnoteReference"/>
          <w:rFonts w:cs="Times New Roman"/>
          <w:color w:val="222222"/>
          <w:shd w:val="clear" w:color="auto" w:fill="FFFFFF"/>
        </w:rPr>
        <w:footnoteReference w:id="77"/>
      </w:r>
      <w:r w:rsidRPr="00931163">
        <w:rPr>
          <w:rFonts w:cs="Times New Roman"/>
          <w:color w:val="222222"/>
          <w:shd w:val="clear" w:color="auto" w:fill="FFFFFF"/>
        </w:rPr>
        <w:t xml:space="preserve"> Thus, findings using this dataset may prove </w:t>
      </w:r>
      <w:r>
        <w:rPr>
          <w:rFonts w:cs="Times New Roman"/>
          <w:color w:val="222222"/>
          <w:shd w:val="clear" w:color="auto" w:fill="FFFFFF"/>
        </w:rPr>
        <w:t>help</w:t>
      </w:r>
      <w:r w:rsidRPr="00931163">
        <w:rPr>
          <w:rFonts w:cs="Times New Roman"/>
          <w:color w:val="222222"/>
          <w:shd w:val="clear" w:color="auto" w:fill="FFFFFF"/>
        </w:rPr>
        <w:t>ful as evidence in favor</w:t>
      </w:r>
      <w:r w:rsidR="00B06FF6">
        <w:rPr>
          <w:rFonts w:cs="Times New Roman"/>
          <w:color w:val="222222"/>
          <w:shd w:val="clear" w:color="auto" w:fill="FFFFFF"/>
        </w:rPr>
        <w:t xml:space="preserve"> of</w:t>
      </w:r>
      <w:r w:rsidRPr="00931163">
        <w:rPr>
          <w:rFonts w:cs="Times New Roman"/>
          <w:color w:val="222222"/>
          <w:shd w:val="clear" w:color="auto" w:fill="FFFFFF"/>
        </w:rPr>
        <w:t xml:space="preserve"> or against the CIA.</w:t>
      </w:r>
    </w:p>
    <w:p w14:paraId="2A6C1159" w14:textId="77777777" w:rsidR="0049052A" w:rsidRDefault="0049052A" w:rsidP="00D95000">
      <w:pPr>
        <w:pStyle w:val="Heading2"/>
        <w:numPr>
          <w:ilvl w:val="0"/>
          <w:numId w:val="0"/>
        </w:numPr>
        <w:ind w:left="576" w:firstLine="144"/>
      </w:pPr>
      <w:bookmarkStart w:id="225" w:name="_Toc158095533"/>
      <w:r>
        <w:lastRenderedPageBreak/>
        <w:t>Data</w:t>
      </w:r>
      <w:bookmarkEnd w:id="225"/>
    </w:p>
    <w:p w14:paraId="0EE250D0" w14:textId="1C6AB1D1" w:rsidR="0049052A" w:rsidRPr="00931163" w:rsidRDefault="0049052A" w:rsidP="0049052A">
      <w:pPr>
        <w:rPr>
          <w:rFonts w:cs="Times New Roman"/>
          <w:color w:val="222222"/>
          <w:shd w:val="clear" w:color="auto" w:fill="FFFFFF"/>
        </w:rPr>
      </w:pPr>
      <w:r>
        <w:rPr>
          <w:rFonts w:cs="Times New Roman"/>
          <w:color w:val="222222"/>
          <w:shd w:val="clear" w:color="auto" w:fill="FFFFFF"/>
        </w:rPr>
        <w:t>W</w:t>
      </w:r>
      <w:r w:rsidRPr="00931163">
        <w:rPr>
          <w:rFonts w:cs="Times New Roman"/>
          <w:color w:val="222222"/>
          <w:shd w:val="clear" w:color="auto" w:fill="FFFFFF"/>
        </w:rPr>
        <w:t>e use data from the PSID for the year 2019. This dataset has rich information on household and family characteristics, expenditure patterns, and detailed information on usual time</w:t>
      </w:r>
      <w:r w:rsidR="00CB30DE">
        <w:rPr>
          <w:rFonts w:cs="Times New Roman"/>
          <w:color w:val="222222"/>
          <w:shd w:val="clear" w:color="auto" w:fill="FFFFFF"/>
        </w:rPr>
        <w:t>-</w:t>
      </w:r>
      <w:r w:rsidRPr="00931163">
        <w:rPr>
          <w:rFonts w:cs="Times New Roman"/>
          <w:color w:val="222222"/>
          <w:shd w:val="clear" w:color="auto" w:fill="FFFFFF"/>
        </w:rPr>
        <w:t>use activities and work history for the head of the household and his</w:t>
      </w:r>
      <w:r w:rsidR="00B06FF6">
        <w:rPr>
          <w:rFonts w:cs="Times New Roman"/>
          <w:color w:val="222222"/>
          <w:shd w:val="clear" w:color="auto" w:fill="FFFFFF"/>
        </w:rPr>
        <w:t xml:space="preserve"> </w:t>
      </w:r>
      <w:r w:rsidRPr="00931163">
        <w:rPr>
          <w:rFonts w:cs="Times New Roman"/>
          <w:color w:val="222222"/>
          <w:shd w:val="clear" w:color="auto" w:fill="FFFFFF"/>
        </w:rPr>
        <w:t xml:space="preserve">(her) spouse. </w:t>
      </w:r>
    </w:p>
    <w:p w14:paraId="1B42E7FF" w14:textId="203874E3" w:rsidR="0049052A" w:rsidRDefault="0049052A" w:rsidP="0049052A">
      <w:pPr>
        <w:rPr>
          <w:rFonts w:cs="Times New Roman"/>
          <w:sz w:val="23"/>
          <w:szCs w:val="23"/>
        </w:rPr>
      </w:pPr>
      <w:r w:rsidRPr="00931163">
        <w:rPr>
          <w:rFonts w:cs="Times New Roman"/>
          <w:color w:val="222222"/>
          <w:shd w:val="clear" w:color="auto" w:fill="FFFFFF"/>
        </w:rPr>
        <w:t xml:space="preserve">It should be emphasized that </w:t>
      </w:r>
      <w:r>
        <w:rPr>
          <w:rFonts w:cs="Times New Roman"/>
          <w:color w:val="222222"/>
          <w:shd w:val="clear" w:color="auto" w:fill="FFFFFF"/>
        </w:rPr>
        <w:t xml:space="preserve">the </w:t>
      </w:r>
      <w:r w:rsidRPr="00931163">
        <w:rPr>
          <w:rFonts w:cs="Times New Roman"/>
          <w:color w:val="222222"/>
          <w:shd w:val="clear" w:color="auto" w:fill="FFFFFF"/>
        </w:rPr>
        <w:t>definition of time use in the PSID is different from that captured in the ATUS. In the PSID</w:t>
      </w:r>
      <w:r>
        <w:rPr>
          <w:rFonts w:cs="Times New Roman"/>
          <w:color w:val="222222"/>
          <w:shd w:val="clear" w:color="auto" w:fill="FFFFFF"/>
        </w:rPr>
        <w:t>,</w:t>
      </w:r>
      <w:r w:rsidRPr="00931163">
        <w:rPr>
          <w:rFonts w:cs="Times New Roman"/>
          <w:color w:val="222222"/>
          <w:shd w:val="clear" w:color="auto" w:fill="FFFFFF"/>
        </w:rPr>
        <w:t xml:space="preserve"> </w:t>
      </w:r>
      <w:r w:rsidRPr="00931163">
        <w:rPr>
          <w:rFonts w:cs="Times New Roman"/>
          <w:sz w:val="23"/>
          <w:szCs w:val="23"/>
        </w:rPr>
        <w:t xml:space="preserve">respondents </w:t>
      </w:r>
      <w:r>
        <w:rPr>
          <w:rFonts w:cs="Times New Roman"/>
          <w:sz w:val="23"/>
          <w:szCs w:val="23"/>
        </w:rPr>
        <w:t xml:space="preserve">are the reference </w:t>
      </w:r>
      <w:r w:rsidR="00B06FF6">
        <w:rPr>
          <w:rFonts w:cs="Times New Roman"/>
          <w:sz w:val="23"/>
          <w:szCs w:val="23"/>
        </w:rPr>
        <w:t xml:space="preserve">people </w:t>
      </w:r>
      <w:r>
        <w:rPr>
          <w:rFonts w:cs="Times New Roman"/>
          <w:sz w:val="23"/>
          <w:szCs w:val="23"/>
        </w:rPr>
        <w:t>and spouse</w:t>
      </w:r>
      <w:r w:rsidR="00B06FF6">
        <w:rPr>
          <w:rFonts w:cs="Times New Roman"/>
          <w:sz w:val="23"/>
          <w:szCs w:val="23"/>
        </w:rPr>
        <w:t>s</w:t>
      </w:r>
      <w:r>
        <w:rPr>
          <w:rFonts w:cs="Times New Roman"/>
          <w:sz w:val="23"/>
          <w:szCs w:val="23"/>
        </w:rPr>
        <w:t xml:space="preserve"> in married-couple households and the reference person if that person is single. The ATUS collects time-use information from one member, 15 years or older, of each household in the sample. Also, the PSID collects information via recall on </w:t>
      </w:r>
      <w:r w:rsidRPr="00931163">
        <w:rPr>
          <w:rFonts w:cs="Times New Roman"/>
          <w:sz w:val="23"/>
          <w:szCs w:val="23"/>
        </w:rPr>
        <w:t xml:space="preserve">the amount of time per week devoted to eight non-work activities: housework, personal care, shopping, </w:t>
      </w:r>
      <w:r w:rsidR="00C15BD7">
        <w:rPr>
          <w:rFonts w:cs="Times New Roman"/>
          <w:sz w:val="23"/>
          <w:szCs w:val="23"/>
        </w:rPr>
        <w:t>childcare</w:t>
      </w:r>
      <w:r w:rsidRPr="00931163">
        <w:rPr>
          <w:rFonts w:cs="Times New Roman"/>
          <w:sz w:val="23"/>
          <w:szCs w:val="23"/>
        </w:rPr>
        <w:t xml:space="preserve">, adult care, education, volunteering, </w:t>
      </w:r>
      <w:r>
        <w:rPr>
          <w:rFonts w:cs="Times New Roman"/>
          <w:sz w:val="23"/>
          <w:szCs w:val="23"/>
        </w:rPr>
        <w:t xml:space="preserve">and </w:t>
      </w:r>
      <w:r w:rsidRPr="00931163">
        <w:rPr>
          <w:rFonts w:cs="Times New Roman"/>
          <w:sz w:val="23"/>
          <w:szCs w:val="23"/>
        </w:rPr>
        <w:t xml:space="preserve">leisure. In contrast, the ATUS collects </w:t>
      </w:r>
      <w:r>
        <w:rPr>
          <w:rFonts w:cs="Times New Roman"/>
          <w:sz w:val="23"/>
          <w:szCs w:val="23"/>
        </w:rPr>
        <w:t>information</w:t>
      </w:r>
      <w:r w:rsidRPr="00931163">
        <w:rPr>
          <w:rFonts w:cs="Times New Roman"/>
          <w:sz w:val="23"/>
          <w:szCs w:val="23"/>
        </w:rPr>
        <w:t xml:space="preserve"> using a time diary that records </w:t>
      </w:r>
      <w:r>
        <w:rPr>
          <w:rFonts w:cs="Times New Roman"/>
          <w:sz w:val="23"/>
          <w:szCs w:val="23"/>
        </w:rPr>
        <w:t>the previous day's activities</w:t>
      </w:r>
      <w:r w:rsidRPr="00931163">
        <w:rPr>
          <w:rFonts w:cs="Times New Roman"/>
          <w:sz w:val="23"/>
          <w:szCs w:val="23"/>
        </w:rPr>
        <w:t>.</w:t>
      </w:r>
      <w:r>
        <w:rPr>
          <w:rFonts w:cs="Times New Roman"/>
          <w:sz w:val="23"/>
          <w:szCs w:val="23"/>
        </w:rPr>
        <w:t xml:space="preserve"> U</w:t>
      </w:r>
      <w:r w:rsidRPr="00931163">
        <w:rPr>
          <w:rFonts w:cs="Times New Roman"/>
          <w:sz w:val="23"/>
          <w:szCs w:val="23"/>
        </w:rPr>
        <w:t xml:space="preserve">sing the </w:t>
      </w:r>
      <w:r>
        <w:rPr>
          <w:rFonts w:cs="Times New Roman"/>
          <w:sz w:val="23"/>
          <w:szCs w:val="23"/>
        </w:rPr>
        <w:t>recall</w:t>
      </w:r>
      <w:r w:rsidRPr="00931163">
        <w:rPr>
          <w:rFonts w:cs="Times New Roman"/>
          <w:sz w:val="23"/>
          <w:szCs w:val="23"/>
        </w:rPr>
        <w:t xml:space="preserve"> approach as in the PSID does not consider activities overlapping, and adding the time spen</w:t>
      </w:r>
      <w:r>
        <w:rPr>
          <w:rFonts w:cs="Times New Roman"/>
          <w:sz w:val="23"/>
          <w:szCs w:val="23"/>
        </w:rPr>
        <w:t>t</w:t>
      </w:r>
      <w:r w:rsidRPr="00931163">
        <w:rPr>
          <w:rFonts w:cs="Times New Roman"/>
          <w:sz w:val="23"/>
          <w:szCs w:val="23"/>
        </w:rPr>
        <w:t xml:space="preserve"> on all activities may suggest individuals engage in more than 168</w:t>
      </w:r>
      <w:r w:rsidR="00B06FF6">
        <w:rPr>
          <w:rFonts w:cs="Times New Roman"/>
          <w:sz w:val="23"/>
          <w:szCs w:val="23"/>
        </w:rPr>
        <w:t xml:space="preserve"> hours</w:t>
      </w:r>
      <w:r w:rsidRPr="00931163">
        <w:rPr>
          <w:rFonts w:cs="Times New Roman"/>
          <w:sz w:val="23"/>
          <w:szCs w:val="23"/>
        </w:rPr>
        <w:t xml:space="preserve"> of activities per week.</w:t>
      </w:r>
      <w:r>
        <w:rPr>
          <w:rFonts w:cs="Times New Roman"/>
          <w:sz w:val="23"/>
          <w:szCs w:val="23"/>
        </w:rPr>
        <w:t xml:space="preserve"> Despite this limitation, which should not have serious implications for our purposes here, we define the time spent on household production as the unadjusted sum of the time spent on </w:t>
      </w:r>
      <w:r w:rsidRPr="00931163">
        <w:rPr>
          <w:rFonts w:cs="Times New Roman"/>
          <w:sz w:val="23"/>
          <w:szCs w:val="23"/>
        </w:rPr>
        <w:t xml:space="preserve">housework, shopping, </w:t>
      </w:r>
      <w:r w:rsidR="00C15BD7">
        <w:rPr>
          <w:rFonts w:cs="Times New Roman"/>
          <w:sz w:val="23"/>
          <w:szCs w:val="23"/>
        </w:rPr>
        <w:t>childcare</w:t>
      </w:r>
      <w:r w:rsidRPr="00931163">
        <w:rPr>
          <w:rFonts w:cs="Times New Roman"/>
          <w:sz w:val="23"/>
          <w:szCs w:val="23"/>
        </w:rPr>
        <w:t xml:space="preserve">, </w:t>
      </w:r>
      <w:r>
        <w:rPr>
          <w:rFonts w:cs="Times New Roman"/>
          <w:sz w:val="23"/>
          <w:szCs w:val="23"/>
        </w:rPr>
        <w:t xml:space="preserve">and </w:t>
      </w:r>
      <w:r w:rsidRPr="00931163">
        <w:rPr>
          <w:rFonts w:cs="Times New Roman"/>
          <w:sz w:val="23"/>
          <w:szCs w:val="23"/>
        </w:rPr>
        <w:t>adult care</w:t>
      </w:r>
      <w:r>
        <w:rPr>
          <w:rFonts w:cs="Times New Roman"/>
          <w:sz w:val="23"/>
          <w:szCs w:val="23"/>
        </w:rPr>
        <w:t>. We converted weekly hours into annual hours via multiplication by 52.</w:t>
      </w:r>
    </w:p>
    <w:p w14:paraId="70CAF075" w14:textId="77777777" w:rsidR="0049052A" w:rsidRPr="00931163" w:rsidRDefault="0049052A" w:rsidP="0049052A">
      <w:pPr>
        <w:rPr>
          <w:rFonts w:cs="Times New Roman"/>
        </w:rPr>
      </w:pPr>
      <w:r>
        <w:rPr>
          <w:rFonts w:cs="Times New Roman"/>
        </w:rPr>
        <w:t>W</w:t>
      </w:r>
      <w:r w:rsidRPr="00931163">
        <w:rPr>
          <w:rFonts w:cs="Times New Roman"/>
        </w:rPr>
        <w:t xml:space="preserve">e </w:t>
      </w:r>
      <w:r>
        <w:rPr>
          <w:rFonts w:cs="Times New Roman"/>
        </w:rPr>
        <w:t xml:space="preserve">estimate annual household consumption from </w:t>
      </w:r>
      <w:r w:rsidRPr="00931163">
        <w:rPr>
          <w:rFonts w:cs="Times New Roman"/>
        </w:rPr>
        <w:t>expenditure aggregates constructed and read</w:t>
      </w:r>
      <w:r>
        <w:rPr>
          <w:rFonts w:cs="Times New Roman"/>
        </w:rPr>
        <w:t>il</w:t>
      </w:r>
      <w:r w:rsidRPr="00931163">
        <w:rPr>
          <w:rFonts w:cs="Times New Roman"/>
        </w:rPr>
        <w:t xml:space="preserve">y available in the PSID 2019 datafile. </w:t>
      </w:r>
      <w:r>
        <w:rPr>
          <w:rFonts w:cs="Times New Roman"/>
        </w:rPr>
        <w:t xml:space="preserve">Our approach is similar to that followed by </w:t>
      </w:r>
      <w:proofErr w:type="spellStart"/>
      <w:r w:rsidRPr="00311228">
        <w:rPr>
          <w:rFonts w:cs="Times New Roman"/>
        </w:rPr>
        <w:t>Attanasio</w:t>
      </w:r>
      <w:proofErr w:type="spellEnd"/>
      <w:r>
        <w:rPr>
          <w:rFonts w:cs="Times New Roman"/>
        </w:rPr>
        <w:t xml:space="preserve"> and</w:t>
      </w:r>
      <w:r w:rsidRPr="00311228">
        <w:rPr>
          <w:rFonts w:cs="Times New Roman"/>
        </w:rPr>
        <w:t xml:space="preserve"> </w:t>
      </w:r>
      <w:proofErr w:type="spellStart"/>
      <w:r w:rsidRPr="00311228">
        <w:rPr>
          <w:rFonts w:cs="Times New Roman"/>
        </w:rPr>
        <w:t>Pistaferri</w:t>
      </w:r>
      <w:proofErr w:type="spellEnd"/>
      <w:r>
        <w:rPr>
          <w:rFonts w:cs="Times New Roman"/>
        </w:rPr>
        <w:t xml:space="preserve"> </w:t>
      </w:r>
      <w:r w:rsidRPr="00311228">
        <w:rPr>
          <w:rFonts w:cs="Times New Roman"/>
        </w:rPr>
        <w:t>(2014)</w:t>
      </w:r>
      <w:r>
        <w:rPr>
          <w:rFonts w:cs="Times New Roman"/>
        </w:rPr>
        <w:t xml:space="preserve"> and Fisher et al. (2020) to the treatment of mortgage and auto expenditures</w:t>
      </w:r>
      <w:r w:rsidRPr="00931163">
        <w:rPr>
          <w:rFonts w:cs="Times New Roman"/>
        </w:rPr>
        <w:t>:</w:t>
      </w:r>
    </w:p>
    <w:p w14:paraId="3477BC01" w14:textId="0498FFC8" w:rsidR="0049052A" w:rsidRDefault="0049052A" w:rsidP="0049052A">
      <w:pPr>
        <w:spacing w:after="0"/>
        <w:ind w:left="720" w:right="720"/>
        <w:rPr>
          <w:rFonts w:cs="Times New Roman"/>
        </w:rPr>
      </w:pPr>
      <w:r w:rsidRPr="00931163">
        <w:rPr>
          <w:rFonts w:cs="Times New Roman"/>
        </w:rPr>
        <w:t xml:space="preserve">Total Household </w:t>
      </w:r>
      <w:r>
        <w:rPr>
          <w:rFonts w:cs="Times New Roman"/>
        </w:rPr>
        <w:t>Consumption</w:t>
      </w:r>
      <w:r w:rsidRPr="00931163">
        <w:rPr>
          <w:rFonts w:cs="Times New Roman"/>
        </w:rPr>
        <w:t xml:space="preserve"> = Food expenditure + Housing expenditure + Transportation expenditure + Education expenditure + Childcare expenditure + Health care expenditure + Computing expenditure + Clothing expenditure + </w:t>
      </w:r>
      <w:r>
        <w:rPr>
          <w:rFonts w:cs="Times New Roman"/>
        </w:rPr>
        <w:t>Travel</w:t>
      </w:r>
      <w:r w:rsidRPr="00931163">
        <w:rPr>
          <w:rFonts w:cs="Times New Roman"/>
        </w:rPr>
        <w:t xml:space="preserve"> expenditure + Other recreation expenditure –</w:t>
      </w:r>
      <w:r>
        <w:rPr>
          <w:rFonts w:cs="Times New Roman"/>
        </w:rPr>
        <w:t xml:space="preserve"> </w:t>
      </w:r>
      <w:r w:rsidRPr="00931163">
        <w:rPr>
          <w:rFonts w:cs="Times New Roman"/>
        </w:rPr>
        <w:t>Mortgage</w:t>
      </w:r>
      <w:r>
        <w:rPr>
          <w:rFonts w:cs="Times New Roman"/>
        </w:rPr>
        <w:t xml:space="preserve"> payments</w:t>
      </w:r>
      <w:r w:rsidRPr="00931163">
        <w:rPr>
          <w:rFonts w:cs="Times New Roman"/>
        </w:rPr>
        <w:t xml:space="preserve"> + Rent (if renting) + </w:t>
      </w:r>
      <w:r>
        <w:rPr>
          <w:rFonts w:cs="Times New Roman"/>
        </w:rPr>
        <w:t>Imputed</w:t>
      </w:r>
      <w:r w:rsidRPr="00931163">
        <w:rPr>
          <w:rFonts w:cs="Times New Roman"/>
        </w:rPr>
        <w:t xml:space="preserve"> rent </w:t>
      </w:r>
      <w:r>
        <w:rPr>
          <w:rFonts w:cs="Times New Roman"/>
        </w:rPr>
        <w:t xml:space="preserve">@ 6 % of home value </w:t>
      </w:r>
      <w:r w:rsidRPr="00931163">
        <w:rPr>
          <w:rFonts w:cs="Times New Roman"/>
        </w:rPr>
        <w:t xml:space="preserve">(if </w:t>
      </w:r>
      <w:r>
        <w:rPr>
          <w:rFonts w:cs="Times New Roman"/>
        </w:rPr>
        <w:t>owning</w:t>
      </w:r>
      <w:r w:rsidRPr="00931163">
        <w:rPr>
          <w:rFonts w:cs="Times New Roman"/>
        </w:rPr>
        <w:t>).</w:t>
      </w:r>
    </w:p>
    <w:p w14:paraId="707443CF" w14:textId="77777777" w:rsidR="0049052A" w:rsidRPr="00931163" w:rsidRDefault="0049052A" w:rsidP="0049052A">
      <w:pPr>
        <w:spacing w:after="0"/>
        <w:ind w:right="720"/>
        <w:rPr>
          <w:rFonts w:cs="Times New Roman"/>
        </w:rPr>
      </w:pPr>
      <w:r>
        <w:rPr>
          <w:rFonts w:cs="Times New Roman"/>
        </w:rPr>
        <w:t>We use the log of annual consumption in our analysis below.</w:t>
      </w:r>
    </w:p>
    <w:p w14:paraId="375A470C" w14:textId="77777777" w:rsidR="0049052A" w:rsidRDefault="0049052A" w:rsidP="0049052A">
      <w:pPr>
        <w:pStyle w:val="Heading2"/>
        <w:numPr>
          <w:ilvl w:val="0"/>
          <w:numId w:val="0"/>
        </w:numPr>
        <w:ind w:left="576"/>
      </w:pPr>
      <w:bookmarkStart w:id="226" w:name="_Toc158095534"/>
      <w:r>
        <w:t>Methodology</w:t>
      </w:r>
      <w:bookmarkEnd w:id="226"/>
    </w:p>
    <w:p w14:paraId="1D64721A" w14:textId="30E8E562" w:rsidR="0049052A" w:rsidRPr="00931163" w:rsidRDefault="0049052A" w:rsidP="0049052A">
      <w:pPr>
        <w:pStyle w:val="ListParagraph"/>
        <w:spacing w:before="120" w:after="0"/>
        <w:ind w:left="0"/>
        <w:rPr>
          <w:rFonts w:cs="Times New Roman"/>
        </w:rPr>
      </w:pPr>
      <w:r w:rsidRPr="00931163">
        <w:rPr>
          <w:rFonts w:cs="Times New Roman"/>
        </w:rPr>
        <w:t>Consider three set</w:t>
      </w:r>
      <w:r>
        <w:rPr>
          <w:rFonts w:cs="Times New Roman"/>
        </w:rPr>
        <w:t>s</w:t>
      </w:r>
      <w:r w:rsidRPr="00931163">
        <w:rPr>
          <w:rFonts w:cs="Times New Roman"/>
        </w:rPr>
        <w:t xml:space="preserve"> of variables of interest, </w:t>
      </w:r>
      <w:r>
        <w:rPr>
          <w:rFonts w:cs="Times New Roman"/>
        </w:rPr>
        <w:t>consumption</w:t>
      </w:r>
      <w:r w:rsidRPr="00931163">
        <w:rPr>
          <w:rFonts w:cs="Times New Roman"/>
        </w:rPr>
        <w:t xml:space="preserve"> (X), </w:t>
      </w:r>
      <w:r>
        <w:rPr>
          <w:rFonts w:cs="Times New Roman"/>
        </w:rPr>
        <w:t>time spent on household production</w:t>
      </w:r>
      <w:r w:rsidRPr="00931163">
        <w:rPr>
          <w:rFonts w:cs="Times New Roman"/>
        </w:rPr>
        <w:t xml:space="preserve"> (Y), and variables </w:t>
      </w:r>
      <w:r>
        <w:rPr>
          <w:rFonts w:cs="Times New Roman"/>
        </w:rPr>
        <w:t>that affect both or, in the imputation context, common variables available in both surveys that can be used in the imputation</w:t>
      </w:r>
      <w:r w:rsidRPr="00931163">
        <w:rPr>
          <w:rFonts w:cs="Times New Roman"/>
        </w:rPr>
        <w:t xml:space="preserve"> (Z). </w:t>
      </w:r>
      <w:r>
        <w:rPr>
          <w:rFonts w:cs="Times New Roman"/>
        </w:rPr>
        <w:t>Then, i</w:t>
      </w:r>
      <w:r w:rsidRPr="00931163">
        <w:rPr>
          <w:rFonts w:cs="Times New Roman"/>
        </w:rPr>
        <w:t xml:space="preserve">f </w:t>
      </w:r>
      <w:r>
        <w:rPr>
          <w:rFonts w:cs="Times New Roman"/>
        </w:rPr>
        <w:t xml:space="preserve">the </w:t>
      </w:r>
      <w:r w:rsidRPr="00931163">
        <w:rPr>
          <w:rFonts w:cs="Times New Roman"/>
        </w:rPr>
        <w:t xml:space="preserve">CIA holds, the distribution of X|Z and Y|Z are independent </w:t>
      </w:r>
      <w:r>
        <w:rPr>
          <w:rFonts w:cs="Times New Roman"/>
        </w:rPr>
        <w:t>of</w:t>
      </w:r>
      <w:r w:rsidRPr="00931163">
        <w:rPr>
          <w:rFonts w:cs="Times New Roman"/>
        </w:rPr>
        <w:t xml:space="preserve"> each other, which implies:</w:t>
      </w:r>
    </w:p>
    <w:p w14:paraId="317A01A6" w14:textId="77777777" w:rsidR="0049052A" w:rsidRPr="00931163" w:rsidRDefault="007818CA" w:rsidP="0049052A">
      <w:pPr>
        <w:pStyle w:val="ListParagraph"/>
        <w:spacing w:before="120" w:after="0"/>
        <w:ind w:left="0"/>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XY|Z</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X|Z</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Y|Z</m:t>
              </m:r>
            </m:sub>
          </m:sSub>
        </m:oMath>
      </m:oMathPara>
    </w:p>
    <w:p w14:paraId="309E0B9B" w14:textId="0977FE32" w:rsidR="0049052A" w:rsidRPr="00931163" w:rsidRDefault="0049052A" w:rsidP="0049052A">
      <w:pPr>
        <w:pStyle w:val="ListParagraph"/>
        <w:spacing w:before="120" w:after="0"/>
        <w:ind w:left="0" w:right="720"/>
        <w:rPr>
          <w:rFonts w:cs="Times New Roman"/>
        </w:rPr>
      </w:pPr>
      <w:r w:rsidRPr="00931163">
        <w:rPr>
          <w:rFonts w:eastAsiaTheme="minorEastAsia" w:cs="Times New Roman"/>
        </w:rPr>
        <w:lastRenderedPageBreak/>
        <w:t>To test this assumption, we propose three complementary approaches</w:t>
      </w:r>
      <w:r>
        <w:rPr>
          <w:rFonts w:eastAsiaTheme="minorEastAsia" w:cs="Times New Roman"/>
        </w:rPr>
        <w:t xml:space="preserve">. </w:t>
      </w:r>
      <w:r w:rsidRPr="00931163">
        <w:rPr>
          <w:rFonts w:cs="Times New Roman"/>
        </w:rPr>
        <w:t xml:space="preserve">The first approach focuses on </w:t>
      </w:r>
      <w:r>
        <w:rPr>
          <w:rFonts w:cs="Times New Roman"/>
        </w:rPr>
        <w:t>estimating the</w:t>
      </w:r>
      <w:r w:rsidRPr="00931163">
        <w:rPr>
          <w:rFonts w:cs="Times New Roman"/>
        </w:rPr>
        <w:t xml:space="preserve"> </w:t>
      </w:r>
      <w:r>
        <w:rPr>
          <w:rFonts w:cs="Times New Roman"/>
        </w:rPr>
        <w:t>c</w:t>
      </w:r>
      <w:r w:rsidRPr="00931163">
        <w:rPr>
          <w:rFonts w:cs="Times New Roman"/>
        </w:rPr>
        <w:t xml:space="preserve">orrelation between </w:t>
      </w:r>
      <w:r>
        <w:rPr>
          <w:rFonts w:cs="Times New Roman"/>
        </w:rPr>
        <w:t>consumption</w:t>
      </w:r>
      <w:r w:rsidRPr="00931163">
        <w:rPr>
          <w:rFonts w:cs="Times New Roman"/>
        </w:rPr>
        <w:t xml:space="preserve"> and </w:t>
      </w:r>
      <w:r>
        <w:rPr>
          <w:rFonts w:cs="Times New Roman"/>
        </w:rPr>
        <w:t>household production</w:t>
      </w:r>
      <w:r w:rsidRPr="00931163">
        <w:rPr>
          <w:rFonts w:cs="Times New Roman"/>
        </w:rPr>
        <w:t xml:space="preserve">. If </w:t>
      </w:r>
      <w:r>
        <w:rPr>
          <w:rFonts w:cs="Times New Roman"/>
        </w:rPr>
        <w:t xml:space="preserve">the </w:t>
      </w:r>
      <w:r w:rsidRPr="00931163">
        <w:rPr>
          <w:rFonts w:cs="Times New Roman"/>
        </w:rPr>
        <w:t>two variables are independent, we would expect they are also linearly independent</w:t>
      </w:r>
      <w:r>
        <w:rPr>
          <w:rFonts w:cs="Times New Roman"/>
        </w:rPr>
        <w:t>,</w:t>
      </w:r>
      <w:r w:rsidRPr="00931163">
        <w:rPr>
          <w:rFonts w:cs="Times New Roman"/>
        </w:rPr>
        <w:t xml:space="preserve"> and the correlation between them </w:t>
      </w:r>
      <w:r>
        <w:rPr>
          <w:rFonts w:cs="Times New Roman"/>
        </w:rPr>
        <w:t>is</w:t>
      </w:r>
      <w:r w:rsidRPr="00931163">
        <w:rPr>
          <w:rFonts w:cs="Times New Roman"/>
        </w:rPr>
        <w:t xml:space="preserve"> zero. Thus</w:t>
      </w:r>
      <w:r w:rsidR="00B06FF6">
        <w:rPr>
          <w:rFonts w:cs="Times New Roman"/>
        </w:rPr>
        <w:t>,</w:t>
      </w:r>
      <w:r w:rsidRPr="00931163">
        <w:rPr>
          <w:rFonts w:cs="Times New Roman"/>
        </w:rPr>
        <w:t xml:space="preserve"> a simple test for the assumption is</w:t>
      </w:r>
      <w:r w:rsidR="0099576F">
        <w:rPr>
          <w:rFonts w:cs="Times New Roman"/>
        </w:rPr>
        <w:t xml:space="preserve"> needed</w:t>
      </w:r>
      <w:r w:rsidRPr="00931163">
        <w:rPr>
          <w:rFonts w:cs="Times New Roman"/>
        </w:rPr>
        <w:t xml:space="preserve"> to estimate the correlation between </w:t>
      </w:r>
      <w:r>
        <w:rPr>
          <w:rFonts w:cs="Times New Roman"/>
        </w:rPr>
        <w:t>household production</w:t>
      </w:r>
      <w:r w:rsidRPr="00931163">
        <w:rPr>
          <w:rFonts w:cs="Times New Roman"/>
        </w:rPr>
        <w:t xml:space="preserve"> and expenditure components.</w:t>
      </w:r>
    </w:p>
    <w:p w14:paraId="3A300C08" w14:textId="77777777" w:rsidR="0049052A" w:rsidRPr="00931163" w:rsidRDefault="0049052A" w:rsidP="0049052A">
      <w:pPr>
        <w:pStyle w:val="ListParagraph"/>
        <w:spacing w:before="120" w:after="0"/>
        <w:ind w:left="0"/>
        <w:rPr>
          <w:rFonts w:eastAsiaTheme="minorEastAsia" w:cs="Times New Roman"/>
        </w:rPr>
      </w:pPr>
      <m:oMathPara>
        <m:oMath>
          <m:r>
            <w:rPr>
              <w:rFonts w:ascii="Cambria Math" w:hAnsi="Cambria Math" w:cs="Times New Roman"/>
            </w:rPr>
            <m:t>ρ=Corr(X,Y)</m:t>
          </m:r>
        </m:oMath>
      </m:oMathPara>
    </w:p>
    <w:p w14:paraId="604A56C3" w14:textId="3B814852" w:rsidR="0049052A" w:rsidRPr="00931163" w:rsidRDefault="0049052A" w:rsidP="0049052A">
      <w:pPr>
        <w:pStyle w:val="ListParagraph"/>
        <w:spacing w:before="120" w:after="0"/>
        <w:ind w:left="0"/>
        <w:rPr>
          <w:rFonts w:eastAsiaTheme="minorEastAsia" w:cs="Times New Roman"/>
        </w:rPr>
      </w:pPr>
      <w:r w:rsidRPr="00931163">
        <w:rPr>
          <w:rFonts w:eastAsiaTheme="minorEastAsia" w:cs="Times New Roman"/>
        </w:rPr>
        <w:t xml:space="preserve">To avoid problems related to the skewness of consumption data and the </w:t>
      </w:r>
      <w:r>
        <w:rPr>
          <w:rFonts w:eastAsiaTheme="minorEastAsia" w:cs="Times New Roman"/>
        </w:rPr>
        <w:t>large number</w:t>
      </w:r>
      <w:r w:rsidRPr="00931163">
        <w:rPr>
          <w:rFonts w:eastAsiaTheme="minorEastAsia" w:cs="Times New Roman"/>
        </w:rPr>
        <w:t xml:space="preserve"> of zeroes </w:t>
      </w:r>
      <w:r>
        <w:rPr>
          <w:rFonts w:eastAsiaTheme="minorEastAsia" w:cs="Times New Roman"/>
        </w:rPr>
        <w:t xml:space="preserve">in </w:t>
      </w:r>
      <w:r>
        <w:rPr>
          <w:rFonts w:cs="Times New Roman"/>
        </w:rPr>
        <w:t>household production</w:t>
      </w:r>
      <w:r w:rsidRPr="00931163">
        <w:rPr>
          <w:rFonts w:eastAsiaTheme="minorEastAsia" w:cs="Times New Roman"/>
        </w:rPr>
        <w:t xml:space="preserve"> data, </w:t>
      </w:r>
      <w:r>
        <w:rPr>
          <w:rFonts w:eastAsiaTheme="minorEastAsia" w:cs="Times New Roman"/>
        </w:rPr>
        <w:t>i</w:t>
      </w:r>
      <w:r w:rsidRPr="00931163">
        <w:rPr>
          <w:rFonts w:eastAsiaTheme="minorEastAsia" w:cs="Times New Roman"/>
        </w:rPr>
        <w:t xml:space="preserve">nstead of estimating </w:t>
      </w:r>
      <w:r>
        <w:rPr>
          <w:rFonts w:eastAsiaTheme="minorEastAsia" w:cs="Times New Roman"/>
        </w:rPr>
        <w:t xml:space="preserve">the </w:t>
      </w:r>
      <w:r w:rsidRPr="00931163">
        <w:rPr>
          <w:rFonts w:eastAsiaTheme="minorEastAsia" w:cs="Times New Roman"/>
        </w:rPr>
        <w:t xml:space="preserve">correlation between the </w:t>
      </w:r>
      <w:r>
        <w:rPr>
          <w:rFonts w:eastAsiaTheme="minorEastAsia" w:cs="Times New Roman"/>
        </w:rPr>
        <w:t xml:space="preserve">levels of the </w:t>
      </w:r>
      <w:r w:rsidRPr="00931163">
        <w:rPr>
          <w:rFonts w:eastAsiaTheme="minorEastAsia" w:cs="Times New Roman"/>
        </w:rPr>
        <w:t>variables, we estimate the correlation between the cumulative density functions (</w:t>
      </w:r>
      <w:r>
        <w:rPr>
          <w:rFonts w:eastAsiaTheme="minorEastAsia" w:cs="Times New Roman"/>
        </w:rPr>
        <w:t>CDF</w:t>
      </w:r>
      <w:r w:rsidRPr="00931163">
        <w:rPr>
          <w:rFonts w:eastAsiaTheme="minorEastAsia" w:cs="Times New Roman"/>
        </w:rPr>
        <w:t>) of these variables:</w:t>
      </w:r>
    </w:p>
    <w:p w14:paraId="1EEF5819" w14:textId="77777777" w:rsidR="0049052A" w:rsidRPr="00F23F98" w:rsidRDefault="0049052A" w:rsidP="0049052A">
      <w:pPr>
        <w:pStyle w:val="ListParagraph"/>
        <w:spacing w:before="120" w:after="0"/>
        <w:ind w:left="0"/>
        <w:rPr>
          <w:rFonts w:eastAsiaTheme="minorEastAsia" w:cs="Times New Roman"/>
        </w:rPr>
      </w:pPr>
      <m:oMathPara>
        <m:oMath>
          <m:r>
            <w:rPr>
              <w:rFonts w:ascii="Cambria Math" w:hAnsi="Cambria Math" w:cs="Times New Roman"/>
            </w:rPr>
            <m:t>ρ=Corr(</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m:t>
              </m:r>
            </m:sub>
          </m:sSub>
          <m:r>
            <w:rPr>
              <w:rFonts w:ascii="Cambria Math" w:hAnsi="Cambria Math" w:cs="Times New Roman"/>
            </w:rPr>
            <m:t>)</m:t>
          </m:r>
        </m:oMath>
      </m:oMathPara>
    </w:p>
    <w:p w14:paraId="5F138814" w14:textId="77777777" w:rsidR="0049052A" w:rsidRPr="00931163" w:rsidRDefault="0049052A" w:rsidP="0049052A">
      <w:pPr>
        <w:spacing w:before="120" w:after="0"/>
        <w:rPr>
          <w:rFonts w:cs="Times New Roman"/>
        </w:rPr>
      </w:pPr>
      <w:r w:rsidRPr="00931163">
        <w:rPr>
          <w:rFonts w:cs="Times New Roman"/>
        </w:rPr>
        <w:t xml:space="preserve">Using this approach would be equivalent to using ranked correlations, similar to the </w:t>
      </w:r>
      <w:r>
        <w:rPr>
          <w:rFonts w:cs="Times New Roman"/>
        </w:rPr>
        <w:t>S</w:t>
      </w:r>
      <w:r w:rsidRPr="00931163">
        <w:rPr>
          <w:rFonts w:cs="Times New Roman"/>
        </w:rPr>
        <w:t xml:space="preserve">pearman rank correlation, which is robust to any transformation of the underlying data. </w:t>
      </w:r>
    </w:p>
    <w:p w14:paraId="0B584EAC" w14:textId="10BAB5D2" w:rsidR="0049052A" w:rsidRPr="00931163" w:rsidRDefault="0049052A" w:rsidP="0049052A">
      <w:pPr>
        <w:spacing w:before="120" w:after="0"/>
        <w:rPr>
          <w:rFonts w:eastAsiaTheme="minorEastAsia" w:cs="Times New Roman"/>
        </w:rPr>
      </w:pPr>
      <w:r>
        <w:rPr>
          <w:rFonts w:cs="Times New Roman"/>
        </w:rPr>
        <w:t>T</w:t>
      </w:r>
      <w:r w:rsidRPr="00931163">
        <w:rPr>
          <w:rFonts w:cs="Times New Roman"/>
        </w:rPr>
        <w:t>o control for other factors</w:t>
      </w:r>
      <w:r w:rsidRPr="0099576F">
        <w:rPr>
          <w:rFonts w:cs="Times New Roman"/>
        </w:rPr>
        <w:t xml:space="preserve"> Z</w:t>
      </w:r>
      <w:r w:rsidRPr="00931163">
        <w:rPr>
          <w:rFonts w:cs="Times New Roman"/>
        </w:rPr>
        <w:t xml:space="preserve">, we define a set of clusters </w:t>
      </w:r>
      <m:oMath>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Z</m:t>
            </m:r>
          </m:sub>
          <m:sup>
            <m:r>
              <w:rPr>
                <w:rFonts w:ascii="Cambria Math" w:hAnsi="Cambria Math" w:cs="Times New Roman"/>
              </w:rPr>
              <m:t>J</m:t>
            </m:r>
          </m:sup>
        </m:sSubSup>
      </m:oMath>
      <w:r w:rsidRPr="00931163">
        <w:rPr>
          <w:rFonts w:eastAsiaTheme="minorEastAsia" w:cs="Times New Roman"/>
        </w:rPr>
        <w:t xml:space="preserve">, which identifies </w:t>
      </w:r>
      <m:oMath>
        <m:r>
          <w:rPr>
            <w:rFonts w:ascii="Cambria Math" w:eastAsiaTheme="minorEastAsia" w:hAnsi="Cambria Math" w:cs="Times New Roman"/>
          </w:rPr>
          <m:t>J</m:t>
        </m:r>
      </m:oMath>
      <w:r w:rsidRPr="00931163">
        <w:rPr>
          <w:rFonts w:eastAsiaTheme="minorEastAsia" w:cs="Times New Roman"/>
        </w:rPr>
        <w:t xml:space="preserve"> groups of individuals with similar characteristics</w:t>
      </w:r>
      <w:r w:rsidR="0099576F">
        <w:rPr>
          <w:rFonts w:eastAsiaTheme="minorEastAsia" w:cs="Times New Roman"/>
        </w:rPr>
        <w:t>,</w:t>
      </w:r>
      <w:r w:rsidRPr="00931163">
        <w:rPr>
          <w:rFonts w:eastAsiaTheme="minorEastAsia" w:cs="Times New Roman"/>
        </w:rPr>
        <w:t xml:space="preserve"> Z</w:t>
      </w:r>
      <w:r>
        <w:rPr>
          <w:rFonts w:eastAsiaTheme="minorEastAsia" w:cs="Times New Roman"/>
        </w:rPr>
        <w:t>.</w:t>
      </w:r>
      <w:r w:rsidRPr="00931163">
        <w:rPr>
          <w:rFonts w:eastAsiaTheme="minorEastAsia" w:cs="Times New Roman"/>
        </w:rPr>
        <w:t xml:space="preserve"> Th</w:t>
      </w:r>
      <w:r>
        <w:rPr>
          <w:rFonts w:eastAsiaTheme="minorEastAsia" w:cs="Times New Roman"/>
        </w:rPr>
        <w:t>ese</w:t>
      </w:r>
      <w:r w:rsidRPr="00931163">
        <w:rPr>
          <w:rFonts w:eastAsiaTheme="minorEastAsia" w:cs="Times New Roman"/>
        </w:rPr>
        <w:t xml:space="preserve"> clusters are </w:t>
      </w:r>
      <w:r>
        <w:rPr>
          <w:rFonts w:eastAsiaTheme="minorEastAsia" w:cs="Times New Roman"/>
        </w:rPr>
        <w:t>determin</w:t>
      </w:r>
      <w:r w:rsidRPr="00931163">
        <w:rPr>
          <w:rFonts w:eastAsiaTheme="minorEastAsia" w:cs="Times New Roman"/>
        </w:rPr>
        <w:t xml:space="preserve">ed using </w:t>
      </w:r>
      <w:r>
        <w:rPr>
          <w:rFonts w:eastAsiaTheme="minorEastAsia" w:cs="Times New Roman"/>
        </w:rPr>
        <w:t xml:space="preserve">the </w:t>
      </w:r>
      <w:r w:rsidRPr="00931163">
        <w:rPr>
          <w:rFonts w:eastAsiaTheme="minorEastAsia" w:cs="Times New Roman"/>
        </w:rPr>
        <w:t>partition</w:t>
      </w:r>
      <w:r w:rsidR="0099576F">
        <w:rPr>
          <w:rFonts w:eastAsiaTheme="minorEastAsia" w:cs="Times New Roman"/>
        </w:rPr>
        <w:t>-</w:t>
      </w:r>
      <w:r w:rsidRPr="00931163">
        <w:rPr>
          <w:rFonts w:eastAsiaTheme="minorEastAsia" w:cs="Times New Roman"/>
        </w:rPr>
        <w:t>mean</w:t>
      </w:r>
      <w:r w:rsidR="0099576F">
        <w:rPr>
          <w:rFonts w:eastAsiaTheme="minorEastAsia" w:cs="Times New Roman"/>
        </w:rPr>
        <w:t>-</w:t>
      </w:r>
      <w:r w:rsidRPr="00931163">
        <w:rPr>
          <w:rFonts w:eastAsiaTheme="minorEastAsia" w:cs="Times New Roman"/>
        </w:rPr>
        <w:t xml:space="preserve">clusters algorithm. Thus, for a set of clusters </w:t>
      </w:r>
      <m:oMath>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Z</m:t>
            </m:r>
          </m:sub>
          <m:sup>
            <m:r>
              <w:rPr>
                <w:rFonts w:ascii="Cambria Math" w:hAnsi="Cambria Math" w:cs="Times New Roman"/>
              </w:rPr>
              <m:t>J</m:t>
            </m:r>
          </m:sup>
        </m:sSubSup>
      </m:oMath>
      <w:r w:rsidRPr="00931163">
        <w:rPr>
          <w:rFonts w:eastAsiaTheme="minorEastAsia" w:cs="Times New Roman"/>
        </w:rPr>
        <w:t xml:space="preserve">, the </w:t>
      </w:r>
      <w:r>
        <w:rPr>
          <w:rFonts w:eastAsiaTheme="minorEastAsia" w:cs="Times New Roman"/>
        </w:rPr>
        <w:t>a</w:t>
      </w:r>
      <w:r w:rsidRPr="00931163">
        <w:rPr>
          <w:rFonts w:eastAsiaTheme="minorEastAsia" w:cs="Times New Roman"/>
        </w:rPr>
        <w:t xml:space="preserve">verage </w:t>
      </w:r>
      <w:r>
        <w:rPr>
          <w:rFonts w:eastAsiaTheme="minorEastAsia" w:cs="Times New Roman"/>
        </w:rPr>
        <w:t>c</w:t>
      </w:r>
      <w:r w:rsidRPr="00931163">
        <w:rPr>
          <w:rFonts w:eastAsiaTheme="minorEastAsia" w:cs="Times New Roman"/>
        </w:rPr>
        <w:t>orrelation will be defined as:</w:t>
      </w:r>
    </w:p>
    <w:p w14:paraId="55CEC312" w14:textId="77777777" w:rsidR="0049052A" w:rsidRPr="00931163" w:rsidRDefault="007818CA" w:rsidP="0049052A">
      <w:pPr>
        <w:spacing w:before="120" w:after="0"/>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CJ</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j=1</m:t>
              </m:r>
            </m:sub>
            <m:sup>
              <m:r>
                <w:rPr>
                  <w:rFonts w:ascii="Cambria Math" w:eastAsiaTheme="minorEastAsia" w:hAnsi="Cambria Math" w:cs="Times New Roman"/>
                </w:rPr>
                <m:t>J</m:t>
              </m:r>
            </m:sup>
            <m:e>
              <m:r>
                <w:rPr>
                  <w:rFonts w:ascii="Cambria Math" w:eastAsiaTheme="minorEastAsia" w:hAnsi="Cambria Math" w:cs="Times New Roman"/>
                </w:rPr>
                <m:t>s</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j</m:t>
                  </m:r>
                </m:sub>
              </m:sSub>
            </m:e>
          </m:nary>
          <m:r>
            <w:rPr>
              <w:rFonts w:ascii="Cambria Math" w:hAnsi="Cambria Math" w:cs="Times New Roman"/>
            </w:rPr>
            <m:t>Corr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J</m:t>
                      </m:r>
                    </m:sup>
                  </m:sSup>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m:t>
                  </m:r>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J</m:t>
                      </m:r>
                    </m:sup>
                  </m:sSup>
                  <m:r>
                    <w:rPr>
                      <w:rFonts w:ascii="Cambria Math" w:hAnsi="Cambria Math" w:cs="Times New Roman"/>
                    </w:rPr>
                    <m:t>=j</m:t>
                  </m:r>
                </m:sub>
              </m:sSub>
            </m:e>
          </m:d>
          <m:r>
            <w:rPr>
              <w:rFonts w:ascii="Cambria Math" w:hAnsi="Cambria Math" w:cs="Times New Roman"/>
            </w:rPr>
            <m:t>,</m:t>
          </m:r>
        </m:oMath>
      </m:oMathPara>
    </w:p>
    <w:p w14:paraId="781E7848" w14:textId="65DDE738" w:rsidR="0049052A" w:rsidRDefault="0049052A" w:rsidP="0049052A">
      <w:pPr>
        <w:pStyle w:val="ListParagraph"/>
        <w:spacing w:before="120" w:after="0"/>
        <w:ind w:left="0"/>
        <w:rPr>
          <w:rFonts w:eastAsiaTheme="minorEastAsia" w:cs="Times New Roman"/>
        </w:rPr>
      </w:pPr>
      <w:r>
        <w:rPr>
          <w:rFonts w:cs="Times New Roman"/>
        </w:rPr>
        <w:t>w</w:t>
      </w:r>
      <w:r w:rsidRPr="00931163">
        <w:rPr>
          <w:rFonts w:cs="Times New Roman"/>
        </w:rPr>
        <w:t xml:space="preserve">here </w:t>
      </w:r>
      <m:oMath>
        <m:r>
          <w:rPr>
            <w:rFonts w:ascii="Cambria Math" w:eastAsiaTheme="minorEastAsia" w:hAnsi="Cambria Math" w:cs="Times New Roman"/>
          </w:rPr>
          <m:t>s</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j</m:t>
            </m:r>
          </m:sub>
        </m:sSub>
      </m:oMath>
      <w:r w:rsidRPr="00931163">
        <w:rPr>
          <w:rFonts w:eastAsiaTheme="minorEastAsia" w:cs="Times New Roman"/>
        </w:rPr>
        <w:t xml:space="preserve"> is the proportion of observations in cluster </w:t>
      </w:r>
      <m:oMath>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J</m:t>
            </m:r>
          </m:sup>
        </m:sSup>
        <m:r>
          <w:rPr>
            <w:rFonts w:ascii="Cambria Math" w:hAnsi="Cambria Math" w:cs="Times New Roman"/>
          </w:rPr>
          <m:t>=j</m:t>
        </m:r>
      </m:oMath>
      <w:r w:rsidRPr="00931163">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m:t>
            </m:r>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J</m:t>
                </m:r>
              </m:sup>
            </m:sSup>
            <m:r>
              <w:rPr>
                <w:rFonts w:ascii="Cambria Math" w:hAnsi="Cambria Math" w:cs="Times New Roman"/>
              </w:rPr>
              <m:t>=j</m:t>
            </m:r>
          </m:sub>
        </m:sSub>
      </m:oMath>
      <w:r w:rsidRPr="00931163">
        <w:rPr>
          <w:rFonts w:eastAsiaTheme="minorEastAsia" w:cs="Times New Roman"/>
        </w:rPr>
        <w:t xml:space="preserve"> </w:t>
      </w:r>
      <w:r>
        <w:rPr>
          <w:rFonts w:eastAsiaTheme="minorEastAsia" w:cs="Times New Roman"/>
        </w:rPr>
        <w:t xml:space="preserve">is </w:t>
      </w:r>
      <w:r w:rsidRPr="00931163">
        <w:rPr>
          <w:rFonts w:eastAsiaTheme="minorEastAsia" w:cs="Times New Roman"/>
        </w:rPr>
        <w:t xml:space="preserve">the </w:t>
      </w:r>
      <w:r>
        <w:rPr>
          <w:rFonts w:eastAsiaTheme="minorEastAsia" w:cs="Times New Roman"/>
        </w:rPr>
        <w:t>CDF</w:t>
      </w:r>
      <w:r w:rsidRPr="00931163">
        <w:rPr>
          <w:rFonts w:eastAsiaTheme="minorEastAsia" w:cs="Times New Roman"/>
        </w:rPr>
        <w:t xml:space="preserve"> within </w:t>
      </w:r>
      <w:r>
        <w:rPr>
          <w:rFonts w:eastAsiaTheme="minorEastAsia" w:cs="Times New Roman"/>
        </w:rPr>
        <w:t>that</w:t>
      </w:r>
      <w:r w:rsidRPr="00931163">
        <w:rPr>
          <w:rFonts w:eastAsiaTheme="minorEastAsia" w:cs="Times New Roman"/>
        </w:rPr>
        <w:t xml:space="preserve"> cluster. If the correlation </w:t>
      </w:r>
      <m:oMath>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CJ</m:t>
            </m:r>
          </m:sub>
        </m:sSub>
      </m:oMath>
      <w:r w:rsidRPr="00931163">
        <w:rPr>
          <w:rFonts w:eastAsiaTheme="minorEastAsia" w:cs="Times New Roman"/>
        </w:rPr>
        <w:t xml:space="preserve"> is close to zero when using a particular set of clusters </w:t>
      </w:r>
      <m:oMath>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Z</m:t>
            </m:r>
          </m:sub>
          <m:sup>
            <m:r>
              <w:rPr>
                <w:rFonts w:ascii="Cambria Math" w:hAnsi="Cambria Math" w:cs="Times New Roman"/>
              </w:rPr>
              <m:t>J</m:t>
            </m:r>
          </m:sup>
        </m:sSubSup>
      </m:oMath>
      <w:r w:rsidRPr="00931163">
        <w:rPr>
          <w:rFonts w:eastAsiaTheme="minorEastAsia" w:cs="Times New Roman"/>
        </w:rPr>
        <w:t>, we would conclude that the CIA assumption holds.</w:t>
      </w:r>
      <w:r>
        <w:rPr>
          <w:rFonts w:eastAsiaTheme="minorEastAsia" w:cs="Times New Roman"/>
        </w:rPr>
        <w:t xml:space="preserve"> </w:t>
      </w:r>
      <w:r w:rsidRPr="00931163">
        <w:rPr>
          <w:rFonts w:eastAsiaTheme="minorEastAsia" w:cs="Times New Roman"/>
        </w:rPr>
        <w:t xml:space="preserve">Because our statistical matching approach uses clusters as </w:t>
      </w:r>
      <w:r>
        <w:rPr>
          <w:rFonts w:eastAsiaTheme="minorEastAsia" w:cs="Times New Roman"/>
        </w:rPr>
        <w:t>the first step</w:t>
      </w:r>
      <w:r w:rsidRPr="00931163">
        <w:rPr>
          <w:rFonts w:eastAsiaTheme="minorEastAsia" w:cs="Times New Roman"/>
        </w:rPr>
        <w:t xml:space="preserve"> </w:t>
      </w:r>
      <w:r w:rsidR="0099576F">
        <w:rPr>
          <w:rFonts w:eastAsiaTheme="minorEastAsia" w:cs="Times New Roman"/>
        </w:rPr>
        <w:t>in</w:t>
      </w:r>
      <w:r w:rsidR="0099576F" w:rsidRPr="00931163">
        <w:rPr>
          <w:rFonts w:eastAsiaTheme="minorEastAsia" w:cs="Times New Roman"/>
        </w:rPr>
        <w:t xml:space="preserve"> </w:t>
      </w:r>
      <w:r w:rsidRPr="00931163">
        <w:rPr>
          <w:rFonts w:eastAsiaTheme="minorEastAsia" w:cs="Times New Roman"/>
        </w:rPr>
        <w:t>identify</w:t>
      </w:r>
      <w:r w:rsidR="0099576F">
        <w:rPr>
          <w:rFonts w:eastAsiaTheme="minorEastAsia" w:cs="Times New Roman"/>
        </w:rPr>
        <w:t>ing</w:t>
      </w:r>
      <w:r w:rsidRPr="00931163">
        <w:rPr>
          <w:rFonts w:eastAsiaTheme="minorEastAsia" w:cs="Times New Roman"/>
        </w:rPr>
        <w:t xml:space="preserve"> statistical twins, the evidence from this </w:t>
      </w:r>
      <w:r>
        <w:rPr>
          <w:rFonts w:eastAsiaTheme="minorEastAsia" w:cs="Times New Roman"/>
        </w:rPr>
        <w:t>exercise</w:t>
      </w:r>
      <w:r w:rsidRPr="00931163">
        <w:rPr>
          <w:rFonts w:eastAsiaTheme="minorEastAsia" w:cs="Times New Roman"/>
        </w:rPr>
        <w:t xml:space="preserve"> could be considered to be appropriate for </w:t>
      </w:r>
      <w:r>
        <w:rPr>
          <w:rFonts w:eastAsiaTheme="minorEastAsia" w:cs="Times New Roman"/>
        </w:rPr>
        <w:t xml:space="preserve">testing CIA in </w:t>
      </w:r>
      <w:r w:rsidRPr="00931163">
        <w:rPr>
          <w:rFonts w:eastAsiaTheme="minorEastAsia" w:cs="Times New Roman"/>
        </w:rPr>
        <w:t xml:space="preserve">the </w:t>
      </w:r>
      <w:r>
        <w:rPr>
          <w:rFonts w:eastAsiaTheme="minorEastAsia" w:cs="Times New Roman"/>
        </w:rPr>
        <w:t>m</w:t>
      </w:r>
      <w:r w:rsidRPr="00931163">
        <w:rPr>
          <w:rFonts w:eastAsiaTheme="minorEastAsia" w:cs="Times New Roman"/>
        </w:rPr>
        <w:t xml:space="preserve">atching </w:t>
      </w:r>
      <w:r>
        <w:rPr>
          <w:rFonts w:eastAsiaTheme="minorEastAsia" w:cs="Times New Roman"/>
        </w:rPr>
        <w:t>context</w:t>
      </w:r>
      <w:r w:rsidRPr="00931163">
        <w:rPr>
          <w:rFonts w:eastAsiaTheme="minorEastAsia" w:cs="Times New Roman"/>
        </w:rPr>
        <w:t>.</w:t>
      </w:r>
    </w:p>
    <w:p w14:paraId="43F94DD4" w14:textId="77777777" w:rsidR="0049052A" w:rsidRPr="00931163" w:rsidRDefault="0049052A" w:rsidP="0049052A">
      <w:pPr>
        <w:pStyle w:val="ListParagraph"/>
        <w:spacing w:before="120" w:after="0"/>
        <w:ind w:left="0"/>
        <w:rPr>
          <w:rFonts w:cs="Times New Roman"/>
        </w:rPr>
      </w:pPr>
      <w:r>
        <w:rPr>
          <w:rFonts w:cs="Times New Roman"/>
        </w:rPr>
        <w:t xml:space="preserve">Our second approach is geared toward the technique of imputation by prediction and focuses on the correlation between residuals. </w:t>
      </w:r>
      <w:r w:rsidRPr="00931163">
        <w:rPr>
          <w:rFonts w:cs="Times New Roman"/>
        </w:rPr>
        <w:t xml:space="preserve">The idea </w:t>
      </w:r>
      <w:r>
        <w:rPr>
          <w:rFonts w:cs="Times New Roman"/>
        </w:rPr>
        <w:t xml:space="preserve">springs from the attempt to </w:t>
      </w:r>
      <w:r w:rsidRPr="00931163">
        <w:rPr>
          <w:rFonts w:cs="Times New Roman"/>
        </w:rPr>
        <w:t>decompose the variation of the variables of interest</w:t>
      </w:r>
      <w:r>
        <w:rPr>
          <w:rFonts w:cs="Times New Roman"/>
        </w:rPr>
        <w:t>—household production</w:t>
      </w:r>
      <w:r w:rsidRPr="00931163">
        <w:rPr>
          <w:rFonts w:cs="Times New Roman"/>
        </w:rPr>
        <w:t xml:space="preserve"> and </w:t>
      </w:r>
      <w:r>
        <w:rPr>
          <w:rFonts w:cs="Times New Roman"/>
        </w:rPr>
        <w:t>consumption—</w:t>
      </w:r>
      <w:r w:rsidRPr="00931163">
        <w:rPr>
          <w:rFonts w:cs="Times New Roman"/>
        </w:rPr>
        <w:t xml:space="preserve">into an explained component (which depends on </w:t>
      </w:r>
      <w:r w:rsidRPr="0099576F">
        <w:rPr>
          <w:rFonts w:cs="Times New Roman"/>
        </w:rPr>
        <w:t>Z</w:t>
      </w:r>
      <w:r w:rsidRPr="00931163">
        <w:rPr>
          <w:rFonts w:cs="Times New Roman"/>
        </w:rPr>
        <w:t>) and an unexplained component.</w:t>
      </w:r>
      <w:r>
        <w:rPr>
          <w:rFonts w:cs="Times New Roman"/>
        </w:rPr>
        <w:t xml:space="preserve"> </w:t>
      </w:r>
      <w:r w:rsidRPr="00931163">
        <w:rPr>
          <w:rFonts w:cs="Times New Roman"/>
        </w:rPr>
        <w:t>We can model these two components as some linear or nonlinear function of Z as follows:</w:t>
      </w:r>
    </w:p>
    <w:p w14:paraId="4E2B989A" w14:textId="77777777" w:rsidR="0049052A" w:rsidRPr="00931163" w:rsidRDefault="0049052A" w:rsidP="0049052A">
      <w:pPr>
        <w:spacing w:before="120" w:after="0"/>
        <w:rPr>
          <w:rFonts w:cs="Times New Roman"/>
        </w:rPr>
      </w:pPr>
      <m:oMathPara>
        <m:oMath>
          <m:r>
            <w:rPr>
              <w:rFonts w:ascii="Cambria Math" w:hAnsi="Cambria Math" w:cs="Times New Roman"/>
            </w:rPr>
            <m:t>X=f</m:t>
          </m:r>
          <m:d>
            <m:dPr>
              <m:ctrlPr>
                <w:rPr>
                  <w:rFonts w:ascii="Cambria Math" w:hAnsi="Cambria Math" w:cs="Times New Roman"/>
                  <w:i/>
                </w:rPr>
              </m:ctrlPr>
            </m:dPr>
            <m:e>
              <m:r>
                <w:rPr>
                  <w:rFonts w:ascii="Cambria Math" w:hAnsi="Cambria Math" w:cs="Times New Roman"/>
                </w:rPr>
                <m:t>θ,Z</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m:t>
              </m:r>
            </m:sub>
          </m:sSub>
        </m:oMath>
      </m:oMathPara>
    </w:p>
    <w:p w14:paraId="798A3CEF" w14:textId="77777777" w:rsidR="0049052A" w:rsidRPr="00931163" w:rsidRDefault="0049052A" w:rsidP="0049052A">
      <w:pPr>
        <w:spacing w:before="120" w:after="0"/>
        <w:rPr>
          <w:rFonts w:cs="Times New Roman"/>
        </w:rPr>
      </w:pPr>
      <m:oMathPara>
        <m:oMath>
          <m:r>
            <w:rPr>
              <w:rFonts w:ascii="Cambria Math" w:hAnsi="Cambria Math" w:cs="Times New Roman"/>
            </w:rPr>
            <m:t>Y=g</m:t>
          </m:r>
          <m:d>
            <m:dPr>
              <m:ctrlPr>
                <w:rPr>
                  <w:rFonts w:ascii="Cambria Math" w:hAnsi="Cambria Math" w:cs="Times New Roman"/>
                  <w:i/>
                </w:rPr>
              </m:ctrlPr>
            </m:dPr>
            <m:e>
              <m:r>
                <w:rPr>
                  <w:rFonts w:ascii="Cambria Math" w:hAnsi="Cambria Math" w:cs="Times New Roman"/>
                </w:rPr>
                <m:t>θ,Z</m:t>
              </m:r>
            </m:e>
          </m:d>
          <m:r>
            <w:rPr>
              <w:rFonts w:ascii="Cambria Math" w:hAnsi="Cambria Math" w:cs="Times New Roman"/>
            </w:rPr>
            <m:t>+</m:t>
          </m:r>
          <m:sSub>
            <m:sSubPr>
              <m:ctrlPr>
                <w:rPr>
                  <w:rFonts w:ascii="Cambria Math" w:eastAsiaTheme="minorEastAsia" w:hAnsi="Cambria Math" w:cs="Times New Roman"/>
                  <w:i/>
                </w:rPr>
              </m:ctrlPr>
            </m:sSubPr>
            <m:e>
              <m:r>
                <w:rPr>
                  <w:rFonts w:ascii="Cambria Math" w:hAnsi="Cambria Math" w:cs="Times New Roman"/>
                </w:rPr>
                <m:t>e</m:t>
              </m:r>
              <m:ctrlPr>
                <w:rPr>
                  <w:rFonts w:ascii="Cambria Math" w:hAnsi="Cambria Math" w:cs="Times New Roman"/>
                  <w:i/>
                </w:rPr>
              </m:ctrlPr>
            </m:e>
            <m:sub>
              <m:r>
                <w:rPr>
                  <w:rFonts w:ascii="Cambria Math" w:eastAsiaTheme="minorEastAsia" w:hAnsi="Cambria Math" w:cs="Times New Roman"/>
                </w:rPr>
                <m:t>y</m:t>
              </m:r>
            </m:sub>
          </m:sSub>
        </m:oMath>
      </m:oMathPara>
    </w:p>
    <w:p w14:paraId="475099BB" w14:textId="77777777" w:rsidR="0049052A" w:rsidRPr="00931163" w:rsidRDefault="0049052A" w:rsidP="0049052A">
      <w:pPr>
        <w:spacing w:before="120" w:after="0"/>
        <w:rPr>
          <w:rFonts w:eastAsiaTheme="minorEastAsia" w:cs="Times New Roman"/>
        </w:rPr>
      </w:pPr>
      <w:r>
        <w:rPr>
          <w:rFonts w:cs="Times New Roman"/>
        </w:rPr>
        <w:lastRenderedPageBreak/>
        <w:t>w</w:t>
      </w:r>
      <w:r w:rsidRPr="00931163">
        <w:rPr>
          <w:rFonts w:cs="Times New Roman"/>
        </w:rPr>
        <w:t xml:space="preserve">here, for simplicity, we assume that the error components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m:t>
            </m:r>
          </m:sub>
        </m:sSub>
      </m:oMath>
      <w:r w:rsidRPr="00931163">
        <w:rPr>
          <w:rFonts w:eastAsiaTheme="minorEastAsia"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y</m:t>
            </m:r>
          </m:sub>
        </m:sSub>
      </m:oMath>
      <w:r w:rsidRPr="00931163">
        <w:rPr>
          <w:rFonts w:eastAsiaTheme="minorEastAsia" w:cs="Times New Roman"/>
        </w:rPr>
        <w:t xml:space="preserve"> have a linear impact on the outcome, and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θ,Z</m:t>
            </m:r>
          </m:e>
        </m:d>
      </m:oMath>
      <w:r w:rsidRPr="00931163">
        <w:rPr>
          <w:rFonts w:eastAsiaTheme="minorEastAsia" w:cs="Times New Roman"/>
        </w:rPr>
        <w:t xml:space="preserve"> and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θ,Z</m:t>
            </m:r>
          </m:e>
        </m:d>
      </m:oMath>
      <w:r w:rsidRPr="00931163">
        <w:rPr>
          <w:rFonts w:eastAsiaTheme="minorEastAsia" w:cs="Times New Roman"/>
        </w:rPr>
        <w:t xml:space="preserve"> indicates we are using a sufficiently flexible functional form to avoid </w:t>
      </w:r>
      <w:r>
        <w:rPr>
          <w:rFonts w:eastAsiaTheme="minorEastAsia" w:cs="Times New Roman"/>
        </w:rPr>
        <w:t>misspecification problems</w:t>
      </w:r>
      <w:r w:rsidRPr="00931163">
        <w:rPr>
          <w:rFonts w:eastAsiaTheme="minorEastAsia" w:cs="Times New Roman"/>
        </w:rPr>
        <w:t>.</w:t>
      </w:r>
    </w:p>
    <w:p w14:paraId="7A266CFA" w14:textId="0CFC3673" w:rsidR="0049052A" w:rsidRPr="00931163" w:rsidRDefault="0049052A" w:rsidP="0049052A">
      <w:pPr>
        <w:spacing w:before="120" w:after="0"/>
        <w:rPr>
          <w:rFonts w:eastAsiaTheme="minorEastAsia" w:cs="Times New Roman"/>
        </w:rPr>
      </w:pPr>
      <w:r w:rsidRPr="00931163">
        <w:rPr>
          <w:rFonts w:eastAsiaTheme="minorEastAsia" w:cs="Times New Roman"/>
        </w:rPr>
        <w:t xml:space="preserve">In this framework,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m:t>
            </m:r>
          </m:sub>
        </m:sSub>
      </m:oMath>
      <w:r w:rsidRPr="00931163">
        <w:rPr>
          <w:rFonts w:eastAsiaTheme="minorEastAsia"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y</m:t>
            </m:r>
          </m:sub>
        </m:sSub>
      </m:oMath>
      <w:r w:rsidRPr="00931163">
        <w:rPr>
          <w:rFonts w:eastAsiaTheme="minorEastAsia" w:cs="Times New Roman"/>
        </w:rPr>
        <w:t xml:space="preserve"> represent the distribution of </w:t>
      </w:r>
      <m:oMath>
        <m:r>
          <w:rPr>
            <w:rFonts w:ascii="Cambria Math" w:eastAsiaTheme="minorEastAsia" w:hAnsi="Cambria Math" w:cs="Times New Roman"/>
          </w:rPr>
          <m:t>X</m:t>
        </m:r>
      </m:oMath>
      <w:r w:rsidRPr="00931163">
        <w:rPr>
          <w:rFonts w:eastAsiaTheme="minorEastAsia" w:cs="Times New Roman"/>
        </w:rPr>
        <w:t xml:space="preserve"> and </w:t>
      </w:r>
      <m:oMath>
        <m:r>
          <w:rPr>
            <w:rFonts w:ascii="Cambria Math" w:eastAsiaTheme="minorEastAsia" w:hAnsi="Cambria Math" w:cs="Times New Roman"/>
          </w:rPr>
          <m:t>Y</m:t>
        </m:r>
      </m:oMath>
      <w:r w:rsidRPr="00931163">
        <w:rPr>
          <w:rFonts w:eastAsiaTheme="minorEastAsia" w:cs="Times New Roman"/>
        </w:rPr>
        <w:t xml:space="preserve"> after conditioning or absorbing the impact of all other characteristics Z. Thus, a direct test for the CIA assumption in this framework is to analyze the correlation between th</w:t>
      </w:r>
      <w:r>
        <w:rPr>
          <w:rFonts w:eastAsiaTheme="minorEastAsia" w:cs="Times New Roman"/>
        </w:rPr>
        <w:t>ese</w:t>
      </w:r>
      <w:r w:rsidRPr="00931163">
        <w:rPr>
          <w:rFonts w:eastAsiaTheme="minorEastAsia" w:cs="Times New Roman"/>
        </w:rPr>
        <w:t xml:space="preserve"> residual errors:</w:t>
      </w:r>
    </w:p>
    <w:p w14:paraId="2F2FAF0E" w14:textId="77777777" w:rsidR="0049052A" w:rsidRPr="00931163" w:rsidRDefault="007818CA" w:rsidP="0049052A">
      <w:pPr>
        <w:spacing w:before="120" w:after="0"/>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r</m:t>
              </m:r>
            </m:sub>
          </m:sSub>
          <m:r>
            <w:rPr>
              <w:rFonts w:ascii="Cambria Math" w:hAnsi="Cambria Math" w:cs="Times New Roman"/>
            </w:rPr>
            <m:t>=corr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y</m:t>
                  </m:r>
                </m:sub>
              </m:sSub>
            </m:e>
          </m:d>
        </m:oMath>
      </m:oMathPara>
    </w:p>
    <w:p w14:paraId="535B65DB" w14:textId="15F8CC6D" w:rsidR="0049052A" w:rsidRDefault="0049052A" w:rsidP="0049052A">
      <w:pPr>
        <w:spacing w:before="120" w:after="0"/>
        <w:rPr>
          <w:rFonts w:cs="Times New Roman"/>
        </w:rPr>
      </w:pPr>
      <w:r w:rsidRPr="00931163">
        <w:rPr>
          <w:rFonts w:cs="Times New Roman"/>
        </w:rPr>
        <w:t xml:space="preserve">For our present analysis, we will use a log-linear model </w:t>
      </w:r>
      <w:r>
        <w:rPr>
          <w:rFonts w:cs="Times New Roman"/>
        </w:rPr>
        <w:t>to estimate</w:t>
      </w:r>
      <w:r w:rsidRPr="00931163">
        <w:rPr>
          <w:rFonts w:cs="Times New Roman"/>
        </w:rPr>
        <w:t xml:space="preserve"> the residuals for total</w:t>
      </w:r>
      <w:r w:rsidR="00E54D12">
        <w:rPr>
          <w:rFonts w:cs="Times New Roman"/>
        </w:rPr>
        <w:t>-</w:t>
      </w:r>
      <w:r w:rsidRPr="00931163">
        <w:rPr>
          <w:rFonts w:cs="Times New Roman"/>
        </w:rPr>
        <w:t xml:space="preserve">household expenditure. </w:t>
      </w:r>
      <w:r>
        <w:rPr>
          <w:rFonts w:cs="Times New Roman"/>
        </w:rPr>
        <w:t>Given a large number of zeroes for household production data</w:t>
      </w:r>
      <w:r w:rsidRPr="00931163">
        <w:rPr>
          <w:rFonts w:cs="Times New Roman"/>
        </w:rPr>
        <w:t xml:space="preserve">, we will use a </w:t>
      </w:r>
      <w:r w:rsidR="00AE4EB3">
        <w:rPr>
          <w:rFonts w:cs="Times New Roman"/>
        </w:rPr>
        <w:t>T</w:t>
      </w:r>
      <w:r w:rsidRPr="00931163">
        <w:rPr>
          <w:rFonts w:cs="Times New Roman"/>
        </w:rPr>
        <w:t xml:space="preserve">obit model </w:t>
      </w:r>
      <w:r>
        <w:rPr>
          <w:rFonts w:cs="Times New Roman"/>
        </w:rPr>
        <w:t>and</w:t>
      </w:r>
      <w:r w:rsidRPr="00931163">
        <w:rPr>
          <w:rFonts w:cs="Times New Roman"/>
        </w:rPr>
        <w:t xml:space="preserve"> obtain generalized residuals. Because of the nature of th</w:t>
      </w:r>
      <w:r>
        <w:rPr>
          <w:rFonts w:cs="Times New Roman"/>
        </w:rPr>
        <w:t>e</w:t>
      </w:r>
      <w:r w:rsidRPr="00931163">
        <w:rPr>
          <w:rFonts w:cs="Times New Roman"/>
        </w:rPr>
        <w:t xml:space="preserve"> procedure, the results we obtain </w:t>
      </w:r>
      <w:r>
        <w:rPr>
          <w:rFonts w:cs="Times New Roman"/>
        </w:rPr>
        <w:t xml:space="preserve">here will be </w:t>
      </w:r>
      <w:r w:rsidRPr="00931163">
        <w:rPr>
          <w:rFonts w:cs="Times New Roman"/>
        </w:rPr>
        <w:t xml:space="preserve">appropriate as evidence for </w:t>
      </w:r>
      <w:r>
        <w:rPr>
          <w:rFonts w:cs="Times New Roman"/>
        </w:rPr>
        <w:t xml:space="preserve">the </w:t>
      </w:r>
      <w:r w:rsidRPr="00931163">
        <w:rPr>
          <w:rFonts w:cs="Times New Roman"/>
        </w:rPr>
        <w:t xml:space="preserve">CIA </w:t>
      </w:r>
      <w:r>
        <w:rPr>
          <w:rFonts w:cs="Times New Roman"/>
        </w:rPr>
        <w:t>in</w:t>
      </w:r>
      <w:r w:rsidRPr="00931163">
        <w:rPr>
          <w:rFonts w:cs="Times New Roman"/>
        </w:rPr>
        <w:t xml:space="preserve"> the </w:t>
      </w:r>
      <w:r>
        <w:rPr>
          <w:rFonts w:cs="Times New Roman"/>
        </w:rPr>
        <w:t>imputation-by-prediction</w:t>
      </w:r>
      <w:r w:rsidRPr="00931163">
        <w:rPr>
          <w:rFonts w:cs="Times New Roman"/>
        </w:rPr>
        <w:t xml:space="preserve"> approach.</w:t>
      </w:r>
    </w:p>
    <w:p w14:paraId="745F5E1E" w14:textId="04C73569" w:rsidR="0049052A" w:rsidRPr="00931163" w:rsidRDefault="0049052A" w:rsidP="0049052A">
      <w:pPr>
        <w:spacing w:before="120" w:after="0"/>
        <w:rPr>
          <w:rFonts w:cs="Times New Roman"/>
        </w:rPr>
      </w:pPr>
      <w:r>
        <w:rPr>
          <w:rFonts w:cs="Times New Roman"/>
        </w:rPr>
        <w:t>Finally, we also consider</w:t>
      </w:r>
      <w:r w:rsidRPr="00931163">
        <w:rPr>
          <w:rFonts w:cs="Times New Roman"/>
        </w:rPr>
        <w:t xml:space="preserve"> a modification </w:t>
      </w:r>
      <w:r>
        <w:rPr>
          <w:rFonts w:cs="Times New Roman"/>
        </w:rPr>
        <w:t>of the second approach just outlined.</w:t>
      </w:r>
      <w:r w:rsidRPr="00931163">
        <w:rPr>
          <w:rFonts w:cs="Times New Roman"/>
        </w:rPr>
        <w:t xml:space="preserve"> The main difference is that</w:t>
      </w:r>
      <w:r w:rsidR="00E54D12">
        <w:rPr>
          <w:rFonts w:cs="Times New Roman"/>
        </w:rPr>
        <w:t>,</w:t>
      </w:r>
      <w:r w:rsidRPr="00931163">
        <w:rPr>
          <w:rFonts w:cs="Times New Roman"/>
        </w:rPr>
        <w:t xml:space="preserve"> rather than using a two-step approach to verify the CIA, we </w:t>
      </w:r>
      <w:r>
        <w:rPr>
          <w:rFonts w:cs="Times New Roman"/>
        </w:rPr>
        <w:t>directly add the variable of interest to the model specification to confirm if any statistically significant relationship exists</w:t>
      </w:r>
      <w:r w:rsidRPr="00931163">
        <w:rPr>
          <w:rFonts w:cs="Times New Roman"/>
        </w:rPr>
        <w:t xml:space="preserve"> between </w:t>
      </w:r>
      <w:r>
        <w:rPr>
          <w:rFonts w:cs="Times New Roman"/>
        </w:rPr>
        <w:t>consumption</w:t>
      </w:r>
      <w:r w:rsidRPr="00931163">
        <w:rPr>
          <w:rFonts w:cs="Times New Roman"/>
        </w:rPr>
        <w:t xml:space="preserve"> and </w:t>
      </w:r>
      <w:r>
        <w:rPr>
          <w:rFonts w:cs="Times New Roman"/>
        </w:rPr>
        <w:t>household production</w:t>
      </w:r>
      <w:r w:rsidRPr="00931163">
        <w:rPr>
          <w:rFonts w:cs="Times New Roman"/>
        </w:rPr>
        <w:t xml:space="preserve">. </w:t>
      </w:r>
    </w:p>
    <w:p w14:paraId="09AAA3C1" w14:textId="77777777" w:rsidR="0049052A" w:rsidRPr="00931163" w:rsidRDefault="0049052A" w:rsidP="0049052A">
      <w:pPr>
        <w:spacing w:before="120" w:after="0"/>
        <w:rPr>
          <w:rFonts w:cs="Times New Roman"/>
        </w:rPr>
      </w:pPr>
      <w:r w:rsidRPr="00931163">
        <w:rPr>
          <w:rFonts w:cs="Times New Roman"/>
        </w:rPr>
        <w:t>Specifically, we propose to estimate the following models:</w:t>
      </w:r>
    </w:p>
    <w:p w14:paraId="7258EA84" w14:textId="77777777" w:rsidR="0049052A" w:rsidRPr="00931163" w:rsidRDefault="0049052A" w:rsidP="0049052A">
      <w:pPr>
        <w:spacing w:before="120" w:after="0"/>
        <w:rPr>
          <w:rFonts w:cs="Times New Roman"/>
        </w:rPr>
      </w:pPr>
      <w:r w:rsidRPr="00931163">
        <w:rPr>
          <w:rFonts w:eastAsiaTheme="minorEastAsia" w:cs="Times New Roman"/>
        </w:rPr>
        <w:t xml:space="preserve"> </w:t>
      </w:r>
      <w:r w:rsidRPr="00931163">
        <w:rPr>
          <w:rFonts w:cs="Times New Roman"/>
          <w:i/>
        </w:rPr>
        <w:br/>
      </w:r>
      <m:oMathPara>
        <m:oMath>
          <m:r>
            <w:rPr>
              <w:rFonts w:ascii="Cambria Math" w:hAnsi="Cambria Math" w:cs="Times New Roman"/>
            </w:rPr>
            <m:t>X=f</m:t>
          </m:r>
          <m:d>
            <m:dPr>
              <m:ctrlPr>
                <w:rPr>
                  <w:rFonts w:ascii="Cambria Math" w:hAnsi="Cambria Math" w:cs="Times New Roman"/>
                  <w:i/>
                </w:rPr>
              </m:ctrlPr>
            </m:dPr>
            <m:e>
              <m:r>
                <w:rPr>
                  <w:rFonts w:ascii="Cambria Math" w:hAnsi="Cambria Math" w:cs="Times New Roman"/>
                </w:rPr>
                <m:t>θ,Z</m:t>
              </m:r>
            </m:e>
          </m:d>
          <m:r>
            <w:rPr>
              <w:rFonts w:ascii="Cambria Math" w:hAnsi="Cambria Math" w:cs="Times New Roman"/>
            </w:rPr>
            <m:t>+βY+</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m:t>
              </m:r>
            </m:sub>
          </m:sSub>
        </m:oMath>
      </m:oMathPara>
    </w:p>
    <w:p w14:paraId="5829CE20" w14:textId="77777777" w:rsidR="0049052A" w:rsidRPr="00931163" w:rsidRDefault="0049052A" w:rsidP="0049052A">
      <w:pPr>
        <w:spacing w:before="120" w:after="0"/>
        <w:rPr>
          <w:rFonts w:cs="Times New Roman"/>
        </w:rPr>
      </w:pPr>
      <m:oMathPara>
        <m:oMath>
          <m:r>
            <w:rPr>
              <w:rFonts w:ascii="Cambria Math" w:hAnsi="Cambria Math" w:cs="Times New Roman"/>
            </w:rPr>
            <m:t>Y=g</m:t>
          </m:r>
          <m:d>
            <m:dPr>
              <m:ctrlPr>
                <w:rPr>
                  <w:rFonts w:ascii="Cambria Math" w:hAnsi="Cambria Math" w:cs="Times New Roman"/>
                  <w:i/>
                </w:rPr>
              </m:ctrlPr>
            </m:dPr>
            <m:e>
              <m:r>
                <w:rPr>
                  <w:rFonts w:ascii="Cambria Math" w:hAnsi="Cambria Math" w:cs="Times New Roman"/>
                </w:rPr>
                <m:t>θ,Z</m:t>
              </m:r>
            </m:e>
          </m:d>
          <m:r>
            <w:rPr>
              <w:rFonts w:ascii="Cambria Math" w:hAnsi="Cambria Math" w:cs="Times New Roman"/>
            </w:rPr>
            <m:t>+γX+</m:t>
          </m:r>
          <m:sSub>
            <m:sSubPr>
              <m:ctrlPr>
                <w:rPr>
                  <w:rFonts w:ascii="Cambria Math" w:eastAsiaTheme="minorEastAsia" w:hAnsi="Cambria Math" w:cs="Times New Roman"/>
                  <w:i/>
                </w:rPr>
              </m:ctrlPr>
            </m:sSubPr>
            <m:e>
              <m:r>
                <w:rPr>
                  <w:rFonts w:ascii="Cambria Math" w:hAnsi="Cambria Math" w:cs="Times New Roman"/>
                </w:rPr>
                <m:t>e</m:t>
              </m:r>
              <m:ctrlPr>
                <w:rPr>
                  <w:rFonts w:ascii="Cambria Math" w:hAnsi="Cambria Math" w:cs="Times New Roman"/>
                  <w:i/>
                </w:rPr>
              </m:ctrlPr>
            </m:e>
            <m:sub>
              <m:r>
                <w:rPr>
                  <w:rFonts w:ascii="Cambria Math" w:eastAsiaTheme="minorEastAsia" w:hAnsi="Cambria Math" w:cs="Times New Roman"/>
                </w:rPr>
                <m:t>y</m:t>
              </m:r>
            </m:sub>
          </m:sSub>
        </m:oMath>
      </m:oMathPara>
    </w:p>
    <w:p w14:paraId="56D58B59" w14:textId="77777777" w:rsidR="0049052A" w:rsidRPr="00931163" w:rsidRDefault="0049052A" w:rsidP="0049052A">
      <w:pPr>
        <w:spacing w:before="120" w:after="0"/>
        <w:rPr>
          <w:rFonts w:cs="Times New Roman"/>
        </w:rPr>
      </w:pPr>
      <w:r w:rsidRPr="00931163">
        <w:rPr>
          <w:rFonts w:cs="Times New Roman"/>
        </w:rPr>
        <w:t xml:space="preserve">Here, we can test directly if the CIA holds after controlling for Z by </w:t>
      </w:r>
      <w:r>
        <w:rPr>
          <w:rFonts w:cs="Times New Roman"/>
        </w:rPr>
        <w:t>examining</w:t>
      </w:r>
      <w:r w:rsidRPr="00931163">
        <w:rPr>
          <w:rFonts w:cs="Times New Roman"/>
        </w:rPr>
        <w:t xml:space="preserve"> the coefficients </w:t>
      </w:r>
      <m:oMath>
        <m:r>
          <w:rPr>
            <w:rFonts w:ascii="Cambria Math" w:hAnsi="Cambria Math" w:cs="Times New Roman"/>
          </w:rPr>
          <m:t>β</m:t>
        </m:r>
      </m:oMath>
      <w:r w:rsidRPr="00931163">
        <w:rPr>
          <w:rFonts w:eastAsiaTheme="minorEastAsia" w:cs="Times New Roman"/>
        </w:rPr>
        <w:t xml:space="preserve"> and </w:t>
      </w:r>
      <m:oMath>
        <m:r>
          <w:rPr>
            <w:rFonts w:ascii="Cambria Math" w:eastAsiaTheme="minorEastAsia" w:hAnsi="Cambria Math" w:cs="Times New Roman"/>
          </w:rPr>
          <m:t>γ</m:t>
        </m:r>
      </m:oMath>
      <w:r w:rsidRPr="00931163">
        <w:rPr>
          <w:rFonts w:eastAsiaTheme="minorEastAsia" w:cs="Times New Roman"/>
        </w:rPr>
        <w:t>.</w:t>
      </w:r>
    </w:p>
    <w:p w14:paraId="594FBA7C" w14:textId="77777777" w:rsidR="0049052A" w:rsidRPr="00931163" w:rsidRDefault="0049052A" w:rsidP="0049052A">
      <w:pPr>
        <w:spacing w:before="120"/>
        <w:rPr>
          <w:rFonts w:cs="Times New Roman"/>
        </w:rPr>
      </w:pPr>
      <w:r>
        <w:t xml:space="preserve">We now describe the clusters and control variables deployed in the testing of CIA in the prediction context. We obtain the optimal clusters for testing CIA using conditional correlations </w:t>
      </w:r>
      <w:r>
        <w:rPr>
          <w:rFonts w:cs="Times New Roman"/>
        </w:rPr>
        <w:t>via the following procedure</w:t>
      </w:r>
      <w:r w:rsidRPr="00931163">
        <w:rPr>
          <w:rFonts w:cs="Times New Roman"/>
        </w:rPr>
        <w:t>:</w:t>
      </w:r>
    </w:p>
    <w:p w14:paraId="62B20920" w14:textId="2F55F63F" w:rsidR="0049052A" w:rsidRPr="00931163" w:rsidRDefault="0049052A" w:rsidP="0049052A">
      <w:pPr>
        <w:pStyle w:val="ListParagraph"/>
        <w:numPr>
          <w:ilvl w:val="0"/>
          <w:numId w:val="20"/>
        </w:numPr>
        <w:spacing w:before="120" w:after="0" w:line="259" w:lineRule="auto"/>
        <w:rPr>
          <w:rFonts w:cs="Times New Roman"/>
        </w:rPr>
      </w:pPr>
      <w:r w:rsidRPr="00931163">
        <w:rPr>
          <w:rFonts w:cs="Times New Roman"/>
        </w:rPr>
        <w:t>Using all observations in a strict strata group (say</w:t>
      </w:r>
      <w:r w:rsidR="00E54D12">
        <w:rPr>
          <w:rFonts w:cs="Times New Roman"/>
        </w:rPr>
        <w:t>,</w:t>
      </w:r>
      <w:r w:rsidRPr="00931163">
        <w:rPr>
          <w:rFonts w:cs="Times New Roman"/>
        </w:rPr>
        <w:t xml:space="preserve"> women with children), apply principal component analysis to the </w:t>
      </w:r>
      <w:r>
        <w:rPr>
          <w:rFonts w:cs="Times New Roman"/>
        </w:rPr>
        <w:t>complete</w:t>
      </w:r>
      <w:r w:rsidRPr="00931163">
        <w:rPr>
          <w:rFonts w:cs="Times New Roman"/>
        </w:rPr>
        <w:t xml:space="preserve"> set of characteristics Z and obtain all principal components with an eigenvalue larger than 1.</w:t>
      </w:r>
    </w:p>
    <w:p w14:paraId="631507E9" w14:textId="6958BF61" w:rsidR="0049052A" w:rsidRPr="00931163" w:rsidRDefault="0049052A" w:rsidP="0049052A">
      <w:pPr>
        <w:pStyle w:val="ListParagraph"/>
        <w:numPr>
          <w:ilvl w:val="0"/>
          <w:numId w:val="20"/>
        </w:numPr>
        <w:spacing w:before="120" w:after="0" w:line="259" w:lineRule="auto"/>
        <w:rPr>
          <w:rFonts w:cs="Times New Roman"/>
        </w:rPr>
      </w:pPr>
      <w:r w:rsidRPr="00931163">
        <w:rPr>
          <w:rFonts w:cs="Times New Roman"/>
        </w:rPr>
        <w:t xml:space="preserve">Use the principal component to identify </w:t>
      </w:r>
      <m:oMath>
        <m:r>
          <w:rPr>
            <w:rFonts w:ascii="Cambria Math" w:hAnsi="Cambria Math" w:cs="Times New Roman"/>
          </w:rPr>
          <m:t>J</m:t>
        </m:r>
      </m:oMath>
      <w:r w:rsidRPr="00931163">
        <w:rPr>
          <w:rFonts w:cs="Times New Roman"/>
        </w:rPr>
        <w:t xml:space="preserve"> clusters </w:t>
      </w:r>
      <m:oMath>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J</m:t>
            </m:r>
          </m:sup>
        </m:sSup>
      </m:oMath>
      <w:r>
        <w:rPr>
          <w:rFonts w:cs="Times New Roman"/>
        </w:rPr>
        <w:t xml:space="preserve"> via</w:t>
      </w:r>
      <w:r w:rsidRPr="00931163">
        <w:rPr>
          <w:rFonts w:cs="Times New Roman"/>
        </w:rPr>
        <w:t xml:space="preserve"> </w:t>
      </w:r>
      <w:r>
        <w:rPr>
          <w:rFonts w:cs="Times New Roman"/>
        </w:rPr>
        <w:t xml:space="preserve">the </w:t>
      </w:r>
      <w:r w:rsidRPr="00931163">
        <w:rPr>
          <w:rFonts w:cs="Times New Roman"/>
        </w:rPr>
        <w:t>mean</w:t>
      </w:r>
      <w:r w:rsidR="00E54D12">
        <w:rPr>
          <w:rFonts w:cs="Times New Roman"/>
        </w:rPr>
        <w:t>-</w:t>
      </w:r>
      <w:r w:rsidRPr="00931163">
        <w:rPr>
          <w:rFonts w:cs="Times New Roman"/>
        </w:rPr>
        <w:t xml:space="preserve">partition algorithm. </w:t>
      </w:r>
    </w:p>
    <w:p w14:paraId="38DD5614" w14:textId="77777777" w:rsidR="0049052A" w:rsidRPr="00931163" w:rsidRDefault="0049052A" w:rsidP="0049052A">
      <w:pPr>
        <w:pStyle w:val="ListParagraph"/>
        <w:numPr>
          <w:ilvl w:val="0"/>
          <w:numId w:val="20"/>
        </w:numPr>
        <w:spacing w:before="120" w:after="0" w:line="259" w:lineRule="auto"/>
        <w:rPr>
          <w:rFonts w:cs="Times New Roman"/>
        </w:rPr>
      </w:pPr>
      <w:r w:rsidRPr="00931163">
        <w:rPr>
          <w:rFonts w:cs="Times New Roman"/>
        </w:rPr>
        <w:t>Given the random nature of the cluster analysis, this step is repeat</w:t>
      </w:r>
      <w:r>
        <w:rPr>
          <w:rFonts w:cs="Times New Roman"/>
        </w:rPr>
        <w:t>ed</w:t>
      </w:r>
      <w:r w:rsidRPr="00931163">
        <w:rPr>
          <w:rFonts w:cs="Times New Roman"/>
        </w:rPr>
        <w:t xml:space="preserve"> multiple times, and </w:t>
      </w:r>
      <w:r>
        <w:rPr>
          <w:rFonts w:cs="Times New Roman"/>
        </w:rPr>
        <w:t xml:space="preserve">the </w:t>
      </w:r>
      <w:r w:rsidRPr="00931163">
        <w:rPr>
          <w:rFonts w:cs="Times New Roman"/>
        </w:rPr>
        <w:t xml:space="preserve">cluster </w:t>
      </w:r>
      <w:r w:rsidRPr="00931163">
        <w:rPr>
          <w:rFonts w:eastAsiaTheme="minorEastAsia" w:cs="Times New Roman"/>
        </w:rPr>
        <w:t xml:space="preserve">that maximizes the </w:t>
      </w:r>
      <w:proofErr w:type="spellStart"/>
      <w:r w:rsidRPr="00931163">
        <w:rPr>
          <w:rFonts w:eastAsiaTheme="minorEastAsia" w:cs="Times New Roman"/>
        </w:rPr>
        <w:t>Calinski-Harabasz</w:t>
      </w:r>
      <w:proofErr w:type="spellEnd"/>
      <w:r w:rsidRPr="00931163">
        <w:rPr>
          <w:rFonts w:eastAsiaTheme="minorEastAsia" w:cs="Times New Roman"/>
        </w:rPr>
        <w:t xml:space="preserve"> statistic is chosen as </w:t>
      </w:r>
      <w:r>
        <w:rPr>
          <w:rFonts w:eastAsiaTheme="minorEastAsia" w:cs="Times New Roman"/>
        </w:rPr>
        <w:t xml:space="preserve">the </w:t>
      </w:r>
      <w:r w:rsidRPr="00931163">
        <w:rPr>
          <w:rFonts w:eastAsiaTheme="minorEastAsia" w:cs="Times New Roman"/>
        </w:rPr>
        <w:t xml:space="preserve">optimal cluster. </w:t>
      </w:r>
    </w:p>
    <w:p w14:paraId="1E3C0E57" w14:textId="77777777" w:rsidR="0049052A" w:rsidRPr="00931163" w:rsidRDefault="0049052A" w:rsidP="0049052A">
      <w:pPr>
        <w:pStyle w:val="ListParagraph"/>
        <w:numPr>
          <w:ilvl w:val="0"/>
          <w:numId w:val="20"/>
        </w:numPr>
        <w:spacing w:before="120" w:after="0" w:line="259" w:lineRule="auto"/>
        <w:rPr>
          <w:rFonts w:cs="Times New Roman"/>
        </w:rPr>
      </w:pPr>
      <w:r w:rsidRPr="00931163">
        <w:rPr>
          <w:rFonts w:cs="Times New Roman"/>
        </w:rPr>
        <w:t>Steps ii and iii are used to create clusters that identify 10, 20, …, 100 groups.</w:t>
      </w:r>
    </w:p>
    <w:p w14:paraId="00FEE79E" w14:textId="44AD192D" w:rsidR="0049052A" w:rsidRPr="00931163" w:rsidRDefault="0049052A" w:rsidP="0049052A">
      <w:pPr>
        <w:pStyle w:val="ListParagraph"/>
        <w:numPr>
          <w:ilvl w:val="0"/>
          <w:numId w:val="20"/>
        </w:numPr>
        <w:spacing w:before="120" w:after="0" w:line="259" w:lineRule="auto"/>
        <w:rPr>
          <w:rFonts w:cs="Times New Roman"/>
        </w:rPr>
      </w:pPr>
      <w:r w:rsidRPr="00931163">
        <w:rPr>
          <w:rFonts w:cs="Times New Roman"/>
        </w:rPr>
        <w:t xml:space="preserve">Steps </w:t>
      </w:r>
      <w:proofErr w:type="spellStart"/>
      <w:r w:rsidRPr="00931163">
        <w:rPr>
          <w:rFonts w:cs="Times New Roman"/>
        </w:rPr>
        <w:t>i</w:t>
      </w:r>
      <w:proofErr w:type="spellEnd"/>
      <w:r w:rsidR="00E54D12">
        <w:rPr>
          <w:rFonts w:cs="Times New Roman"/>
        </w:rPr>
        <w:t>–</w:t>
      </w:r>
      <w:r w:rsidRPr="00931163">
        <w:rPr>
          <w:rFonts w:cs="Times New Roman"/>
        </w:rPr>
        <w:t xml:space="preserve">iv </w:t>
      </w:r>
      <w:r w:rsidR="00E54D12">
        <w:rPr>
          <w:rFonts w:cs="Times New Roman"/>
        </w:rPr>
        <w:t>are</w:t>
      </w:r>
      <w:r w:rsidR="00E54D12" w:rsidRPr="00931163">
        <w:rPr>
          <w:rFonts w:cs="Times New Roman"/>
        </w:rPr>
        <w:t xml:space="preserve"> </w:t>
      </w:r>
      <w:r w:rsidRPr="00931163">
        <w:rPr>
          <w:rFonts w:cs="Times New Roman"/>
        </w:rPr>
        <w:t xml:space="preserve">repeated for each subgroup </w:t>
      </w:r>
      <w:r>
        <w:rPr>
          <w:rFonts w:cs="Times New Roman"/>
        </w:rPr>
        <w:t>segmented</w:t>
      </w:r>
      <w:r w:rsidRPr="00931163">
        <w:rPr>
          <w:rFonts w:cs="Times New Roman"/>
        </w:rPr>
        <w:t xml:space="preserve"> by gender and </w:t>
      </w:r>
      <w:r>
        <w:rPr>
          <w:rFonts w:cs="Times New Roman"/>
        </w:rPr>
        <w:t xml:space="preserve">the </w:t>
      </w:r>
      <w:r w:rsidRPr="00931163">
        <w:rPr>
          <w:rFonts w:cs="Times New Roman"/>
        </w:rPr>
        <w:t xml:space="preserve">presence of children (under 18) in the household. </w:t>
      </w:r>
    </w:p>
    <w:p w14:paraId="4E083ADD" w14:textId="77777777" w:rsidR="0049052A" w:rsidRPr="00931163" w:rsidRDefault="0049052A" w:rsidP="0049052A">
      <w:pPr>
        <w:pStyle w:val="ListParagraph"/>
        <w:numPr>
          <w:ilvl w:val="0"/>
          <w:numId w:val="20"/>
        </w:numPr>
        <w:spacing w:before="120" w:after="0" w:line="259" w:lineRule="auto"/>
        <w:rPr>
          <w:rFonts w:cs="Times New Roman"/>
        </w:rPr>
      </w:pPr>
      <w:r w:rsidRPr="00931163">
        <w:rPr>
          <w:rFonts w:cs="Times New Roman"/>
        </w:rPr>
        <w:lastRenderedPageBreak/>
        <w:t xml:space="preserve">Finally, all clusters are combined with gender and </w:t>
      </w:r>
      <w:r>
        <w:rPr>
          <w:rFonts w:cs="Times New Roman"/>
        </w:rPr>
        <w:t xml:space="preserve">the </w:t>
      </w:r>
      <w:r w:rsidRPr="00931163">
        <w:rPr>
          <w:rFonts w:cs="Times New Roman"/>
        </w:rPr>
        <w:t xml:space="preserve">presence of children to identify groups for the analysis. </w:t>
      </w:r>
      <w:r>
        <w:rPr>
          <w:rFonts w:cs="Times New Roman"/>
        </w:rPr>
        <w:t>O</w:t>
      </w:r>
      <w:r w:rsidRPr="00931163">
        <w:rPr>
          <w:rFonts w:cs="Times New Roman"/>
        </w:rPr>
        <w:t>bservations are classified in</w:t>
      </w:r>
      <w:r>
        <w:rPr>
          <w:rFonts w:cs="Times New Roman"/>
        </w:rPr>
        <w:t>to</w:t>
      </w:r>
      <w:r w:rsidRPr="00931163">
        <w:rPr>
          <w:rFonts w:cs="Times New Roman"/>
        </w:rPr>
        <w:t xml:space="preserve"> up to 400 groups.</w:t>
      </w:r>
    </w:p>
    <w:p w14:paraId="2CC71F68" w14:textId="3FAB9EA7" w:rsidR="0049052A" w:rsidRPr="00931163" w:rsidRDefault="0049052A" w:rsidP="0049052A">
      <w:pPr>
        <w:spacing w:before="120" w:after="0"/>
        <w:rPr>
          <w:rFonts w:cs="Times New Roman"/>
        </w:rPr>
      </w:pPr>
      <w:r>
        <w:rPr>
          <w:rFonts w:cs="Times New Roman"/>
        </w:rPr>
        <w:t xml:space="preserve">For testing CIA using residual correlation and direct-regression methods, </w:t>
      </w:r>
      <w:r w:rsidRPr="00931163">
        <w:rPr>
          <w:rFonts w:cs="Times New Roman"/>
        </w:rPr>
        <w:t xml:space="preserve">we select a set of variables </w:t>
      </w:r>
      <w:r>
        <w:rPr>
          <w:rFonts w:cs="Times New Roman"/>
        </w:rPr>
        <w:t>common to the ATUS and CE,</w:t>
      </w:r>
      <w:r w:rsidRPr="00931163">
        <w:rPr>
          <w:rFonts w:cs="Times New Roman"/>
        </w:rPr>
        <w:t xml:space="preserve"> also available in the PSID survey. These variables are</w:t>
      </w:r>
      <w:r w:rsidR="00E54D12">
        <w:rPr>
          <w:rFonts w:cs="Times New Roman"/>
        </w:rPr>
        <w:t>:</w:t>
      </w:r>
      <w:r>
        <w:rPr>
          <w:rStyle w:val="FootnoteReference"/>
          <w:rFonts w:cs="Times New Roman"/>
        </w:rPr>
        <w:footnoteReference w:id="78"/>
      </w:r>
    </w:p>
    <w:p w14:paraId="6E0CA608" w14:textId="27EFB8C6" w:rsidR="0049052A" w:rsidRDefault="0049052A" w:rsidP="0049052A">
      <w:pPr>
        <w:spacing w:before="120" w:after="0"/>
        <w:ind w:left="720"/>
        <w:rPr>
          <w:rFonts w:cs="Times New Roman"/>
        </w:rPr>
      </w:pPr>
      <w:r w:rsidRPr="00931163">
        <w:rPr>
          <w:rFonts w:cs="Times New Roman"/>
        </w:rPr>
        <w:t>Individual</w:t>
      </w:r>
      <w:r>
        <w:rPr>
          <w:rFonts w:cs="Times New Roman"/>
        </w:rPr>
        <w:t>-</w:t>
      </w:r>
      <w:r w:rsidRPr="00931163">
        <w:rPr>
          <w:rFonts w:cs="Times New Roman"/>
        </w:rPr>
        <w:t>level:</w:t>
      </w:r>
      <w:r>
        <w:rPr>
          <w:rFonts w:cs="Times New Roman"/>
        </w:rPr>
        <w:t xml:space="preserve"> </w:t>
      </w:r>
      <w:r w:rsidR="00E54D12">
        <w:rPr>
          <w:rFonts w:cs="Times New Roman"/>
        </w:rPr>
        <w:t>g</w:t>
      </w:r>
      <w:r w:rsidRPr="00931163">
        <w:rPr>
          <w:rFonts w:cs="Times New Roman"/>
        </w:rPr>
        <w:t xml:space="preserve">ender, </w:t>
      </w:r>
      <w:r>
        <w:rPr>
          <w:rFonts w:cs="Times New Roman"/>
        </w:rPr>
        <w:t>a</w:t>
      </w:r>
      <w:r w:rsidRPr="00931163">
        <w:rPr>
          <w:rFonts w:cs="Times New Roman"/>
        </w:rPr>
        <w:t xml:space="preserve">ge, </w:t>
      </w:r>
      <w:r>
        <w:rPr>
          <w:rFonts w:cs="Times New Roman"/>
        </w:rPr>
        <w:t>y</w:t>
      </w:r>
      <w:r w:rsidRPr="00931163">
        <w:rPr>
          <w:rFonts w:cs="Times New Roman"/>
        </w:rPr>
        <w:t xml:space="preserve">ears of </w:t>
      </w:r>
      <w:r>
        <w:rPr>
          <w:rFonts w:cs="Times New Roman"/>
        </w:rPr>
        <w:t>e</w:t>
      </w:r>
      <w:r w:rsidRPr="00931163">
        <w:rPr>
          <w:rFonts w:cs="Times New Roman"/>
        </w:rPr>
        <w:t xml:space="preserve">ducation, </w:t>
      </w:r>
      <w:r>
        <w:rPr>
          <w:rFonts w:cs="Times New Roman"/>
        </w:rPr>
        <w:t>a d</w:t>
      </w:r>
      <w:r w:rsidRPr="00931163">
        <w:rPr>
          <w:rFonts w:cs="Times New Roman"/>
        </w:rPr>
        <w:t xml:space="preserve">ummy for </w:t>
      </w:r>
      <w:r>
        <w:rPr>
          <w:rFonts w:cs="Times New Roman"/>
        </w:rPr>
        <w:t>being employed</w:t>
      </w:r>
      <w:r w:rsidRPr="00931163">
        <w:rPr>
          <w:rFonts w:cs="Times New Roman"/>
        </w:rPr>
        <w:t xml:space="preserve">, </w:t>
      </w:r>
      <w:r>
        <w:rPr>
          <w:rFonts w:cs="Times New Roman"/>
        </w:rPr>
        <w:t>a d</w:t>
      </w:r>
      <w:r w:rsidRPr="00931163">
        <w:rPr>
          <w:rFonts w:cs="Times New Roman"/>
        </w:rPr>
        <w:t xml:space="preserve">ummy for </w:t>
      </w:r>
      <w:r>
        <w:rPr>
          <w:rFonts w:cs="Times New Roman"/>
        </w:rPr>
        <w:t>s</w:t>
      </w:r>
      <w:r w:rsidRPr="00931163">
        <w:rPr>
          <w:rFonts w:cs="Times New Roman"/>
        </w:rPr>
        <w:t>elf</w:t>
      </w:r>
      <w:r>
        <w:rPr>
          <w:rFonts w:cs="Times New Roman"/>
        </w:rPr>
        <w:t>-e</w:t>
      </w:r>
      <w:r w:rsidRPr="00931163">
        <w:rPr>
          <w:rFonts w:cs="Times New Roman"/>
        </w:rPr>
        <w:t xml:space="preserve">mployment, </w:t>
      </w:r>
      <w:r>
        <w:rPr>
          <w:rFonts w:cs="Times New Roman"/>
        </w:rPr>
        <w:t>average</w:t>
      </w:r>
      <w:r w:rsidRPr="00931163">
        <w:rPr>
          <w:rFonts w:cs="Times New Roman"/>
        </w:rPr>
        <w:t xml:space="preserve"> hours of work per week last year, </w:t>
      </w:r>
      <w:r>
        <w:rPr>
          <w:rFonts w:cs="Times New Roman"/>
        </w:rPr>
        <w:t>and a dummy for s</w:t>
      </w:r>
      <w:r w:rsidRPr="00931163">
        <w:rPr>
          <w:rFonts w:cs="Times New Roman"/>
        </w:rPr>
        <w:t>pouse present</w:t>
      </w:r>
      <w:r w:rsidR="00E54D12">
        <w:rPr>
          <w:rFonts w:cs="Times New Roman"/>
        </w:rPr>
        <w:t>;</w:t>
      </w:r>
    </w:p>
    <w:p w14:paraId="764A6528" w14:textId="548453F8" w:rsidR="0049052A" w:rsidRPr="00931163" w:rsidRDefault="00E54D12" w:rsidP="00E54D12">
      <w:pPr>
        <w:spacing w:before="120" w:after="0"/>
        <w:ind w:left="720"/>
        <w:rPr>
          <w:rFonts w:cs="Times New Roman"/>
        </w:rPr>
      </w:pPr>
      <w:r>
        <w:rPr>
          <w:rFonts w:cs="Times New Roman"/>
        </w:rPr>
        <w:t xml:space="preserve">and </w:t>
      </w:r>
      <w:r w:rsidR="0049052A" w:rsidRPr="00931163">
        <w:rPr>
          <w:rFonts w:cs="Times New Roman"/>
        </w:rPr>
        <w:t>Spouse level (</w:t>
      </w:r>
      <w:r>
        <w:rPr>
          <w:rFonts w:cs="Times New Roman"/>
        </w:rPr>
        <w:t>i</w:t>
      </w:r>
      <w:r w:rsidR="0049052A" w:rsidRPr="00931163">
        <w:rPr>
          <w:rFonts w:cs="Times New Roman"/>
        </w:rPr>
        <w:t xml:space="preserve">f </w:t>
      </w:r>
      <w:r>
        <w:rPr>
          <w:rFonts w:cs="Times New Roman"/>
        </w:rPr>
        <w:t>relevant</w:t>
      </w:r>
      <w:r w:rsidR="0049052A" w:rsidRPr="00931163">
        <w:rPr>
          <w:rFonts w:cs="Times New Roman"/>
        </w:rPr>
        <w:t>)</w:t>
      </w:r>
      <w:r w:rsidR="0049052A">
        <w:rPr>
          <w:rFonts w:cs="Times New Roman"/>
        </w:rPr>
        <w:t xml:space="preserve">: </w:t>
      </w:r>
      <w:r>
        <w:rPr>
          <w:rFonts w:cs="Times New Roman"/>
        </w:rPr>
        <w:t>a</w:t>
      </w:r>
      <w:r w:rsidR="0049052A" w:rsidRPr="00931163">
        <w:rPr>
          <w:rFonts w:cs="Times New Roman"/>
        </w:rPr>
        <w:t xml:space="preserve">ge, years of education, </w:t>
      </w:r>
      <w:r w:rsidR="0049052A">
        <w:rPr>
          <w:rFonts w:cs="Times New Roman"/>
        </w:rPr>
        <w:t>a d</w:t>
      </w:r>
      <w:r w:rsidR="0049052A" w:rsidRPr="00931163">
        <w:rPr>
          <w:rFonts w:cs="Times New Roman"/>
        </w:rPr>
        <w:t xml:space="preserve">ummy for </w:t>
      </w:r>
      <w:r w:rsidR="0049052A">
        <w:rPr>
          <w:rFonts w:cs="Times New Roman"/>
        </w:rPr>
        <w:t>being employed</w:t>
      </w:r>
      <w:r w:rsidR="0049052A" w:rsidRPr="00931163">
        <w:rPr>
          <w:rFonts w:cs="Times New Roman"/>
        </w:rPr>
        <w:t xml:space="preserve">, </w:t>
      </w:r>
      <w:r w:rsidR="0049052A">
        <w:rPr>
          <w:rFonts w:cs="Times New Roman"/>
        </w:rPr>
        <w:t>a d</w:t>
      </w:r>
      <w:r w:rsidR="0049052A" w:rsidRPr="00931163">
        <w:rPr>
          <w:rFonts w:cs="Times New Roman"/>
        </w:rPr>
        <w:t xml:space="preserve">ummy for </w:t>
      </w:r>
      <w:r w:rsidR="0049052A">
        <w:rPr>
          <w:rFonts w:cs="Times New Roman"/>
        </w:rPr>
        <w:t>s</w:t>
      </w:r>
      <w:r w:rsidR="0049052A" w:rsidRPr="00931163">
        <w:rPr>
          <w:rFonts w:cs="Times New Roman"/>
        </w:rPr>
        <w:t>elf</w:t>
      </w:r>
      <w:r w:rsidR="0049052A">
        <w:rPr>
          <w:rFonts w:cs="Times New Roman"/>
        </w:rPr>
        <w:t>-e</w:t>
      </w:r>
      <w:r w:rsidR="0049052A" w:rsidRPr="00931163">
        <w:rPr>
          <w:rFonts w:cs="Times New Roman"/>
        </w:rPr>
        <w:t xml:space="preserve">mployment, </w:t>
      </w:r>
      <w:r w:rsidR="0049052A">
        <w:rPr>
          <w:rFonts w:cs="Times New Roman"/>
        </w:rPr>
        <w:t>and average</w:t>
      </w:r>
      <w:r w:rsidR="0049052A" w:rsidRPr="00931163">
        <w:rPr>
          <w:rFonts w:cs="Times New Roman"/>
        </w:rPr>
        <w:t xml:space="preserve"> </w:t>
      </w:r>
      <w:r w:rsidR="0049052A">
        <w:rPr>
          <w:rFonts w:cs="Times New Roman"/>
        </w:rPr>
        <w:t xml:space="preserve">weekly </w:t>
      </w:r>
      <w:r w:rsidR="0049052A" w:rsidRPr="00931163">
        <w:rPr>
          <w:rFonts w:cs="Times New Roman"/>
        </w:rPr>
        <w:t xml:space="preserve">hours of </w:t>
      </w:r>
      <w:r w:rsidR="0049052A">
        <w:rPr>
          <w:rFonts w:cs="Times New Roman"/>
        </w:rPr>
        <w:t>employment</w:t>
      </w:r>
      <w:r w:rsidR="0049052A" w:rsidRPr="00931163">
        <w:rPr>
          <w:rFonts w:cs="Times New Roman"/>
        </w:rPr>
        <w:t xml:space="preserve"> last year.</w:t>
      </w:r>
    </w:p>
    <w:p w14:paraId="1F17B13C" w14:textId="77777777" w:rsidR="0049052A" w:rsidRPr="00931163" w:rsidRDefault="0049052A" w:rsidP="0049052A">
      <w:pPr>
        <w:spacing w:before="120" w:after="0"/>
        <w:ind w:left="720"/>
        <w:rPr>
          <w:rFonts w:cs="Times New Roman"/>
        </w:rPr>
      </w:pPr>
      <w:r w:rsidRPr="00931163">
        <w:rPr>
          <w:rFonts w:cs="Times New Roman"/>
        </w:rPr>
        <w:t>Household:</w:t>
      </w:r>
    </w:p>
    <w:p w14:paraId="6AF70E74" w14:textId="73962755" w:rsidR="0049052A" w:rsidRPr="00931163" w:rsidRDefault="0049052A" w:rsidP="0049052A">
      <w:pPr>
        <w:spacing w:before="120" w:after="0"/>
        <w:ind w:left="720"/>
        <w:rPr>
          <w:rFonts w:cs="Times New Roman"/>
        </w:rPr>
      </w:pPr>
      <w:r w:rsidRPr="00931163">
        <w:rPr>
          <w:rFonts w:cs="Times New Roman"/>
        </w:rPr>
        <w:tab/>
      </w:r>
      <w:r>
        <w:rPr>
          <w:rFonts w:cs="Times New Roman"/>
        </w:rPr>
        <w:t>Dummy for home</w:t>
      </w:r>
      <w:r w:rsidRPr="00931163">
        <w:rPr>
          <w:rFonts w:cs="Times New Roman"/>
        </w:rPr>
        <w:t xml:space="preserve"> </w:t>
      </w:r>
      <w:r w:rsidR="00E54D12">
        <w:rPr>
          <w:rFonts w:cs="Times New Roman"/>
        </w:rPr>
        <w:t>o</w:t>
      </w:r>
      <w:r w:rsidRPr="00931163">
        <w:rPr>
          <w:rFonts w:cs="Times New Roman"/>
        </w:rPr>
        <w:t>wnership</w:t>
      </w:r>
      <w:r>
        <w:rPr>
          <w:rFonts w:cs="Times New Roman"/>
        </w:rPr>
        <w:t xml:space="preserve"> and number</w:t>
      </w:r>
      <w:r w:rsidRPr="00931163">
        <w:rPr>
          <w:rFonts w:cs="Times New Roman"/>
        </w:rPr>
        <w:t xml:space="preserve"> </w:t>
      </w:r>
      <w:r>
        <w:rPr>
          <w:rFonts w:cs="Times New Roman"/>
        </w:rPr>
        <w:t xml:space="preserve">of </w:t>
      </w:r>
      <w:r w:rsidRPr="00931163">
        <w:rPr>
          <w:rFonts w:cs="Times New Roman"/>
        </w:rPr>
        <w:t>rooms</w:t>
      </w:r>
      <w:r>
        <w:rPr>
          <w:rFonts w:cs="Times New Roman"/>
        </w:rPr>
        <w:t xml:space="preserve"> in the housing unit</w:t>
      </w:r>
      <w:r w:rsidR="006E27BE">
        <w:rPr>
          <w:rFonts w:cs="Times New Roman"/>
        </w:rPr>
        <w:t>.</w:t>
      </w:r>
    </w:p>
    <w:p w14:paraId="22F2792B" w14:textId="77777777" w:rsidR="0049052A" w:rsidRPr="00931163" w:rsidRDefault="0049052A" w:rsidP="0049052A">
      <w:pPr>
        <w:spacing w:before="120" w:after="0"/>
        <w:ind w:left="720"/>
        <w:rPr>
          <w:rFonts w:cs="Times New Roman"/>
        </w:rPr>
      </w:pPr>
      <w:r w:rsidRPr="00931163">
        <w:rPr>
          <w:rFonts w:cs="Times New Roman"/>
        </w:rPr>
        <w:t>Family Characteristics:</w:t>
      </w:r>
    </w:p>
    <w:p w14:paraId="4B1F385E" w14:textId="23CF655B" w:rsidR="0049052A" w:rsidRPr="00931163" w:rsidRDefault="0049052A" w:rsidP="0049052A">
      <w:pPr>
        <w:spacing w:before="120" w:after="0"/>
        <w:ind w:left="1440"/>
        <w:rPr>
          <w:rFonts w:cs="Times New Roman"/>
        </w:rPr>
      </w:pPr>
      <w:r w:rsidRPr="00931163">
        <w:rPr>
          <w:rFonts w:cs="Times New Roman"/>
        </w:rPr>
        <w:t xml:space="preserve">Average </w:t>
      </w:r>
      <w:r>
        <w:rPr>
          <w:rFonts w:cs="Times New Roman"/>
        </w:rPr>
        <w:t>y</w:t>
      </w:r>
      <w:r w:rsidRPr="00931163">
        <w:rPr>
          <w:rFonts w:cs="Times New Roman"/>
        </w:rPr>
        <w:t xml:space="preserve">ears of education of all </w:t>
      </w:r>
      <w:r>
        <w:rPr>
          <w:rFonts w:cs="Times New Roman"/>
        </w:rPr>
        <w:t>a</w:t>
      </w:r>
      <w:r w:rsidRPr="00931163">
        <w:rPr>
          <w:rFonts w:cs="Times New Roman"/>
        </w:rPr>
        <w:t xml:space="preserve">dult members, </w:t>
      </w:r>
      <w:r>
        <w:rPr>
          <w:rFonts w:cs="Times New Roman"/>
        </w:rPr>
        <w:t>a</w:t>
      </w:r>
      <w:r w:rsidRPr="00931163">
        <w:rPr>
          <w:rFonts w:cs="Times New Roman"/>
        </w:rPr>
        <w:t xml:space="preserve">ge </w:t>
      </w:r>
      <w:r>
        <w:rPr>
          <w:rFonts w:cs="Times New Roman"/>
        </w:rPr>
        <w:t>of the y</w:t>
      </w:r>
      <w:r w:rsidRPr="00931163">
        <w:rPr>
          <w:rFonts w:cs="Times New Roman"/>
        </w:rPr>
        <w:t xml:space="preserve">oungest </w:t>
      </w:r>
      <w:r>
        <w:rPr>
          <w:rFonts w:cs="Times New Roman"/>
        </w:rPr>
        <w:t>c</w:t>
      </w:r>
      <w:r w:rsidRPr="00931163">
        <w:rPr>
          <w:rFonts w:cs="Times New Roman"/>
        </w:rPr>
        <w:t xml:space="preserve">hild, </w:t>
      </w:r>
      <w:r>
        <w:rPr>
          <w:rFonts w:cs="Times New Roman"/>
        </w:rPr>
        <w:t>n</w:t>
      </w:r>
      <w:r w:rsidRPr="00931163">
        <w:rPr>
          <w:rFonts w:cs="Times New Roman"/>
        </w:rPr>
        <w:t xml:space="preserve">umber of </w:t>
      </w:r>
      <w:r>
        <w:rPr>
          <w:rFonts w:cs="Times New Roman"/>
        </w:rPr>
        <w:t>c</w:t>
      </w:r>
      <w:r w:rsidRPr="00931163">
        <w:rPr>
          <w:rFonts w:cs="Times New Roman"/>
        </w:rPr>
        <w:t>hildren by age group (0</w:t>
      </w:r>
      <w:r w:rsidR="00E54D12">
        <w:rPr>
          <w:rFonts w:cs="Times New Roman"/>
        </w:rPr>
        <w:t>–</w:t>
      </w:r>
      <w:r w:rsidRPr="00931163">
        <w:rPr>
          <w:rFonts w:cs="Times New Roman"/>
        </w:rPr>
        <w:t>1;</w:t>
      </w:r>
      <w:r w:rsidR="00E54D12">
        <w:rPr>
          <w:rFonts w:cs="Times New Roman"/>
        </w:rPr>
        <w:t xml:space="preserve"> </w:t>
      </w:r>
      <w:r w:rsidRPr="00931163">
        <w:rPr>
          <w:rFonts w:cs="Times New Roman"/>
        </w:rPr>
        <w:t>2</w:t>
      </w:r>
      <w:r w:rsidR="00E54D12">
        <w:rPr>
          <w:rFonts w:cs="Times New Roman"/>
        </w:rPr>
        <w:t>–</w:t>
      </w:r>
      <w:r w:rsidRPr="00931163">
        <w:rPr>
          <w:rFonts w:cs="Times New Roman"/>
        </w:rPr>
        <w:t>5;</w:t>
      </w:r>
      <w:r w:rsidR="00E54D12">
        <w:rPr>
          <w:rFonts w:cs="Times New Roman"/>
        </w:rPr>
        <w:t xml:space="preserve"> </w:t>
      </w:r>
      <w:r w:rsidRPr="00931163">
        <w:rPr>
          <w:rFonts w:cs="Times New Roman"/>
        </w:rPr>
        <w:t>6</w:t>
      </w:r>
      <w:r w:rsidR="00E54D12">
        <w:rPr>
          <w:rFonts w:cs="Times New Roman"/>
        </w:rPr>
        <w:t>–</w:t>
      </w:r>
      <w:r w:rsidRPr="00931163">
        <w:rPr>
          <w:rFonts w:cs="Times New Roman"/>
        </w:rPr>
        <w:t>12;</w:t>
      </w:r>
      <w:r w:rsidR="00E54D12">
        <w:rPr>
          <w:rFonts w:cs="Times New Roman"/>
        </w:rPr>
        <w:t xml:space="preserve"> </w:t>
      </w:r>
      <w:r w:rsidRPr="00931163">
        <w:rPr>
          <w:rFonts w:cs="Times New Roman"/>
        </w:rPr>
        <w:t>13</w:t>
      </w:r>
      <w:r w:rsidR="00E54D12">
        <w:rPr>
          <w:rFonts w:cs="Times New Roman"/>
        </w:rPr>
        <w:t>–</w:t>
      </w:r>
      <w:r w:rsidRPr="00931163">
        <w:rPr>
          <w:rFonts w:cs="Times New Roman"/>
        </w:rPr>
        <w:t xml:space="preserve">17), </w:t>
      </w:r>
      <w:r>
        <w:rPr>
          <w:rFonts w:cs="Times New Roman"/>
        </w:rPr>
        <w:t>n</w:t>
      </w:r>
      <w:r w:rsidRPr="00931163">
        <w:rPr>
          <w:rFonts w:cs="Times New Roman"/>
        </w:rPr>
        <w:t xml:space="preserve">umber of </w:t>
      </w:r>
      <w:r>
        <w:rPr>
          <w:rFonts w:cs="Times New Roman"/>
        </w:rPr>
        <w:t>a</w:t>
      </w:r>
      <w:r w:rsidRPr="00931163">
        <w:rPr>
          <w:rFonts w:cs="Times New Roman"/>
        </w:rPr>
        <w:t xml:space="preserve">dults by </w:t>
      </w:r>
      <w:r>
        <w:rPr>
          <w:rFonts w:cs="Times New Roman"/>
        </w:rPr>
        <w:t>g</w:t>
      </w:r>
      <w:r w:rsidRPr="00931163">
        <w:rPr>
          <w:rFonts w:cs="Times New Roman"/>
        </w:rPr>
        <w:t xml:space="preserve">ender </w:t>
      </w:r>
      <w:r>
        <w:rPr>
          <w:rFonts w:cs="Times New Roman"/>
        </w:rPr>
        <w:t xml:space="preserve">in various age groups </w:t>
      </w:r>
      <w:r w:rsidRPr="00931163">
        <w:rPr>
          <w:rFonts w:cs="Times New Roman"/>
        </w:rPr>
        <w:t>(18</w:t>
      </w:r>
      <w:r w:rsidR="00E54D12">
        <w:rPr>
          <w:rFonts w:cs="Times New Roman"/>
        </w:rPr>
        <w:t>–</w:t>
      </w:r>
      <w:r w:rsidRPr="00931163">
        <w:rPr>
          <w:rFonts w:cs="Times New Roman"/>
        </w:rPr>
        <w:t>24;</w:t>
      </w:r>
      <w:r w:rsidR="00E54D12">
        <w:rPr>
          <w:rFonts w:cs="Times New Roman"/>
        </w:rPr>
        <w:t xml:space="preserve"> </w:t>
      </w:r>
      <w:r w:rsidRPr="00931163">
        <w:rPr>
          <w:rFonts w:cs="Times New Roman"/>
        </w:rPr>
        <w:t>25</w:t>
      </w:r>
      <w:r w:rsidR="00E54D12">
        <w:rPr>
          <w:rFonts w:cs="Times New Roman"/>
        </w:rPr>
        <w:t>–</w:t>
      </w:r>
      <w:r w:rsidRPr="00931163">
        <w:rPr>
          <w:rFonts w:cs="Times New Roman"/>
        </w:rPr>
        <w:t>44;</w:t>
      </w:r>
      <w:r w:rsidR="00E54D12">
        <w:rPr>
          <w:rFonts w:cs="Times New Roman"/>
        </w:rPr>
        <w:t xml:space="preserve"> </w:t>
      </w:r>
      <w:r w:rsidRPr="00931163">
        <w:rPr>
          <w:rFonts w:cs="Times New Roman"/>
        </w:rPr>
        <w:t>45</w:t>
      </w:r>
      <w:r w:rsidR="00E54D12">
        <w:rPr>
          <w:rFonts w:cs="Times New Roman"/>
        </w:rPr>
        <w:t>–</w:t>
      </w:r>
      <w:r w:rsidRPr="00931163">
        <w:rPr>
          <w:rFonts w:cs="Times New Roman"/>
        </w:rPr>
        <w:t>64;</w:t>
      </w:r>
      <w:r w:rsidR="00E54D12">
        <w:rPr>
          <w:rFonts w:cs="Times New Roman"/>
        </w:rPr>
        <w:t xml:space="preserve"> </w:t>
      </w:r>
      <w:r w:rsidRPr="00931163">
        <w:rPr>
          <w:rFonts w:cs="Times New Roman"/>
        </w:rPr>
        <w:t>65+), number of employed adults</w:t>
      </w:r>
      <w:r>
        <w:rPr>
          <w:rFonts w:cs="Times New Roman"/>
        </w:rPr>
        <w:t>, and</w:t>
      </w:r>
      <w:r w:rsidRPr="00931163">
        <w:rPr>
          <w:rFonts w:cs="Times New Roman"/>
        </w:rPr>
        <w:t xml:space="preserve"> </w:t>
      </w:r>
      <w:r>
        <w:rPr>
          <w:rFonts w:cs="Times New Roman"/>
        </w:rPr>
        <w:t>a d</w:t>
      </w:r>
      <w:r w:rsidRPr="00931163">
        <w:rPr>
          <w:rFonts w:cs="Times New Roman"/>
        </w:rPr>
        <w:t xml:space="preserve">ummy for </w:t>
      </w:r>
      <w:r>
        <w:rPr>
          <w:rFonts w:cs="Times New Roman"/>
        </w:rPr>
        <w:t xml:space="preserve">a </w:t>
      </w:r>
      <w:r w:rsidRPr="00931163">
        <w:rPr>
          <w:rFonts w:cs="Times New Roman"/>
        </w:rPr>
        <w:t>child (0</w:t>
      </w:r>
      <w:r w:rsidR="00E54D12">
        <w:rPr>
          <w:rFonts w:cs="Times New Roman"/>
        </w:rPr>
        <w:t>–</w:t>
      </w:r>
      <w:r w:rsidRPr="00931163">
        <w:rPr>
          <w:rFonts w:cs="Times New Roman"/>
        </w:rPr>
        <w:t>17</w:t>
      </w:r>
      <w:r>
        <w:rPr>
          <w:rFonts w:cs="Times New Roman"/>
        </w:rPr>
        <w:t xml:space="preserve"> years</w:t>
      </w:r>
      <w:r w:rsidRPr="00931163">
        <w:rPr>
          <w:rFonts w:cs="Times New Roman"/>
        </w:rPr>
        <w:t>) in the household.</w:t>
      </w:r>
    </w:p>
    <w:p w14:paraId="07C24E83" w14:textId="05CA5FD6" w:rsidR="0049052A" w:rsidRPr="00931163" w:rsidRDefault="0049052A" w:rsidP="0049052A">
      <w:pPr>
        <w:spacing w:before="120" w:after="0"/>
        <w:rPr>
          <w:rFonts w:cs="Times New Roman"/>
        </w:rPr>
      </w:pPr>
      <w:r w:rsidRPr="00931163">
        <w:rPr>
          <w:rFonts w:cs="Times New Roman"/>
        </w:rPr>
        <w:t xml:space="preserve">Except for gender and </w:t>
      </w:r>
      <w:r>
        <w:rPr>
          <w:rFonts w:cs="Times New Roman"/>
        </w:rPr>
        <w:t xml:space="preserve">the </w:t>
      </w:r>
      <w:r w:rsidRPr="00931163">
        <w:rPr>
          <w:rFonts w:cs="Times New Roman"/>
        </w:rPr>
        <w:t xml:space="preserve">presence of </w:t>
      </w:r>
      <w:r>
        <w:rPr>
          <w:rFonts w:cs="Times New Roman"/>
        </w:rPr>
        <w:t xml:space="preserve">a </w:t>
      </w:r>
      <w:r w:rsidRPr="00931163">
        <w:rPr>
          <w:rFonts w:cs="Times New Roman"/>
        </w:rPr>
        <w:t>child in the ho</w:t>
      </w:r>
      <w:r>
        <w:rPr>
          <w:rFonts w:cs="Times New Roman"/>
        </w:rPr>
        <w:t>me</w:t>
      </w:r>
      <w:r w:rsidRPr="00931163">
        <w:rPr>
          <w:rFonts w:cs="Times New Roman"/>
        </w:rPr>
        <w:t xml:space="preserve">, all other variables are used as is in the set of control variables Z. Given the </w:t>
      </w:r>
      <w:r>
        <w:rPr>
          <w:rFonts w:cs="Times New Roman"/>
        </w:rPr>
        <w:t>sizeable</w:t>
      </w:r>
      <w:r w:rsidRPr="00931163">
        <w:rPr>
          <w:rFonts w:cs="Times New Roman"/>
        </w:rPr>
        <w:t xml:space="preserve"> difference in </w:t>
      </w:r>
      <w:r>
        <w:rPr>
          <w:rFonts w:cs="Times New Roman"/>
        </w:rPr>
        <w:t>the time spent on household production</w:t>
      </w:r>
      <w:r w:rsidRPr="00931163">
        <w:rPr>
          <w:rFonts w:cs="Times New Roman"/>
        </w:rPr>
        <w:t xml:space="preserve"> between men and women and between </w:t>
      </w:r>
      <w:r>
        <w:rPr>
          <w:rFonts w:cs="Times New Roman"/>
        </w:rPr>
        <w:t>individuals</w:t>
      </w:r>
      <w:r w:rsidRPr="00931163">
        <w:rPr>
          <w:rFonts w:cs="Times New Roman"/>
        </w:rPr>
        <w:t xml:space="preserve"> with and without children</w:t>
      </w:r>
      <w:r>
        <w:rPr>
          <w:rFonts w:cs="Times New Roman"/>
        </w:rPr>
        <w:t xml:space="preserve"> in their household</w:t>
      </w:r>
      <w:r w:rsidRPr="00931163">
        <w:rPr>
          <w:rFonts w:cs="Times New Roman"/>
        </w:rPr>
        <w:t xml:space="preserve">, a combination of these two variables </w:t>
      </w:r>
      <w:r w:rsidR="00E54D12">
        <w:rPr>
          <w:rFonts w:cs="Times New Roman"/>
        </w:rPr>
        <w:t>is</w:t>
      </w:r>
      <w:r w:rsidR="00E54D12" w:rsidRPr="00931163">
        <w:rPr>
          <w:rFonts w:cs="Times New Roman"/>
        </w:rPr>
        <w:t xml:space="preserve"> </w:t>
      </w:r>
      <w:r w:rsidRPr="00931163">
        <w:rPr>
          <w:rFonts w:cs="Times New Roman"/>
        </w:rPr>
        <w:t xml:space="preserve">used as </w:t>
      </w:r>
      <w:r w:rsidR="00E54D12">
        <w:rPr>
          <w:rFonts w:cs="Times New Roman"/>
        </w:rPr>
        <w:t xml:space="preserve">a </w:t>
      </w:r>
      <w:r w:rsidRPr="00931163">
        <w:rPr>
          <w:rFonts w:cs="Times New Roman"/>
        </w:rPr>
        <w:t xml:space="preserve">strict </w:t>
      </w:r>
      <w:r>
        <w:rPr>
          <w:rFonts w:cs="Times New Roman"/>
        </w:rPr>
        <w:t>s</w:t>
      </w:r>
      <w:r w:rsidRPr="00931163">
        <w:rPr>
          <w:rFonts w:cs="Times New Roman"/>
        </w:rPr>
        <w:t>trata variable for the average conditional correlation approach</w:t>
      </w:r>
      <w:r w:rsidR="00E54D12">
        <w:rPr>
          <w:rFonts w:cs="Times New Roman"/>
        </w:rPr>
        <w:t>,</w:t>
      </w:r>
      <w:r>
        <w:rPr>
          <w:rStyle w:val="FootnoteReference"/>
          <w:rFonts w:cs="Times New Roman"/>
        </w:rPr>
        <w:footnoteReference w:id="79"/>
      </w:r>
      <w:r w:rsidRPr="00931163">
        <w:rPr>
          <w:rFonts w:cs="Times New Roman"/>
        </w:rPr>
        <w:t xml:space="preserve"> or used interacted with the rest of the variables, for the regression approach.</w:t>
      </w:r>
    </w:p>
    <w:p w14:paraId="444A9B55" w14:textId="77777777" w:rsidR="0049052A" w:rsidRDefault="0049052A" w:rsidP="0049052A">
      <w:pPr>
        <w:pStyle w:val="Heading2"/>
        <w:numPr>
          <w:ilvl w:val="0"/>
          <w:numId w:val="0"/>
        </w:numPr>
        <w:ind w:left="576"/>
      </w:pPr>
      <w:bookmarkStart w:id="227" w:name="_Toc158095535"/>
      <w:r>
        <w:t>Results</w:t>
      </w:r>
      <w:bookmarkEnd w:id="227"/>
    </w:p>
    <w:p w14:paraId="7D35D801" w14:textId="77777777" w:rsidR="0049052A" w:rsidRPr="00931163" w:rsidRDefault="0049052A" w:rsidP="0049052A">
      <w:r w:rsidRPr="00931163">
        <w:t xml:space="preserve">We start with the analysis of the CIA using the conditional correlation approach. In all cases, </w:t>
      </w:r>
      <w:r>
        <w:t xml:space="preserve">the main focus should be </w:t>
      </w:r>
      <w:r w:rsidRPr="00931163">
        <w:t xml:space="preserve">the rank correlation between total </w:t>
      </w:r>
      <w:r>
        <w:t>consumption</w:t>
      </w:r>
      <w:r w:rsidRPr="00931163">
        <w:t xml:space="preserve"> and time </w:t>
      </w:r>
      <w:r>
        <w:t>spent</w:t>
      </w:r>
      <w:r w:rsidRPr="00931163">
        <w:t xml:space="preserve"> on household production. </w:t>
      </w:r>
      <w:r>
        <w:t>As supplementary information, w</w:t>
      </w:r>
      <w:r w:rsidRPr="00931163">
        <w:t xml:space="preserve">e </w:t>
      </w:r>
      <w:r>
        <w:t xml:space="preserve">also </w:t>
      </w:r>
      <w:r w:rsidRPr="00931163">
        <w:t xml:space="preserve">present the changes in the conditional correlation for </w:t>
      </w:r>
      <w:r>
        <w:t>the</w:t>
      </w:r>
      <w:r w:rsidRPr="00931163">
        <w:t xml:space="preserve"> components</w:t>
      </w:r>
      <w:r>
        <w:t xml:space="preserve"> of household production that can be identified in the PSID</w:t>
      </w:r>
      <w:r w:rsidRPr="00931163">
        <w:t>.</w:t>
      </w:r>
    </w:p>
    <w:p w14:paraId="15AC8D2F" w14:textId="6B8387F4" w:rsidR="0049052A" w:rsidRDefault="0049052A" w:rsidP="0049052A">
      <w:pPr>
        <w:rPr>
          <w:rFonts w:cs="Times New Roman"/>
        </w:rPr>
      </w:pPr>
      <w:r>
        <w:lastRenderedPageBreak/>
        <w:t>F</w:t>
      </w:r>
      <w:r w:rsidRPr="00931163">
        <w:t xml:space="preserve">igure 1 relates the changes in </w:t>
      </w:r>
      <w:r>
        <w:t xml:space="preserve">the </w:t>
      </w:r>
      <w:r w:rsidRPr="00931163">
        <w:t xml:space="preserve">conditional correlation between household production and total household expenditure. The first </w:t>
      </w:r>
      <w:r>
        <w:t>point</w:t>
      </w:r>
      <w:r w:rsidRPr="00931163">
        <w:t xml:space="preserve"> to consider is that</w:t>
      </w:r>
      <w:r w:rsidR="00E54D12">
        <w:t>,</w:t>
      </w:r>
      <w:r w:rsidRPr="00931163">
        <w:t xml:space="preserve"> when no controls are used, the rank correlation between </w:t>
      </w:r>
      <w:r>
        <w:t>spending</w:t>
      </w:r>
      <w:r w:rsidRPr="00931163">
        <w:t xml:space="preserve"> and </w:t>
      </w:r>
      <w:r>
        <w:t>time spent on household production</w:t>
      </w:r>
      <w:r w:rsidRPr="00931163">
        <w:t xml:space="preserve"> is just above 0.12. Once we control for at least gender and the presence of a child, it drops d</w:t>
      </w:r>
      <w:r>
        <w:t>rastically to 0.03</w:t>
      </w:r>
      <w:r w:rsidR="00F97FBD">
        <w:t>8</w:t>
      </w:r>
      <w:r>
        <w:t xml:space="preserve">, a level considered </w:t>
      </w:r>
      <w:r w:rsidRPr="00931163">
        <w:t xml:space="preserve">small </w:t>
      </w:r>
      <w:r>
        <w:t xml:space="preserve">and </w:t>
      </w:r>
      <w:r w:rsidRPr="00931163">
        <w:t xml:space="preserve">with </w:t>
      </w:r>
      <w:r w:rsidR="00E54D12">
        <w:t>few</w:t>
      </w:r>
      <w:r w:rsidR="00E54D12" w:rsidRPr="00931163">
        <w:t xml:space="preserve"> </w:t>
      </w:r>
      <w:r w:rsidRPr="00931163">
        <w:t>economic implications. I</w:t>
      </w:r>
      <w:r>
        <w:t>nterestingly,</w:t>
      </w:r>
      <w:r w:rsidRPr="00931163">
        <w:t xml:space="preserve"> using the sub-clusters does not </w:t>
      </w:r>
      <w:r>
        <w:t>furth</w:t>
      </w:r>
      <w:bookmarkStart w:id="228" w:name="_GoBack"/>
      <w:bookmarkEnd w:id="228"/>
      <w:r>
        <w:t>er reduce</w:t>
      </w:r>
      <w:r w:rsidRPr="00931163">
        <w:t xml:space="preserve"> the average conditional correlation, which remains low, around 0.05. </w:t>
      </w:r>
    </w:p>
    <w:p w14:paraId="17B1106E" w14:textId="52158024" w:rsidR="0049052A" w:rsidRPr="00117F9C" w:rsidRDefault="0049052A" w:rsidP="0049052A">
      <w:pPr>
        <w:pStyle w:val="ListParagraph"/>
        <w:spacing w:after="0"/>
        <w:ind w:left="360"/>
        <w:rPr>
          <w:rFonts w:cs="Times New Roman"/>
          <w:b/>
        </w:rPr>
      </w:pPr>
      <w:commentRangeStart w:id="229"/>
      <w:commentRangeStart w:id="230"/>
      <w:commentRangeStart w:id="231"/>
      <w:r w:rsidRPr="00117F9C">
        <w:rPr>
          <w:rFonts w:cs="Times New Roman"/>
          <w:b/>
        </w:rPr>
        <w:t xml:space="preserve">Figure </w:t>
      </w:r>
      <w:r w:rsidR="00B26281">
        <w:rPr>
          <w:rFonts w:cs="Times New Roman"/>
          <w:b/>
        </w:rPr>
        <w:t>A</w:t>
      </w:r>
      <w:r w:rsidRPr="00117F9C">
        <w:rPr>
          <w:rFonts w:cs="Times New Roman"/>
          <w:b/>
        </w:rPr>
        <w:t>1</w:t>
      </w:r>
      <w:commentRangeEnd w:id="229"/>
      <w:r w:rsidR="00B777D4">
        <w:rPr>
          <w:rStyle w:val="CommentReference"/>
        </w:rPr>
        <w:commentReference w:id="229"/>
      </w:r>
      <w:commentRangeEnd w:id="230"/>
      <w:r w:rsidR="008C3BEC">
        <w:rPr>
          <w:rStyle w:val="CommentReference"/>
        </w:rPr>
        <w:commentReference w:id="230"/>
      </w:r>
      <w:commentRangeEnd w:id="231"/>
      <w:r w:rsidR="001D45EA">
        <w:rPr>
          <w:rStyle w:val="CommentReference"/>
        </w:rPr>
        <w:commentReference w:id="231"/>
      </w:r>
      <w:r w:rsidRPr="00117F9C">
        <w:rPr>
          <w:rFonts w:cs="Times New Roman"/>
          <w:b/>
        </w:rPr>
        <w:t xml:space="preserve">: Conditional </w:t>
      </w:r>
      <w:r>
        <w:rPr>
          <w:rFonts w:cs="Times New Roman"/>
          <w:b/>
        </w:rPr>
        <w:t>c</w:t>
      </w:r>
      <w:r w:rsidRPr="00117F9C">
        <w:rPr>
          <w:rFonts w:cs="Times New Roman"/>
          <w:b/>
        </w:rPr>
        <w:t xml:space="preserve">orrelation: Total </w:t>
      </w:r>
      <w:r>
        <w:rPr>
          <w:rFonts w:cs="Times New Roman"/>
          <w:b/>
        </w:rPr>
        <w:t>h</w:t>
      </w:r>
      <w:r w:rsidRPr="00117F9C">
        <w:rPr>
          <w:rFonts w:cs="Times New Roman"/>
          <w:b/>
        </w:rPr>
        <w:t xml:space="preserve">ousehold </w:t>
      </w:r>
      <w:r>
        <w:rPr>
          <w:rFonts w:cs="Times New Roman"/>
          <w:b/>
        </w:rPr>
        <w:t>p</w:t>
      </w:r>
      <w:r w:rsidRPr="00117F9C">
        <w:rPr>
          <w:rFonts w:cs="Times New Roman"/>
          <w:b/>
        </w:rPr>
        <w:t>roduction</w:t>
      </w:r>
    </w:p>
    <w:p w14:paraId="4756FCEB" w14:textId="6F31909F" w:rsidR="00F97FBD" w:rsidRPr="00931163" w:rsidRDefault="00F97FBD" w:rsidP="0049052A">
      <w:pPr>
        <w:pStyle w:val="ListParagraph"/>
        <w:spacing w:after="0"/>
        <w:ind w:left="360"/>
        <w:rPr>
          <w:rFonts w:cs="Times New Roman"/>
        </w:rPr>
      </w:pPr>
      <w:r>
        <w:rPr>
          <w:noProof/>
        </w:rPr>
        <w:drawing>
          <wp:inline distT="0" distB="0" distL="0" distR="0" wp14:anchorId="5B860804" wp14:editId="3FEE5CCB">
            <wp:extent cx="5718175" cy="2062480"/>
            <wp:effectExtent l="0" t="0" r="15875" b="13970"/>
            <wp:docPr id="25" name="Chart 25">
              <a:extLst xmlns:a="http://schemas.openxmlformats.org/drawingml/2006/main">
                <a:ext uri="{FF2B5EF4-FFF2-40B4-BE49-F238E27FC236}">
                  <a16:creationId xmlns:a16="http://schemas.microsoft.com/office/drawing/2014/main" id="{4EF86159-AF04-43A2-BE42-5959B45B5D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0D0E5749" w14:textId="77777777" w:rsidR="0049052A" w:rsidRPr="00931163" w:rsidRDefault="0049052A" w:rsidP="0049052A">
      <w:pPr>
        <w:pStyle w:val="ListParagraph"/>
        <w:spacing w:after="0"/>
        <w:ind w:left="360"/>
        <w:rPr>
          <w:rFonts w:cs="Times New Roman"/>
          <w:b/>
          <w:bCs/>
        </w:rPr>
      </w:pPr>
    </w:p>
    <w:p w14:paraId="7A373CBF" w14:textId="221A737A" w:rsidR="0049052A" w:rsidRDefault="0049052A" w:rsidP="0049052A">
      <w:r w:rsidRPr="00931163">
        <w:t xml:space="preserve">Figure </w:t>
      </w:r>
      <w:r w:rsidR="008F648D">
        <w:t>A</w:t>
      </w:r>
      <w:r w:rsidRPr="00931163">
        <w:t xml:space="preserve">2 presents a similar exercise as </w:t>
      </w:r>
      <w:r>
        <w:t>F</w:t>
      </w:r>
      <w:r w:rsidRPr="00931163">
        <w:t xml:space="preserve">igure </w:t>
      </w:r>
      <w:r w:rsidR="008F648D">
        <w:t>A</w:t>
      </w:r>
      <w:r w:rsidRPr="00931163">
        <w:t xml:space="preserve">1, but where correlations are estimated using the components of household production: </w:t>
      </w:r>
      <w:r>
        <w:t>housework (</w:t>
      </w:r>
      <w:r w:rsidR="00C243C8">
        <w:t>“</w:t>
      </w:r>
      <w:r>
        <w:t>core</w:t>
      </w:r>
      <w:r w:rsidR="00C243C8">
        <w:t>”</w:t>
      </w:r>
      <w:r>
        <w:t>)</w:t>
      </w:r>
      <w:r w:rsidRPr="00931163">
        <w:t xml:space="preserve">, </w:t>
      </w:r>
      <w:r>
        <w:t>shopping (</w:t>
      </w:r>
      <w:r w:rsidR="00C243C8">
        <w:t>“</w:t>
      </w:r>
      <w:r>
        <w:t>procurement</w:t>
      </w:r>
      <w:r w:rsidR="00C243C8">
        <w:t>”</w:t>
      </w:r>
      <w:r>
        <w:t>)</w:t>
      </w:r>
      <w:r w:rsidRPr="00931163">
        <w:t>, child</w:t>
      </w:r>
      <w:r>
        <w:t>care,</w:t>
      </w:r>
      <w:r w:rsidRPr="00931163">
        <w:t xml:space="preserve"> and adult care.</w:t>
      </w:r>
      <w:r>
        <w:t xml:space="preserve"> Since childcare is often the focus of the literature on the care economy, it is interesting to note that</w:t>
      </w:r>
      <w:r w:rsidR="00E54D12">
        <w:t>,</w:t>
      </w:r>
      <w:r>
        <w:t xml:space="preserve"> w</w:t>
      </w:r>
      <w:r w:rsidRPr="00931163">
        <w:t xml:space="preserve">hen no controls are </w:t>
      </w:r>
      <w:r>
        <w:t>included</w:t>
      </w:r>
      <w:r w:rsidRPr="00931163">
        <w:t xml:space="preserve">, there is a strong correlation of almost 0.2. </w:t>
      </w:r>
      <w:r>
        <w:t>Like</w:t>
      </w:r>
      <w:r w:rsidRPr="00931163">
        <w:t xml:space="preserve"> total household production, accounting for gender and </w:t>
      </w:r>
      <w:r>
        <w:t xml:space="preserve">the </w:t>
      </w:r>
      <w:r w:rsidRPr="00931163">
        <w:t>presence of children alone absorbs almost completely the correlation between</w:t>
      </w:r>
      <w:r>
        <w:t xml:space="preserve"> c</w:t>
      </w:r>
      <w:r w:rsidRPr="00931163">
        <w:t xml:space="preserve">hildcare and </w:t>
      </w:r>
      <w:r>
        <w:t>consumption</w:t>
      </w:r>
      <w:r w:rsidRPr="00931163">
        <w:t xml:space="preserve"> to negligible levels. </w:t>
      </w:r>
      <w:r>
        <w:t>In contrast, t</w:t>
      </w:r>
      <w:r w:rsidRPr="00931163">
        <w:t>ime spen</w:t>
      </w:r>
      <w:r>
        <w:t>t</w:t>
      </w:r>
      <w:r w:rsidRPr="00931163">
        <w:t xml:space="preserve"> on adult care seems uncorrelated </w:t>
      </w:r>
      <w:r>
        <w:t>with</w:t>
      </w:r>
      <w:r w:rsidRPr="00931163">
        <w:t xml:space="preserve"> household </w:t>
      </w:r>
      <w:r>
        <w:t>consumption</w:t>
      </w:r>
      <w:r w:rsidRPr="00931163">
        <w:t xml:space="preserve">, even when we do not control for any characteristics. </w:t>
      </w:r>
    </w:p>
    <w:p w14:paraId="21C339A2" w14:textId="77777777" w:rsidR="00E54D12" w:rsidRPr="00CD22A5" w:rsidRDefault="00E54D12" w:rsidP="0049052A"/>
    <w:p w14:paraId="23B7DD5F" w14:textId="1DE1C0CB" w:rsidR="0049052A" w:rsidRPr="00E41150" w:rsidRDefault="0049052A" w:rsidP="00E41150">
      <w:pPr>
        <w:pStyle w:val="ListParagraph"/>
        <w:spacing w:after="0"/>
        <w:ind w:left="360"/>
        <w:rPr>
          <w:rFonts w:cs="Times New Roman"/>
          <w:b/>
        </w:rPr>
      </w:pPr>
      <w:r w:rsidRPr="008F648D">
        <w:rPr>
          <w:rFonts w:cs="Times New Roman"/>
          <w:b/>
          <w:highlight w:val="yellow"/>
        </w:rPr>
        <w:t xml:space="preserve">Figure </w:t>
      </w:r>
      <w:r w:rsidR="00B26281">
        <w:rPr>
          <w:rFonts w:cs="Times New Roman"/>
          <w:b/>
          <w:highlight w:val="yellow"/>
        </w:rPr>
        <w:t>A</w:t>
      </w:r>
      <w:r w:rsidRPr="008F648D">
        <w:rPr>
          <w:rFonts w:cs="Times New Roman"/>
          <w:b/>
          <w:highlight w:val="yellow"/>
        </w:rPr>
        <w:t>2</w:t>
      </w:r>
      <w:r w:rsidRPr="00117F9C">
        <w:rPr>
          <w:rFonts w:cs="Times New Roman"/>
          <w:b/>
        </w:rPr>
        <w:t xml:space="preserve"> Conditional </w:t>
      </w:r>
      <w:r>
        <w:rPr>
          <w:rFonts w:cs="Times New Roman"/>
          <w:b/>
        </w:rPr>
        <w:t>c</w:t>
      </w:r>
      <w:r w:rsidRPr="00117F9C">
        <w:rPr>
          <w:rFonts w:cs="Times New Roman"/>
          <w:b/>
        </w:rPr>
        <w:t xml:space="preserve">orrelation: </w:t>
      </w:r>
      <w:r>
        <w:rPr>
          <w:rFonts w:cs="Times New Roman"/>
          <w:b/>
        </w:rPr>
        <w:t>components of h</w:t>
      </w:r>
      <w:r w:rsidRPr="00117F9C">
        <w:rPr>
          <w:rFonts w:cs="Times New Roman"/>
          <w:b/>
        </w:rPr>
        <w:t xml:space="preserve">ousehold </w:t>
      </w:r>
      <w:r>
        <w:rPr>
          <w:rFonts w:cs="Times New Roman"/>
          <w:b/>
        </w:rPr>
        <w:t>p</w:t>
      </w:r>
      <w:r w:rsidRPr="00117F9C">
        <w:rPr>
          <w:rFonts w:cs="Times New Roman"/>
          <w:b/>
        </w:rPr>
        <w:t>roduction</w:t>
      </w:r>
    </w:p>
    <w:p w14:paraId="224E18D0" w14:textId="6429EF52" w:rsidR="0049052A" w:rsidRPr="00931163" w:rsidRDefault="00E41150" w:rsidP="0049052A">
      <w:pPr>
        <w:pStyle w:val="ListParagraph"/>
        <w:spacing w:after="0"/>
        <w:ind w:left="0"/>
        <w:rPr>
          <w:rFonts w:cs="Times New Roman"/>
          <w:b/>
          <w:bCs/>
        </w:rPr>
      </w:pPr>
      <w:r>
        <w:rPr>
          <w:noProof/>
        </w:rPr>
        <w:lastRenderedPageBreak/>
        <w:drawing>
          <wp:inline distT="0" distB="0" distL="0" distR="0" wp14:anchorId="37CF10DB" wp14:editId="1DC662E6">
            <wp:extent cx="5909310" cy="2505710"/>
            <wp:effectExtent l="0" t="0" r="15240" b="8890"/>
            <wp:docPr id="24" name="Chart 24">
              <a:extLst xmlns:a="http://schemas.openxmlformats.org/drawingml/2006/main">
                <a:ext uri="{FF2B5EF4-FFF2-40B4-BE49-F238E27FC236}">
                  <a16:creationId xmlns:a16="http://schemas.microsoft.com/office/drawing/2014/main" id="{F911B34F-E2E7-44A6-BDEE-16B558B46E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4DD63C5E" w14:textId="77777777" w:rsidR="00E54D12" w:rsidRDefault="00E54D12" w:rsidP="0049052A">
      <w:pPr>
        <w:spacing w:after="0"/>
      </w:pPr>
    </w:p>
    <w:p w14:paraId="291AB3E3" w14:textId="5BE59C43" w:rsidR="0049052A" w:rsidRPr="00931163" w:rsidRDefault="0049052A" w:rsidP="0049052A">
      <w:pPr>
        <w:spacing w:after="0"/>
      </w:pPr>
      <w:r w:rsidRPr="008F3676">
        <w:t>The correlation of consumption with time spent on core activities is low</w:t>
      </w:r>
      <w:r>
        <w:t>,</w:t>
      </w:r>
      <w:r w:rsidRPr="008F3676">
        <w:t xml:space="preserve"> less than 0.1</w:t>
      </w:r>
      <w:r>
        <w:t>. Moreover, it</w:t>
      </w:r>
      <w:r w:rsidRPr="008F3676">
        <w:t xml:space="preserve"> reduces considerably after controlling for gender and </w:t>
      </w:r>
      <w:r>
        <w:t xml:space="preserve">the presence of </w:t>
      </w:r>
      <w:r w:rsidRPr="008F3676">
        <w:t>child</w:t>
      </w:r>
      <w:r>
        <w:t>ren</w:t>
      </w:r>
      <w:r w:rsidRPr="008F3676">
        <w:t xml:space="preserve"> and accounting for at least </w:t>
      </w:r>
      <w:r>
        <w:t>ten</w:t>
      </w:r>
      <w:r w:rsidRPr="008F3676">
        <w:t xml:space="preserve"> groups</w:t>
      </w:r>
      <w:r>
        <w:t xml:space="preserve"> of </w:t>
      </w:r>
      <w:r w:rsidRPr="008F3676">
        <w:t>subclusters. The correlation, however, does not fall further</w:t>
      </w:r>
      <w:r>
        <w:t>,</w:t>
      </w:r>
      <w:r w:rsidRPr="008F3676">
        <w:t xml:space="preserve"> regardless of the number of clusters used</w:t>
      </w:r>
      <w:r w:rsidRPr="00931163">
        <w:rPr>
          <w:rFonts w:cs="Times New Roman"/>
        </w:rPr>
        <w:t xml:space="preserve">. </w:t>
      </w:r>
      <w:r w:rsidRPr="00931163">
        <w:t xml:space="preserve">The last component of interest is </w:t>
      </w:r>
      <w:r>
        <w:t>p</w:t>
      </w:r>
      <w:r w:rsidRPr="00931163">
        <w:t>rocurement</w:t>
      </w:r>
      <w:r>
        <w:t xml:space="preserve"> (mainly shopping)</w:t>
      </w:r>
      <w:r w:rsidRPr="00931163">
        <w:t xml:space="preserve">. In contrast with </w:t>
      </w:r>
      <w:r>
        <w:t>core</w:t>
      </w:r>
      <w:r w:rsidRPr="00931163">
        <w:t xml:space="preserve"> activities</w:t>
      </w:r>
      <w:r>
        <w:t xml:space="preserve"> and adult care</w:t>
      </w:r>
      <w:r w:rsidRPr="00931163">
        <w:t xml:space="preserve">, this variable shows a </w:t>
      </w:r>
      <w:r>
        <w:t>notable</w:t>
      </w:r>
      <w:r w:rsidRPr="00931163">
        <w:t xml:space="preserve"> correlation with expenditure (0.1) regardless of the number of clusters used. Th</w:t>
      </w:r>
      <w:r>
        <w:t xml:space="preserve">e </w:t>
      </w:r>
      <w:r w:rsidRPr="00931163">
        <w:t>s</w:t>
      </w:r>
      <w:r>
        <w:t>table behavior</w:t>
      </w:r>
      <w:r w:rsidRPr="00931163">
        <w:t xml:space="preserve">, however, </w:t>
      </w:r>
      <w:r>
        <w:t>may make economic sense:</w:t>
      </w:r>
      <w:r w:rsidRPr="00931163">
        <w:t xml:space="preserve"> </w:t>
      </w:r>
      <w:r w:rsidR="004C512E">
        <w:t>h</w:t>
      </w:r>
      <w:r w:rsidRPr="00931163">
        <w:t>ouseholds with higher expenditure</w:t>
      </w:r>
      <w:r>
        <w:t>s</w:t>
      </w:r>
      <w:r w:rsidRPr="00931163">
        <w:t xml:space="preserve"> </w:t>
      </w:r>
      <w:r>
        <w:t>may</w:t>
      </w:r>
      <w:r w:rsidRPr="00931163">
        <w:t xml:space="preserve"> also </w:t>
      </w:r>
      <w:r>
        <w:t>spend</w:t>
      </w:r>
      <w:r w:rsidRPr="00931163">
        <w:t xml:space="preserve"> more time shopping, which explains the observed correlation. </w:t>
      </w:r>
      <w:r>
        <w:t>However</w:t>
      </w:r>
      <w:r w:rsidRPr="00931163">
        <w:t xml:space="preserve">, while this correlation may be considered </w:t>
      </w:r>
      <w:r>
        <w:t>signific</w:t>
      </w:r>
      <w:r w:rsidRPr="00931163">
        <w:t xml:space="preserve">ant, </w:t>
      </w:r>
      <w:r>
        <w:t>we</w:t>
      </w:r>
      <w:r w:rsidRPr="00931163">
        <w:t xml:space="preserve"> should </w:t>
      </w:r>
      <w:r>
        <w:t xml:space="preserve">place the time dimension in context. On average, </w:t>
      </w:r>
      <w:r w:rsidRPr="00931163">
        <w:t>people spend only 4 h</w:t>
      </w:r>
      <w:r>
        <w:t>ou</w:t>
      </w:r>
      <w:r w:rsidRPr="00931163">
        <w:t>rs per week on procurement, and less than 6</w:t>
      </w:r>
      <w:r>
        <w:t xml:space="preserve"> percent of people </w:t>
      </w:r>
      <w:r w:rsidRPr="00931163">
        <w:t xml:space="preserve">spend </w:t>
      </w:r>
      <w:r w:rsidR="004C512E">
        <w:t>over</w:t>
      </w:r>
      <w:r w:rsidRPr="00931163">
        <w:t xml:space="preserve"> 10</w:t>
      </w:r>
      <w:r>
        <w:t xml:space="preserve"> </w:t>
      </w:r>
      <w:r w:rsidRPr="00931163">
        <w:t>h</w:t>
      </w:r>
      <w:r>
        <w:t>ou</w:t>
      </w:r>
      <w:r w:rsidRPr="00931163">
        <w:t xml:space="preserve">rs on </w:t>
      </w:r>
      <w:r w:rsidR="004C512E">
        <w:t>the same</w:t>
      </w:r>
      <w:r w:rsidRPr="00931163">
        <w:t xml:space="preserve">. </w:t>
      </w:r>
    </w:p>
    <w:p w14:paraId="0073DA85" w14:textId="6B89FA06" w:rsidR="0049052A" w:rsidRPr="00931163" w:rsidRDefault="0049052A" w:rsidP="0049052A">
      <w:r>
        <w:t>Overall, PSID evidence</w:t>
      </w:r>
      <w:r w:rsidRPr="00931163">
        <w:t xml:space="preserve"> suggest</w:t>
      </w:r>
      <w:r>
        <w:t>s</w:t>
      </w:r>
      <w:r w:rsidRPr="00931163">
        <w:t xml:space="preserve"> that the CIA assumption holds for total household production, core activities, adult care, and </w:t>
      </w:r>
      <w:r w:rsidR="00C15BD7">
        <w:t>childcare</w:t>
      </w:r>
      <w:r w:rsidRPr="00931163">
        <w:t xml:space="preserve">. While the evidence is </w:t>
      </w:r>
      <w:r>
        <w:t>perhaps less strong for</w:t>
      </w:r>
      <w:r w:rsidRPr="00931163">
        <w:t xml:space="preserve"> procurement, one should consider that the average conditional correlations presented here only represent an upper bound of the underlying conditional correlation across variables, as we do not fully control for differences in characteristics within a particular cluster.</w:t>
      </w:r>
      <w:r>
        <w:t xml:space="preserve"> I</w:t>
      </w:r>
      <w:r w:rsidRPr="00931163">
        <w:t xml:space="preserve">n the </w:t>
      </w:r>
      <w:r>
        <w:t>s</w:t>
      </w:r>
      <w:r w:rsidRPr="00931163">
        <w:t xml:space="preserve">tatistical matching approach, </w:t>
      </w:r>
      <w:r>
        <w:t>we address this</w:t>
      </w:r>
      <w:r w:rsidRPr="00931163">
        <w:t xml:space="preserve"> by using the rank implied by </w:t>
      </w:r>
      <w:r>
        <w:t xml:space="preserve">the </w:t>
      </w:r>
      <w:r w:rsidRPr="00931163">
        <w:t xml:space="preserve">propensity score to further </w:t>
      </w:r>
      <w:r w:rsidR="004C512E">
        <w:t>aid</w:t>
      </w:r>
      <w:r w:rsidR="004C512E" w:rsidRPr="00931163">
        <w:t xml:space="preserve"> </w:t>
      </w:r>
      <w:r w:rsidRPr="00931163">
        <w:t xml:space="preserve">in identifying statistical twins. </w:t>
      </w:r>
    </w:p>
    <w:p w14:paraId="7792C5A1" w14:textId="7C3515D1" w:rsidR="0049052A" w:rsidRPr="00931163" w:rsidRDefault="0049052A" w:rsidP="0049052A">
      <w:r>
        <w:t xml:space="preserve">We now turn to the results of testing CIA using regression models. </w:t>
      </w:r>
      <w:r w:rsidRPr="00931163">
        <w:t xml:space="preserve">As already described, the residual </w:t>
      </w:r>
      <w:r>
        <w:t>correlation</w:t>
      </w:r>
      <w:r w:rsidRPr="00931163">
        <w:t xml:space="preserve"> focuses on obtaining the residual</w:t>
      </w:r>
      <w:r>
        <w:t>s</w:t>
      </w:r>
      <w:r w:rsidRPr="00931163">
        <w:t xml:space="preserve"> (or generalized residual</w:t>
      </w:r>
      <w:r>
        <w:t>s</w:t>
      </w:r>
      <w:r w:rsidRPr="00931163">
        <w:t xml:space="preserve">) from estimating a model with </w:t>
      </w:r>
      <w:r>
        <w:t>household production</w:t>
      </w:r>
      <w:r w:rsidRPr="00931163">
        <w:t xml:space="preserve"> or household </w:t>
      </w:r>
      <w:r>
        <w:t>consumption</w:t>
      </w:r>
      <w:r w:rsidRPr="00931163">
        <w:t xml:space="preserve"> as </w:t>
      </w:r>
      <w:r>
        <w:t xml:space="preserve">the </w:t>
      </w:r>
      <w:r w:rsidRPr="00931163">
        <w:t>depend</w:t>
      </w:r>
      <w:r>
        <w:t>ent</w:t>
      </w:r>
      <w:r w:rsidRPr="00931163">
        <w:t xml:space="preserve"> variable, controlling for all common variables</w:t>
      </w:r>
      <w:r>
        <w:t xml:space="preserve"> </w:t>
      </w:r>
      <m:oMath>
        <m:r>
          <w:rPr>
            <w:rFonts w:ascii="Cambria Math" w:hAnsi="Cambria Math"/>
          </w:rPr>
          <m:t>Z</m:t>
        </m:r>
      </m:oMath>
      <w:r w:rsidRPr="00931163">
        <w:t xml:space="preserve">. </w:t>
      </w:r>
      <w:r>
        <w:t>W</w:t>
      </w:r>
      <w:r w:rsidRPr="00931163">
        <w:t xml:space="preserve">e use </w:t>
      </w:r>
      <w:r>
        <w:t>an OLS that specifies</w:t>
      </w:r>
      <w:r w:rsidRPr="00931163">
        <w:t xml:space="preserve"> the log of household </w:t>
      </w:r>
      <w:r>
        <w:t>consumption</w:t>
      </w:r>
      <w:r w:rsidRPr="00931163">
        <w:t xml:space="preserve"> as a function of control variables</w:t>
      </w:r>
      <w:r>
        <w:t xml:space="preserve"> mentioned in the previous section</w:t>
      </w:r>
      <w:r w:rsidRPr="00931163">
        <w:t xml:space="preserve">, all interacted with </w:t>
      </w:r>
      <w:r>
        <w:t xml:space="preserve">gender and the presence of child </w:t>
      </w:r>
      <w:r w:rsidRPr="00931163">
        <w:t>dummies</w:t>
      </w:r>
      <w:r>
        <w:t>.</w:t>
      </w:r>
      <w:r w:rsidRPr="00931163">
        <w:t xml:space="preserve"> </w:t>
      </w:r>
      <w:r>
        <w:t xml:space="preserve">We use a </w:t>
      </w:r>
      <w:r w:rsidR="00AE4EB3">
        <w:t>T</w:t>
      </w:r>
      <w:r>
        <w:t xml:space="preserve">obit model for household production </w:t>
      </w:r>
      <w:r w:rsidRPr="00931163">
        <w:t>and obtain the generalized residuals from the model.</w:t>
      </w:r>
    </w:p>
    <w:p w14:paraId="54B49CDC" w14:textId="6C21F1CA" w:rsidR="0049052A" w:rsidRPr="00931163" w:rsidRDefault="0049052A" w:rsidP="0049052A">
      <w:r w:rsidRPr="00931163">
        <w:lastRenderedPageBreak/>
        <w:t xml:space="preserve">The underlying models are </w:t>
      </w:r>
      <w:r>
        <w:t xml:space="preserve">not reported here because of the large number of explanatory variables but are </w:t>
      </w:r>
      <w:r w:rsidRPr="00931163">
        <w:t>available upon request. The household expenditure model has an R</w:t>
      </w:r>
      <w:r>
        <w:t>-squared</w:t>
      </w:r>
      <w:r w:rsidRPr="00931163">
        <w:t xml:space="preserve"> of 0.48</w:t>
      </w:r>
      <w:r>
        <w:t>4</w:t>
      </w:r>
      <w:r w:rsidRPr="00931163">
        <w:t xml:space="preserve"> and uses 105 explanatory variables. The time</w:t>
      </w:r>
      <w:r>
        <w:t>-</w:t>
      </w:r>
      <w:r w:rsidRPr="00931163">
        <w:t xml:space="preserve">use </w:t>
      </w:r>
      <w:r w:rsidR="00AE4EB3">
        <w:t>T</w:t>
      </w:r>
      <w:r w:rsidRPr="00931163">
        <w:t xml:space="preserve">obit models have </w:t>
      </w:r>
      <w:r>
        <w:t xml:space="preserve">a </w:t>
      </w:r>
      <w:r w:rsidRPr="00931163">
        <w:t>lower</w:t>
      </w:r>
      <w:r w:rsidR="004C512E">
        <w:t>,</w:t>
      </w:r>
      <w:r w:rsidRPr="00931163">
        <w:t xml:space="preserve"> pseudo R</w:t>
      </w:r>
      <w:r>
        <w:t>-squared</w:t>
      </w:r>
      <w:r w:rsidRPr="00931163">
        <w:t xml:space="preserve">. The highest is observed for time </w:t>
      </w:r>
      <w:r>
        <w:t>spent</w:t>
      </w:r>
      <w:r w:rsidRPr="00931163">
        <w:t xml:space="preserve"> on childcare (0.11</w:t>
      </w:r>
      <w:r w:rsidR="000E73FC">
        <w:t>8</w:t>
      </w:r>
      <w:r w:rsidRPr="00931163">
        <w:t xml:space="preserve">), and the lowest </w:t>
      </w:r>
      <w:r>
        <w:t xml:space="preserve">is </w:t>
      </w:r>
      <w:r w:rsidRPr="00931163">
        <w:t>for procurement (0.01</w:t>
      </w:r>
      <w:r w:rsidR="000E73FC">
        <w:t>8</w:t>
      </w:r>
      <w:r w:rsidRPr="00931163">
        <w:t xml:space="preserve">). The pseudo </w:t>
      </w:r>
      <w:r>
        <w:t>R-squared</w:t>
      </w:r>
      <w:r w:rsidRPr="00931163">
        <w:t xml:space="preserve"> for total household production is 0.048.</w:t>
      </w:r>
    </w:p>
    <w:p w14:paraId="2FF2948A" w14:textId="28708FE7" w:rsidR="0049052A" w:rsidRPr="00931163" w:rsidRDefault="0049052A" w:rsidP="0049052A">
      <w:pPr>
        <w:spacing w:after="0"/>
        <w:rPr>
          <w:rFonts w:cs="Times New Roman"/>
        </w:rPr>
      </w:pPr>
      <w:r w:rsidRPr="00931163">
        <w:rPr>
          <w:rFonts w:cs="Times New Roman"/>
        </w:rPr>
        <w:t>Once the residuals from the model are obtain</w:t>
      </w:r>
      <w:r>
        <w:rPr>
          <w:rFonts w:cs="Times New Roman"/>
        </w:rPr>
        <w:t>ed</w:t>
      </w:r>
      <w:r w:rsidRPr="00931163">
        <w:rPr>
          <w:rFonts w:cs="Times New Roman"/>
        </w:rPr>
        <w:t xml:space="preserve">, we can construct the corresponding correlations to test for the CIA assumption. Table </w:t>
      </w:r>
      <w:r w:rsidR="008F648D">
        <w:rPr>
          <w:rFonts w:cs="Times New Roman"/>
        </w:rPr>
        <w:t>A</w:t>
      </w:r>
      <w:r>
        <w:rPr>
          <w:rFonts w:cs="Times New Roman"/>
        </w:rPr>
        <w:t>1</w:t>
      </w:r>
      <w:r w:rsidRPr="00931163">
        <w:rPr>
          <w:rFonts w:cs="Times New Roman"/>
        </w:rPr>
        <w:t xml:space="preserve"> provides these correlations between total household expenditure and time spen</w:t>
      </w:r>
      <w:r>
        <w:rPr>
          <w:rFonts w:cs="Times New Roman"/>
        </w:rPr>
        <w:t>t</w:t>
      </w:r>
      <w:r w:rsidRPr="00931163">
        <w:rPr>
          <w:rFonts w:cs="Times New Roman"/>
        </w:rPr>
        <w:t xml:space="preserve"> on household production. Similar to before, we </w:t>
      </w:r>
      <w:r>
        <w:rPr>
          <w:rFonts w:cs="Times New Roman"/>
        </w:rPr>
        <w:t>report</w:t>
      </w:r>
      <w:r w:rsidRPr="00931163">
        <w:rPr>
          <w:rFonts w:cs="Times New Roman"/>
        </w:rPr>
        <w:t xml:space="preserve"> the correlations from three models. One without controls, one that controls for gender and</w:t>
      </w:r>
      <w:r w:rsidR="004C512E">
        <w:rPr>
          <w:rFonts w:cs="Times New Roman"/>
        </w:rPr>
        <w:t xml:space="preserve"> the</w:t>
      </w:r>
      <w:r w:rsidRPr="00931163">
        <w:rPr>
          <w:rFonts w:cs="Times New Roman"/>
        </w:rPr>
        <w:t xml:space="preserve"> </w:t>
      </w:r>
      <w:r>
        <w:rPr>
          <w:rFonts w:cs="Times New Roman"/>
        </w:rPr>
        <w:t xml:space="preserve">presence of </w:t>
      </w:r>
      <w:r w:rsidRPr="00931163">
        <w:rPr>
          <w:rFonts w:cs="Times New Roman"/>
        </w:rPr>
        <w:t>child</w:t>
      </w:r>
      <w:r>
        <w:rPr>
          <w:rFonts w:cs="Times New Roman"/>
        </w:rPr>
        <w:t>ren</w:t>
      </w:r>
      <w:r w:rsidRPr="00931163">
        <w:rPr>
          <w:rFonts w:cs="Times New Roman"/>
        </w:rPr>
        <w:t>, and one with full interaction</w:t>
      </w:r>
      <w:r>
        <w:rPr>
          <w:rFonts w:cs="Times New Roman"/>
        </w:rPr>
        <w:t xml:space="preserve"> (</w:t>
      </w:r>
      <w:r w:rsidRPr="00FA6C26">
        <w:rPr>
          <w:rFonts w:eastAsia="Times New Roman" w:cs="Times New Roman"/>
          <w:color w:val="000000"/>
          <w:sz w:val="20"/>
          <w:szCs w:val="20"/>
        </w:rPr>
        <w:t>GC X Z</w:t>
      </w:r>
      <w:r>
        <w:rPr>
          <w:rFonts w:eastAsia="Times New Roman" w:cs="Times New Roman"/>
          <w:color w:val="000000"/>
          <w:sz w:val="20"/>
          <w:szCs w:val="20"/>
        </w:rPr>
        <w:t>)</w:t>
      </w:r>
      <w:r w:rsidRPr="00931163">
        <w:rPr>
          <w:rFonts w:cs="Times New Roman"/>
        </w:rPr>
        <w:t xml:space="preserve">. </w:t>
      </w:r>
    </w:p>
    <w:p w14:paraId="7BE3B055" w14:textId="6D45C3AC" w:rsidR="0049052A" w:rsidRPr="00B861F1" w:rsidRDefault="0049052A" w:rsidP="00B861F1">
      <w:pPr>
        <w:spacing w:after="0"/>
        <w:ind w:firstLine="720"/>
        <w:rPr>
          <w:rFonts w:cs="Times New Roman"/>
          <w:b/>
        </w:rPr>
      </w:pPr>
      <w:r w:rsidRPr="008F648D">
        <w:rPr>
          <w:rFonts w:cs="Times New Roman"/>
          <w:b/>
          <w:highlight w:val="yellow"/>
        </w:rPr>
        <w:t xml:space="preserve">Table </w:t>
      </w:r>
      <w:r w:rsidR="00B26281">
        <w:rPr>
          <w:rFonts w:cs="Times New Roman"/>
          <w:b/>
          <w:highlight w:val="yellow"/>
        </w:rPr>
        <w:t>A</w:t>
      </w:r>
      <w:r w:rsidRPr="008F648D">
        <w:rPr>
          <w:rFonts w:cs="Times New Roman"/>
          <w:b/>
          <w:highlight w:val="yellow"/>
        </w:rPr>
        <w:t>1</w:t>
      </w:r>
      <w:r w:rsidRPr="00117F9C">
        <w:rPr>
          <w:rFonts w:cs="Times New Roman"/>
          <w:b/>
        </w:rPr>
        <w:t xml:space="preserve"> Residual </w:t>
      </w:r>
      <w:r w:rsidR="00AE4EB3">
        <w:rPr>
          <w:rFonts w:cs="Times New Roman"/>
          <w:b/>
        </w:rPr>
        <w:t>c</w:t>
      </w:r>
      <w:r w:rsidRPr="00117F9C">
        <w:rPr>
          <w:rFonts w:cs="Times New Roman"/>
          <w:b/>
        </w:rPr>
        <w:t>orrelation</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399"/>
        <w:gridCol w:w="1094"/>
        <w:gridCol w:w="766"/>
        <w:gridCol w:w="1238"/>
        <w:gridCol w:w="994"/>
        <w:gridCol w:w="1100"/>
      </w:tblGrid>
      <w:tr w:rsidR="00B861F1" w:rsidRPr="00B861F1" w14:paraId="04C391B6" w14:textId="77777777" w:rsidTr="00850FFC">
        <w:trPr>
          <w:trHeight w:val="300"/>
        </w:trPr>
        <w:tc>
          <w:tcPr>
            <w:tcW w:w="0" w:type="auto"/>
            <w:tcBorders>
              <w:top w:val="single" w:sz="4" w:space="0" w:color="auto"/>
              <w:bottom w:val="single" w:sz="4" w:space="0" w:color="auto"/>
            </w:tcBorders>
            <w:shd w:val="clear" w:color="auto" w:fill="auto"/>
            <w:noWrap/>
            <w:vAlign w:val="bottom"/>
            <w:hideMark/>
          </w:tcPr>
          <w:p w14:paraId="4F161E42" w14:textId="77777777" w:rsidR="00B861F1" w:rsidRPr="00B861F1" w:rsidRDefault="00B861F1" w:rsidP="00850FFC">
            <w:pPr>
              <w:spacing w:after="0" w:line="240" w:lineRule="auto"/>
              <w:rPr>
                <w:rFonts w:eastAsia="Times New Roman" w:cs="Times New Roman"/>
                <w:sz w:val="20"/>
                <w:szCs w:val="20"/>
              </w:rPr>
            </w:pPr>
          </w:p>
        </w:tc>
        <w:tc>
          <w:tcPr>
            <w:tcW w:w="0" w:type="auto"/>
            <w:tcBorders>
              <w:top w:val="single" w:sz="4" w:space="0" w:color="auto"/>
              <w:bottom w:val="single" w:sz="4" w:space="0" w:color="auto"/>
            </w:tcBorders>
            <w:shd w:val="clear" w:color="auto" w:fill="auto"/>
            <w:noWrap/>
            <w:vAlign w:val="bottom"/>
            <w:hideMark/>
          </w:tcPr>
          <w:p w14:paraId="1E93A0E5" w14:textId="77777777" w:rsidR="00B861F1" w:rsidRPr="00B861F1" w:rsidRDefault="00B861F1" w:rsidP="00850FFC">
            <w:pPr>
              <w:spacing w:after="0" w:line="240" w:lineRule="auto"/>
              <w:rPr>
                <w:rFonts w:eastAsia="Times New Roman" w:cs="Times New Roman"/>
                <w:color w:val="000000"/>
                <w:sz w:val="20"/>
                <w:szCs w:val="20"/>
              </w:rPr>
            </w:pPr>
            <w:r w:rsidRPr="00B861F1">
              <w:rPr>
                <w:rFonts w:eastAsia="Times New Roman" w:cs="Times New Roman"/>
                <w:color w:val="000000"/>
                <w:sz w:val="20"/>
                <w:szCs w:val="20"/>
              </w:rPr>
              <w:t xml:space="preserve">Household </w:t>
            </w:r>
          </w:p>
          <w:p w14:paraId="20903FA5" w14:textId="77777777" w:rsidR="00B861F1" w:rsidRPr="00B861F1" w:rsidRDefault="00B861F1" w:rsidP="00850FFC">
            <w:pPr>
              <w:spacing w:after="0" w:line="240" w:lineRule="auto"/>
              <w:rPr>
                <w:rFonts w:eastAsia="Times New Roman" w:cs="Times New Roman"/>
                <w:color w:val="000000"/>
                <w:sz w:val="20"/>
                <w:szCs w:val="20"/>
              </w:rPr>
            </w:pPr>
            <w:r w:rsidRPr="00B861F1">
              <w:rPr>
                <w:rFonts w:eastAsia="Times New Roman" w:cs="Times New Roman"/>
                <w:color w:val="000000"/>
                <w:sz w:val="20"/>
                <w:szCs w:val="20"/>
              </w:rPr>
              <w:t xml:space="preserve">Production </w:t>
            </w:r>
          </w:p>
        </w:tc>
        <w:tc>
          <w:tcPr>
            <w:tcW w:w="0" w:type="auto"/>
            <w:tcBorders>
              <w:top w:val="single" w:sz="4" w:space="0" w:color="auto"/>
              <w:bottom w:val="single" w:sz="4" w:space="0" w:color="auto"/>
            </w:tcBorders>
            <w:shd w:val="clear" w:color="auto" w:fill="auto"/>
            <w:noWrap/>
            <w:vAlign w:val="bottom"/>
            <w:hideMark/>
          </w:tcPr>
          <w:p w14:paraId="58E6573C" w14:textId="77777777" w:rsidR="00B861F1" w:rsidRPr="00B861F1" w:rsidRDefault="00B861F1" w:rsidP="00850FFC">
            <w:pPr>
              <w:spacing w:after="0" w:line="240" w:lineRule="auto"/>
              <w:rPr>
                <w:rFonts w:eastAsia="Times New Roman" w:cs="Times New Roman"/>
                <w:color w:val="000000"/>
                <w:sz w:val="20"/>
                <w:szCs w:val="20"/>
              </w:rPr>
            </w:pPr>
            <w:r w:rsidRPr="00B861F1">
              <w:rPr>
                <w:rFonts w:eastAsia="Times New Roman" w:cs="Times New Roman"/>
                <w:color w:val="000000"/>
                <w:sz w:val="20"/>
                <w:szCs w:val="20"/>
              </w:rPr>
              <w:t>Core</w:t>
            </w:r>
          </w:p>
        </w:tc>
        <w:tc>
          <w:tcPr>
            <w:tcW w:w="0" w:type="auto"/>
            <w:tcBorders>
              <w:top w:val="single" w:sz="4" w:space="0" w:color="auto"/>
              <w:bottom w:val="single" w:sz="4" w:space="0" w:color="auto"/>
            </w:tcBorders>
            <w:shd w:val="clear" w:color="auto" w:fill="auto"/>
            <w:noWrap/>
            <w:vAlign w:val="bottom"/>
            <w:hideMark/>
          </w:tcPr>
          <w:p w14:paraId="17AD7EC7" w14:textId="77777777" w:rsidR="00B861F1" w:rsidRPr="00B861F1" w:rsidRDefault="00B861F1" w:rsidP="00850FFC">
            <w:pPr>
              <w:spacing w:after="0" w:line="240" w:lineRule="auto"/>
              <w:rPr>
                <w:rFonts w:eastAsia="Times New Roman" w:cs="Times New Roman"/>
                <w:color w:val="000000"/>
                <w:sz w:val="20"/>
                <w:szCs w:val="20"/>
              </w:rPr>
            </w:pPr>
            <w:r w:rsidRPr="00B861F1">
              <w:rPr>
                <w:rFonts w:eastAsia="Times New Roman" w:cs="Times New Roman"/>
                <w:color w:val="000000"/>
                <w:sz w:val="20"/>
                <w:szCs w:val="20"/>
              </w:rPr>
              <w:t>Procurement</w:t>
            </w:r>
          </w:p>
        </w:tc>
        <w:tc>
          <w:tcPr>
            <w:tcW w:w="0" w:type="auto"/>
            <w:tcBorders>
              <w:top w:val="single" w:sz="4" w:space="0" w:color="auto"/>
              <w:bottom w:val="single" w:sz="4" w:space="0" w:color="auto"/>
            </w:tcBorders>
            <w:shd w:val="clear" w:color="auto" w:fill="auto"/>
            <w:noWrap/>
            <w:vAlign w:val="bottom"/>
            <w:hideMark/>
          </w:tcPr>
          <w:p w14:paraId="75E553EF" w14:textId="014D527C" w:rsidR="00B861F1" w:rsidRPr="00B861F1" w:rsidRDefault="00C15BD7" w:rsidP="00850FFC">
            <w:pPr>
              <w:spacing w:after="0" w:line="240" w:lineRule="auto"/>
              <w:rPr>
                <w:rFonts w:eastAsia="Times New Roman" w:cs="Times New Roman"/>
                <w:color w:val="000000"/>
                <w:sz w:val="20"/>
                <w:szCs w:val="20"/>
              </w:rPr>
            </w:pPr>
            <w:r>
              <w:rPr>
                <w:rFonts w:eastAsia="Times New Roman" w:cs="Times New Roman"/>
                <w:color w:val="000000"/>
                <w:sz w:val="20"/>
                <w:szCs w:val="20"/>
              </w:rPr>
              <w:t>Childcare</w:t>
            </w:r>
          </w:p>
        </w:tc>
        <w:tc>
          <w:tcPr>
            <w:tcW w:w="0" w:type="auto"/>
            <w:tcBorders>
              <w:top w:val="single" w:sz="4" w:space="0" w:color="auto"/>
              <w:bottom w:val="single" w:sz="4" w:space="0" w:color="auto"/>
            </w:tcBorders>
            <w:shd w:val="clear" w:color="auto" w:fill="auto"/>
            <w:noWrap/>
            <w:vAlign w:val="bottom"/>
            <w:hideMark/>
          </w:tcPr>
          <w:p w14:paraId="79D1E823" w14:textId="77777777" w:rsidR="00B861F1" w:rsidRPr="00B861F1" w:rsidRDefault="00B861F1" w:rsidP="00850FFC">
            <w:pPr>
              <w:spacing w:after="0" w:line="240" w:lineRule="auto"/>
              <w:rPr>
                <w:rFonts w:eastAsia="Times New Roman" w:cs="Times New Roman"/>
                <w:color w:val="000000"/>
                <w:sz w:val="20"/>
                <w:szCs w:val="20"/>
              </w:rPr>
            </w:pPr>
            <w:r w:rsidRPr="00B861F1">
              <w:rPr>
                <w:rFonts w:eastAsia="Times New Roman" w:cs="Times New Roman"/>
                <w:color w:val="000000"/>
                <w:sz w:val="20"/>
                <w:szCs w:val="20"/>
              </w:rPr>
              <w:t>Adult Care</w:t>
            </w:r>
          </w:p>
        </w:tc>
      </w:tr>
      <w:tr w:rsidR="00B861F1" w:rsidRPr="00B861F1" w14:paraId="6102C8EA" w14:textId="77777777" w:rsidTr="00850FFC">
        <w:trPr>
          <w:trHeight w:val="300"/>
        </w:trPr>
        <w:tc>
          <w:tcPr>
            <w:tcW w:w="0" w:type="auto"/>
            <w:tcBorders>
              <w:top w:val="single" w:sz="4" w:space="0" w:color="auto"/>
            </w:tcBorders>
            <w:shd w:val="clear" w:color="auto" w:fill="auto"/>
            <w:noWrap/>
            <w:vAlign w:val="bottom"/>
            <w:hideMark/>
          </w:tcPr>
          <w:p w14:paraId="5DB9A47E" w14:textId="77777777" w:rsidR="00B861F1" w:rsidRPr="00B861F1" w:rsidRDefault="00B861F1" w:rsidP="00850FFC">
            <w:pPr>
              <w:spacing w:after="0" w:line="240" w:lineRule="auto"/>
              <w:rPr>
                <w:rFonts w:eastAsia="Times New Roman" w:cs="Times New Roman"/>
                <w:color w:val="000000"/>
                <w:sz w:val="20"/>
                <w:szCs w:val="20"/>
              </w:rPr>
            </w:pPr>
            <w:r w:rsidRPr="00B861F1">
              <w:rPr>
                <w:rFonts w:eastAsia="Times New Roman" w:cs="Times New Roman"/>
                <w:color w:val="000000"/>
                <w:sz w:val="20"/>
                <w:szCs w:val="20"/>
              </w:rPr>
              <w:t>No controls</w:t>
            </w:r>
          </w:p>
        </w:tc>
        <w:tc>
          <w:tcPr>
            <w:tcW w:w="0" w:type="auto"/>
            <w:tcBorders>
              <w:top w:val="single" w:sz="4" w:space="0" w:color="auto"/>
            </w:tcBorders>
            <w:shd w:val="clear" w:color="auto" w:fill="auto"/>
            <w:noWrap/>
            <w:hideMark/>
          </w:tcPr>
          <w:p w14:paraId="35E86A83" w14:textId="77777777" w:rsidR="00B861F1" w:rsidRPr="00B861F1" w:rsidRDefault="00B861F1" w:rsidP="00850FFC">
            <w:pPr>
              <w:spacing w:after="0" w:line="240" w:lineRule="auto"/>
              <w:jc w:val="right"/>
              <w:rPr>
                <w:rFonts w:eastAsia="Times New Roman" w:cs="Times New Roman"/>
                <w:color w:val="000000"/>
                <w:sz w:val="20"/>
                <w:szCs w:val="20"/>
              </w:rPr>
            </w:pPr>
            <w:r w:rsidRPr="00B861F1">
              <w:rPr>
                <w:sz w:val="20"/>
              </w:rPr>
              <w:t>0.0515</w:t>
            </w:r>
          </w:p>
        </w:tc>
        <w:tc>
          <w:tcPr>
            <w:tcW w:w="0" w:type="auto"/>
            <w:tcBorders>
              <w:top w:val="single" w:sz="4" w:space="0" w:color="auto"/>
            </w:tcBorders>
            <w:shd w:val="clear" w:color="auto" w:fill="auto"/>
            <w:noWrap/>
            <w:hideMark/>
          </w:tcPr>
          <w:p w14:paraId="304AFD48" w14:textId="77777777" w:rsidR="00B861F1" w:rsidRPr="00B861F1" w:rsidRDefault="00B861F1" w:rsidP="00850FFC">
            <w:pPr>
              <w:spacing w:after="0" w:line="240" w:lineRule="auto"/>
              <w:jc w:val="right"/>
              <w:rPr>
                <w:rFonts w:eastAsia="Times New Roman" w:cs="Times New Roman"/>
                <w:color w:val="000000"/>
                <w:sz w:val="20"/>
                <w:szCs w:val="20"/>
              </w:rPr>
            </w:pPr>
            <w:r w:rsidRPr="00B861F1">
              <w:rPr>
                <w:sz w:val="20"/>
              </w:rPr>
              <w:t>0.0367</w:t>
            </w:r>
          </w:p>
        </w:tc>
        <w:tc>
          <w:tcPr>
            <w:tcW w:w="0" w:type="auto"/>
            <w:tcBorders>
              <w:top w:val="single" w:sz="4" w:space="0" w:color="auto"/>
            </w:tcBorders>
            <w:shd w:val="clear" w:color="auto" w:fill="auto"/>
            <w:noWrap/>
            <w:hideMark/>
          </w:tcPr>
          <w:p w14:paraId="47E376E4" w14:textId="77777777" w:rsidR="00B861F1" w:rsidRPr="00B861F1" w:rsidRDefault="00B861F1" w:rsidP="00850FFC">
            <w:pPr>
              <w:spacing w:after="0" w:line="240" w:lineRule="auto"/>
              <w:jc w:val="right"/>
              <w:rPr>
                <w:rFonts w:eastAsia="Times New Roman" w:cs="Times New Roman"/>
                <w:color w:val="000000"/>
                <w:sz w:val="20"/>
                <w:szCs w:val="20"/>
              </w:rPr>
            </w:pPr>
            <w:r w:rsidRPr="00B861F1">
              <w:rPr>
                <w:sz w:val="20"/>
              </w:rPr>
              <w:t>0.0707</w:t>
            </w:r>
          </w:p>
        </w:tc>
        <w:tc>
          <w:tcPr>
            <w:tcW w:w="0" w:type="auto"/>
            <w:tcBorders>
              <w:top w:val="single" w:sz="4" w:space="0" w:color="auto"/>
            </w:tcBorders>
            <w:shd w:val="clear" w:color="auto" w:fill="auto"/>
            <w:noWrap/>
            <w:hideMark/>
          </w:tcPr>
          <w:p w14:paraId="7C54EA75" w14:textId="77777777" w:rsidR="00B861F1" w:rsidRPr="00B861F1" w:rsidRDefault="00B861F1" w:rsidP="00850FFC">
            <w:pPr>
              <w:spacing w:after="0" w:line="240" w:lineRule="auto"/>
              <w:jc w:val="right"/>
              <w:rPr>
                <w:rFonts w:eastAsia="Times New Roman" w:cs="Times New Roman"/>
                <w:color w:val="000000"/>
                <w:sz w:val="20"/>
                <w:szCs w:val="20"/>
              </w:rPr>
            </w:pPr>
            <w:r w:rsidRPr="00B861F1">
              <w:rPr>
                <w:sz w:val="20"/>
              </w:rPr>
              <w:t>0.1443</w:t>
            </w:r>
          </w:p>
        </w:tc>
        <w:tc>
          <w:tcPr>
            <w:tcW w:w="0" w:type="auto"/>
            <w:tcBorders>
              <w:top w:val="single" w:sz="4" w:space="0" w:color="auto"/>
            </w:tcBorders>
            <w:shd w:val="clear" w:color="auto" w:fill="auto"/>
            <w:noWrap/>
            <w:hideMark/>
          </w:tcPr>
          <w:p w14:paraId="60B37E57" w14:textId="77777777" w:rsidR="00B861F1" w:rsidRPr="00B861F1" w:rsidRDefault="00B861F1" w:rsidP="00850FFC">
            <w:pPr>
              <w:spacing w:after="0" w:line="240" w:lineRule="auto"/>
              <w:jc w:val="right"/>
              <w:rPr>
                <w:rFonts w:eastAsia="Times New Roman" w:cs="Times New Roman"/>
                <w:color w:val="000000"/>
                <w:sz w:val="20"/>
                <w:szCs w:val="20"/>
              </w:rPr>
            </w:pPr>
            <w:r w:rsidRPr="00B861F1">
              <w:rPr>
                <w:sz w:val="20"/>
              </w:rPr>
              <w:t>-0.0168</w:t>
            </w:r>
          </w:p>
        </w:tc>
      </w:tr>
      <w:tr w:rsidR="00B861F1" w:rsidRPr="00B861F1" w14:paraId="4229F576" w14:textId="77777777" w:rsidTr="00850FFC">
        <w:trPr>
          <w:trHeight w:val="300"/>
        </w:trPr>
        <w:tc>
          <w:tcPr>
            <w:tcW w:w="0" w:type="auto"/>
            <w:shd w:val="clear" w:color="auto" w:fill="auto"/>
            <w:noWrap/>
            <w:vAlign w:val="bottom"/>
            <w:hideMark/>
          </w:tcPr>
          <w:p w14:paraId="42E295C5" w14:textId="77777777" w:rsidR="00B861F1" w:rsidRPr="00B861F1" w:rsidRDefault="00B861F1" w:rsidP="00850FFC">
            <w:pPr>
              <w:spacing w:after="0" w:line="240" w:lineRule="auto"/>
              <w:rPr>
                <w:rFonts w:eastAsia="Times New Roman" w:cs="Times New Roman"/>
                <w:color w:val="000000"/>
                <w:sz w:val="20"/>
                <w:szCs w:val="20"/>
              </w:rPr>
            </w:pPr>
            <w:r w:rsidRPr="00B861F1">
              <w:rPr>
                <w:rFonts w:eastAsia="Times New Roman" w:cs="Times New Roman"/>
                <w:color w:val="000000"/>
                <w:sz w:val="20"/>
                <w:szCs w:val="20"/>
              </w:rPr>
              <w:t>Gender and Child Presence</w:t>
            </w:r>
          </w:p>
        </w:tc>
        <w:tc>
          <w:tcPr>
            <w:tcW w:w="0" w:type="auto"/>
            <w:shd w:val="clear" w:color="auto" w:fill="auto"/>
            <w:noWrap/>
            <w:hideMark/>
          </w:tcPr>
          <w:p w14:paraId="09987B77" w14:textId="77777777" w:rsidR="00B861F1" w:rsidRPr="00B861F1" w:rsidRDefault="00B861F1" w:rsidP="00850FFC">
            <w:pPr>
              <w:spacing w:after="0" w:line="240" w:lineRule="auto"/>
              <w:jc w:val="right"/>
              <w:rPr>
                <w:rFonts w:eastAsia="Times New Roman" w:cs="Times New Roman"/>
                <w:color w:val="000000"/>
                <w:sz w:val="20"/>
                <w:szCs w:val="20"/>
              </w:rPr>
            </w:pPr>
            <w:r w:rsidRPr="00B861F1">
              <w:rPr>
                <w:sz w:val="20"/>
              </w:rPr>
              <w:t>-0.0419</w:t>
            </w:r>
          </w:p>
        </w:tc>
        <w:tc>
          <w:tcPr>
            <w:tcW w:w="0" w:type="auto"/>
            <w:shd w:val="clear" w:color="auto" w:fill="auto"/>
            <w:noWrap/>
            <w:hideMark/>
          </w:tcPr>
          <w:p w14:paraId="39C52FFD" w14:textId="77777777" w:rsidR="00B861F1" w:rsidRPr="00B861F1" w:rsidRDefault="00B861F1" w:rsidP="00850FFC">
            <w:pPr>
              <w:spacing w:after="0" w:line="240" w:lineRule="auto"/>
              <w:jc w:val="right"/>
              <w:rPr>
                <w:rFonts w:eastAsia="Times New Roman" w:cs="Times New Roman"/>
                <w:color w:val="000000"/>
                <w:sz w:val="20"/>
                <w:szCs w:val="20"/>
              </w:rPr>
            </w:pPr>
            <w:r w:rsidRPr="00B861F1">
              <w:rPr>
                <w:sz w:val="20"/>
              </w:rPr>
              <w:t>0.0316</w:t>
            </w:r>
          </w:p>
        </w:tc>
        <w:tc>
          <w:tcPr>
            <w:tcW w:w="0" w:type="auto"/>
            <w:shd w:val="clear" w:color="auto" w:fill="auto"/>
            <w:noWrap/>
            <w:hideMark/>
          </w:tcPr>
          <w:p w14:paraId="5CCED9BF" w14:textId="77777777" w:rsidR="00B861F1" w:rsidRPr="00B861F1" w:rsidRDefault="00B861F1" w:rsidP="00850FFC">
            <w:pPr>
              <w:spacing w:after="0" w:line="240" w:lineRule="auto"/>
              <w:jc w:val="right"/>
              <w:rPr>
                <w:rFonts w:eastAsia="Times New Roman" w:cs="Times New Roman"/>
                <w:color w:val="000000"/>
                <w:sz w:val="20"/>
                <w:szCs w:val="20"/>
              </w:rPr>
            </w:pPr>
            <w:r w:rsidRPr="00B861F1">
              <w:rPr>
                <w:sz w:val="20"/>
              </w:rPr>
              <w:t>0.0909</w:t>
            </w:r>
          </w:p>
        </w:tc>
        <w:tc>
          <w:tcPr>
            <w:tcW w:w="0" w:type="auto"/>
            <w:shd w:val="clear" w:color="auto" w:fill="auto"/>
            <w:noWrap/>
            <w:hideMark/>
          </w:tcPr>
          <w:p w14:paraId="06845041" w14:textId="77777777" w:rsidR="00B861F1" w:rsidRPr="00B861F1" w:rsidRDefault="00B861F1" w:rsidP="00850FFC">
            <w:pPr>
              <w:spacing w:after="0" w:line="240" w:lineRule="auto"/>
              <w:jc w:val="right"/>
              <w:rPr>
                <w:rFonts w:eastAsia="Times New Roman" w:cs="Times New Roman"/>
                <w:color w:val="000000"/>
                <w:sz w:val="20"/>
                <w:szCs w:val="20"/>
              </w:rPr>
            </w:pPr>
            <w:r w:rsidRPr="00B861F1">
              <w:rPr>
                <w:sz w:val="20"/>
              </w:rPr>
              <w:t>-0.0240</w:t>
            </w:r>
          </w:p>
        </w:tc>
        <w:tc>
          <w:tcPr>
            <w:tcW w:w="0" w:type="auto"/>
            <w:shd w:val="clear" w:color="auto" w:fill="auto"/>
            <w:noWrap/>
            <w:hideMark/>
          </w:tcPr>
          <w:p w14:paraId="1D077541" w14:textId="77777777" w:rsidR="00B861F1" w:rsidRPr="00B861F1" w:rsidRDefault="00B861F1" w:rsidP="00850FFC">
            <w:pPr>
              <w:spacing w:after="0" w:line="240" w:lineRule="auto"/>
              <w:jc w:val="right"/>
              <w:rPr>
                <w:rFonts w:eastAsia="Times New Roman" w:cs="Times New Roman"/>
                <w:color w:val="000000"/>
                <w:sz w:val="20"/>
                <w:szCs w:val="20"/>
              </w:rPr>
            </w:pPr>
            <w:r w:rsidRPr="00B861F1">
              <w:rPr>
                <w:sz w:val="20"/>
              </w:rPr>
              <w:t>-0.0054</w:t>
            </w:r>
          </w:p>
        </w:tc>
      </w:tr>
      <w:tr w:rsidR="00B861F1" w:rsidRPr="00B861F1" w14:paraId="255787D6" w14:textId="77777777" w:rsidTr="00850FFC">
        <w:trPr>
          <w:trHeight w:val="300"/>
        </w:trPr>
        <w:tc>
          <w:tcPr>
            <w:tcW w:w="0" w:type="auto"/>
            <w:shd w:val="clear" w:color="auto" w:fill="auto"/>
            <w:noWrap/>
            <w:vAlign w:val="bottom"/>
            <w:hideMark/>
          </w:tcPr>
          <w:p w14:paraId="5EBA8835" w14:textId="77777777" w:rsidR="00B861F1" w:rsidRPr="00B861F1" w:rsidRDefault="00B861F1" w:rsidP="00850FFC">
            <w:pPr>
              <w:spacing w:after="0" w:line="240" w:lineRule="auto"/>
              <w:rPr>
                <w:rFonts w:eastAsia="Times New Roman" w:cs="Times New Roman"/>
                <w:color w:val="000000"/>
                <w:sz w:val="20"/>
                <w:szCs w:val="20"/>
              </w:rPr>
            </w:pPr>
            <w:r w:rsidRPr="00B861F1">
              <w:rPr>
                <w:rFonts w:eastAsia="Times New Roman" w:cs="Times New Roman"/>
                <w:color w:val="000000"/>
                <w:sz w:val="20"/>
                <w:szCs w:val="20"/>
              </w:rPr>
              <w:t>GC X Z</w:t>
            </w:r>
          </w:p>
        </w:tc>
        <w:tc>
          <w:tcPr>
            <w:tcW w:w="0" w:type="auto"/>
            <w:shd w:val="clear" w:color="auto" w:fill="auto"/>
            <w:noWrap/>
            <w:hideMark/>
          </w:tcPr>
          <w:p w14:paraId="35083903" w14:textId="77777777" w:rsidR="00B861F1" w:rsidRPr="00B861F1" w:rsidRDefault="00B861F1" w:rsidP="00850FFC">
            <w:pPr>
              <w:spacing w:after="0" w:line="240" w:lineRule="auto"/>
              <w:jc w:val="right"/>
              <w:rPr>
                <w:rFonts w:eastAsia="Times New Roman" w:cs="Times New Roman"/>
                <w:color w:val="000000"/>
                <w:sz w:val="20"/>
                <w:szCs w:val="20"/>
              </w:rPr>
            </w:pPr>
            <w:r w:rsidRPr="00B861F1">
              <w:rPr>
                <w:sz w:val="20"/>
              </w:rPr>
              <w:t>0.0260</w:t>
            </w:r>
          </w:p>
        </w:tc>
        <w:tc>
          <w:tcPr>
            <w:tcW w:w="0" w:type="auto"/>
            <w:shd w:val="clear" w:color="auto" w:fill="auto"/>
            <w:noWrap/>
            <w:hideMark/>
          </w:tcPr>
          <w:p w14:paraId="1780072D" w14:textId="77777777" w:rsidR="00B861F1" w:rsidRPr="00B861F1" w:rsidRDefault="00B861F1" w:rsidP="00850FFC">
            <w:pPr>
              <w:spacing w:after="0" w:line="240" w:lineRule="auto"/>
              <w:jc w:val="right"/>
              <w:rPr>
                <w:rFonts w:eastAsia="Times New Roman" w:cs="Times New Roman"/>
                <w:color w:val="000000"/>
                <w:sz w:val="20"/>
                <w:szCs w:val="20"/>
              </w:rPr>
            </w:pPr>
            <w:r w:rsidRPr="00B861F1">
              <w:rPr>
                <w:sz w:val="20"/>
              </w:rPr>
              <w:t>0.0270</w:t>
            </w:r>
          </w:p>
        </w:tc>
        <w:tc>
          <w:tcPr>
            <w:tcW w:w="0" w:type="auto"/>
            <w:shd w:val="clear" w:color="auto" w:fill="auto"/>
            <w:noWrap/>
            <w:hideMark/>
          </w:tcPr>
          <w:p w14:paraId="25A01015" w14:textId="77777777" w:rsidR="00B861F1" w:rsidRPr="00B861F1" w:rsidRDefault="00B861F1" w:rsidP="00850FFC">
            <w:pPr>
              <w:spacing w:after="0" w:line="240" w:lineRule="auto"/>
              <w:jc w:val="right"/>
              <w:rPr>
                <w:rFonts w:eastAsia="Times New Roman" w:cs="Times New Roman"/>
                <w:color w:val="000000"/>
                <w:sz w:val="20"/>
                <w:szCs w:val="20"/>
              </w:rPr>
            </w:pPr>
            <w:r w:rsidRPr="00B861F1">
              <w:rPr>
                <w:sz w:val="20"/>
              </w:rPr>
              <w:t>0.0560</w:t>
            </w:r>
          </w:p>
        </w:tc>
        <w:tc>
          <w:tcPr>
            <w:tcW w:w="0" w:type="auto"/>
            <w:shd w:val="clear" w:color="auto" w:fill="auto"/>
            <w:noWrap/>
            <w:hideMark/>
          </w:tcPr>
          <w:p w14:paraId="0895BB17" w14:textId="77777777" w:rsidR="00B861F1" w:rsidRPr="00B861F1" w:rsidRDefault="00B861F1" w:rsidP="00850FFC">
            <w:pPr>
              <w:spacing w:after="0" w:line="240" w:lineRule="auto"/>
              <w:jc w:val="right"/>
              <w:rPr>
                <w:rFonts w:eastAsia="Times New Roman" w:cs="Times New Roman"/>
                <w:color w:val="000000"/>
                <w:sz w:val="20"/>
                <w:szCs w:val="20"/>
              </w:rPr>
            </w:pPr>
            <w:r w:rsidRPr="00B861F1">
              <w:rPr>
                <w:sz w:val="20"/>
              </w:rPr>
              <w:t>0.0160</w:t>
            </w:r>
          </w:p>
        </w:tc>
        <w:tc>
          <w:tcPr>
            <w:tcW w:w="0" w:type="auto"/>
            <w:shd w:val="clear" w:color="auto" w:fill="auto"/>
            <w:noWrap/>
            <w:hideMark/>
          </w:tcPr>
          <w:p w14:paraId="73372370" w14:textId="77777777" w:rsidR="00B861F1" w:rsidRPr="00B861F1" w:rsidRDefault="00B861F1" w:rsidP="00850FFC">
            <w:pPr>
              <w:spacing w:after="0" w:line="240" w:lineRule="auto"/>
              <w:jc w:val="right"/>
              <w:rPr>
                <w:rFonts w:eastAsia="Times New Roman" w:cs="Times New Roman"/>
                <w:color w:val="000000"/>
                <w:sz w:val="20"/>
                <w:szCs w:val="20"/>
              </w:rPr>
            </w:pPr>
            <w:r w:rsidRPr="00B861F1">
              <w:rPr>
                <w:sz w:val="20"/>
              </w:rPr>
              <w:t>0.0150</w:t>
            </w:r>
          </w:p>
        </w:tc>
      </w:tr>
    </w:tbl>
    <w:p w14:paraId="3D71BAC0" w14:textId="77777777" w:rsidR="00B861F1" w:rsidRPr="00931163" w:rsidRDefault="00B861F1" w:rsidP="00B861F1">
      <w:pPr>
        <w:spacing w:after="0"/>
        <w:rPr>
          <w:rFonts w:cs="Times New Roman"/>
        </w:rPr>
      </w:pPr>
    </w:p>
    <w:p w14:paraId="68F0A224" w14:textId="630E949E" w:rsidR="0049052A" w:rsidRPr="00931163" w:rsidRDefault="0049052A" w:rsidP="0049052A">
      <w:r w:rsidRPr="00931163">
        <w:t>The results a</w:t>
      </w:r>
      <w:r>
        <w:t>lign with the previous approach's findings, although there are some differences</w:t>
      </w:r>
      <w:r w:rsidRPr="00931163">
        <w:t>.</w:t>
      </w:r>
      <w:r>
        <w:t xml:space="preserve"> At the outset, the correlation coefficients without any controls are relatively low for all household production categories, except perhaps for childcare (0.14). </w:t>
      </w:r>
      <w:r w:rsidRPr="00931163">
        <w:t>Controlling for gender and child presence</w:t>
      </w:r>
      <w:r>
        <w:t xml:space="preserve"> seems to reverse the sign of the correlation coefficient for household production and childcare. In fact, the correlation coefficient drops considerably for childcare to </w:t>
      </w:r>
      <w:r w:rsidR="002E4641">
        <w:t>–</w:t>
      </w:r>
      <w:r>
        <w:t xml:space="preserve">0.02. </w:t>
      </w:r>
      <w:r w:rsidRPr="00931163">
        <w:t xml:space="preserve">Controlling for other factors </w:t>
      </w:r>
      <w:r w:rsidR="002E4641">
        <w:t>has</w:t>
      </w:r>
      <w:r w:rsidR="002E4641" w:rsidRPr="00931163">
        <w:t xml:space="preserve"> </w:t>
      </w:r>
      <w:r w:rsidRPr="00931163">
        <w:t xml:space="preserve">almost no effect </w:t>
      </w:r>
      <w:r>
        <w:t xml:space="preserve">on </w:t>
      </w:r>
      <w:r w:rsidRPr="00931163">
        <w:t>core activities or procurement.</w:t>
      </w:r>
      <w:r>
        <w:t xml:space="preserve"> However, for total household production, we observe a sharp decline. </w:t>
      </w:r>
      <w:r w:rsidRPr="00931163">
        <w:t xml:space="preserve">As in the previous case, procurement still </w:t>
      </w:r>
      <w:r>
        <w:t>correlates highest</w:t>
      </w:r>
      <w:r w:rsidRPr="00931163">
        <w:t xml:space="preserve"> with expenditure compared to other time components.</w:t>
      </w:r>
    </w:p>
    <w:p w14:paraId="72892341" w14:textId="7EC5C553" w:rsidR="0049052A" w:rsidRDefault="0049052A" w:rsidP="0049052A">
      <w:r>
        <w:t>Finally, we present the results from the direct regression approach of testing CIA</w:t>
      </w:r>
      <w:r w:rsidR="002E4641">
        <w:t>—</w:t>
      </w:r>
      <w:r>
        <w:t>which</w:t>
      </w:r>
      <w:r w:rsidRPr="00931163">
        <w:t xml:space="preserve"> </w:t>
      </w:r>
      <w:r>
        <w:t>includes the variable of interest</w:t>
      </w:r>
      <w:r w:rsidRPr="00931163">
        <w:t xml:space="preserve"> in the model specification</w:t>
      </w:r>
      <w:r w:rsidR="002E4641">
        <w:t>—</w:t>
      </w:r>
      <w:r w:rsidRPr="00931163">
        <w:t xml:space="preserve">and verify that the effects are small and non-significant. In </w:t>
      </w:r>
      <w:r>
        <w:t>T</w:t>
      </w:r>
      <w:r w:rsidRPr="00931163">
        <w:t xml:space="preserve">able </w:t>
      </w:r>
      <w:r w:rsidR="008F648D">
        <w:t>A</w:t>
      </w:r>
      <w:r>
        <w:t>2</w:t>
      </w:r>
      <w:r w:rsidRPr="00931163">
        <w:t>, we report only the coefficient for the variable of interest</w:t>
      </w:r>
      <w:r>
        <w:t xml:space="preserve"> and</w:t>
      </w:r>
      <w:r w:rsidRPr="00931163">
        <w:t xml:space="preserve"> its standard error. Similar to the two previous cases, </w:t>
      </w:r>
      <w:r>
        <w:t xml:space="preserve">we </w:t>
      </w:r>
      <w:r w:rsidRPr="00931163">
        <w:t xml:space="preserve">report the estimated coefficient for a model without controls, except for </w:t>
      </w:r>
      <w:r>
        <w:t xml:space="preserve">the </w:t>
      </w:r>
      <w:r w:rsidRPr="00931163">
        <w:t>log of household expenditure</w:t>
      </w:r>
      <w:r>
        <w:t xml:space="preserve">, a model </w:t>
      </w:r>
      <w:r w:rsidRPr="00931163">
        <w:t xml:space="preserve">that controls for gender and the presence of a child, </w:t>
      </w:r>
      <w:r>
        <w:t xml:space="preserve">and </w:t>
      </w:r>
      <w:r w:rsidRPr="00931163">
        <w:t xml:space="preserve">the fully interacted model. Once again, the results are </w:t>
      </w:r>
      <w:r>
        <w:t>pretty</w:t>
      </w:r>
      <w:r w:rsidRPr="00931163">
        <w:t xml:space="preserve"> consistent with the previously presented evidence. </w:t>
      </w:r>
    </w:p>
    <w:p w14:paraId="5D89B08B" w14:textId="77777777" w:rsidR="002E4641" w:rsidRPr="00931163" w:rsidRDefault="002E4641" w:rsidP="0049052A"/>
    <w:p w14:paraId="23F751D0" w14:textId="77777777" w:rsidR="002E4641" w:rsidRDefault="002E4641" w:rsidP="0049052A">
      <w:pPr>
        <w:spacing w:after="0"/>
        <w:ind w:firstLine="720"/>
        <w:rPr>
          <w:rFonts w:cs="Times New Roman"/>
          <w:b/>
        </w:rPr>
      </w:pPr>
    </w:p>
    <w:p w14:paraId="676D3336" w14:textId="77777777" w:rsidR="002E4641" w:rsidRDefault="002E4641" w:rsidP="0049052A">
      <w:pPr>
        <w:spacing w:after="0"/>
        <w:ind w:firstLine="720"/>
        <w:rPr>
          <w:rFonts w:cs="Times New Roman"/>
          <w:b/>
        </w:rPr>
      </w:pPr>
    </w:p>
    <w:p w14:paraId="121A6F33" w14:textId="433C49A7" w:rsidR="0049052A" w:rsidRDefault="0049052A" w:rsidP="0049052A">
      <w:pPr>
        <w:spacing w:after="0"/>
        <w:ind w:firstLine="720"/>
        <w:rPr>
          <w:rFonts w:cs="Times New Roman"/>
          <w:b/>
        </w:rPr>
      </w:pPr>
      <w:r w:rsidRPr="008F648D">
        <w:rPr>
          <w:rFonts w:cs="Times New Roman"/>
          <w:b/>
          <w:highlight w:val="yellow"/>
        </w:rPr>
        <w:lastRenderedPageBreak/>
        <w:t xml:space="preserve">Table </w:t>
      </w:r>
      <w:r w:rsidR="00B26281">
        <w:rPr>
          <w:rFonts w:cs="Times New Roman"/>
          <w:b/>
          <w:highlight w:val="yellow"/>
        </w:rPr>
        <w:t>A</w:t>
      </w:r>
      <w:r w:rsidRPr="008F648D">
        <w:rPr>
          <w:rFonts w:cs="Times New Roman"/>
          <w:b/>
          <w:highlight w:val="yellow"/>
        </w:rPr>
        <w:t>2</w:t>
      </w:r>
      <w:r w:rsidRPr="00117F9C">
        <w:rPr>
          <w:rFonts w:cs="Times New Roman"/>
          <w:b/>
        </w:rPr>
        <w:t xml:space="preserve"> Conditional correlation coefficient of </w:t>
      </w:r>
      <w:proofErr w:type="gramStart"/>
      <w:r w:rsidRPr="00117F9C">
        <w:rPr>
          <w:rFonts w:cs="Times New Roman"/>
          <w:b/>
        </w:rPr>
        <w:t>log(</w:t>
      </w:r>
      <w:proofErr w:type="spellStart"/>
      <w:proofErr w:type="gramEnd"/>
      <w:r w:rsidRPr="00117F9C">
        <w:rPr>
          <w:rFonts w:cs="Times New Roman"/>
          <w:b/>
        </w:rPr>
        <w:t>hh</w:t>
      </w:r>
      <w:proofErr w:type="spellEnd"/>
      <w:r w:rsidRPr="00117F9C">
        <w:rPr>
          <w:rFonts w:cs="Times New Roman"/>
          <w:b/>
        </w:rPr>
        <w:t xml:space="preserve"> Exp)</w:t>
      </w:r>
    </w:p>
    <w:tbl>
      <w:tblPr>
        <w:tblW w:w="896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660"/>
        <w:gridCol w:w="1240"/>
        <w:gridCol w:w="1240"/>
        <w:gridCol w:w="1341"/>
        <w:gridCol w:w="1240"/>
        <w:gridCol w:w="1240"/>
      </w:tblGrid>
      <w:tr w:rsidR="00721F5E" w:rsidRPr="00721F5E" w14:paraId="60DCF627" w14:textId="77777777" w:rsidTr="00850FFC">
        <w:trPr>
          <w:trHeight w:val="300"/>
        </w:trPr>
        <w:tc>
          <w:tcPr>
            <w:tcW w:w="2660" w:type="dxa"/>
            <w:tcBorders>
              <w:top w:val="single" w:sz="4" w:space="0" w:color="auto"/>
              <w:bottom w:val="single" w:sz="4" w:space="0" w:color="auto"/>
            </w:tcBorders>
            <w:shd w:val="clear" w:color="auto" w:fill="auto"/>
            <w:noWrap/>
            <w:vAlign w:val="bottom"/>
            <w:hideMark/>
          </w:tcPr>
          <w:p w14:paraId="56695ED9" w14:textId="77777777" w:rsidR="00721F5E" w:rsidRPr="00721F5E" w:rsidRDefault="00721F5E" w:rsidP="00850FFC">
            <w:pPr>
              <w:spacing w:after="0" w:line="240" w:lineRule="auto"/>
              <w:rPr>
                <w:rFonts w:eastAsia="Times New Roman" w:cs="Times New Roman"/>
                <w:sz w:val="20"/>
                <w:szCs w:val="20"/>
              </w:rPr>
            </w:pPr>
            <w:r w:rsidRPr="00721F5E">
              <w:rPr>
                <w:rFonts w:eastAsia="Times New Roman" w:cs="Times New Roman"/>
                <w:sz w:val="20"/>
                <w:szCs w:val="20"/>
              </w:rPr>
              <w:t>Coefficient of log (</w:t>
            </w:r>
            <w:proofErr w:type="spellStart"/>
            <w:r w:rsidRPr="00721F5E">
              <w:rPr>
                <w:rFonts w:eastAsia="Times New Roman" w:cs="Times New Roman"/>
                <w:sz w:val="20"/>
                <w:szCs w:val="20"/>
              </w:rPr>
              <w:t>HHexp</w:t>
            </w:r>
            <w:proofErr w:type="spellEnd"/>
            <w:r w:rsidRPr="00721F5E">
              <w:rPr>
                <w:rFonts w:eastAsia="Times New Roman" w:cs="Times New Roman"/>
                <w:sz w:val="20"/>
                <w:szCs w:val="20"/>
              </w:rPr>
              <w:t>)</w:t>
            </w:r>
          </w:p>
        </w:tc>
        <w:tc>
          <w:tcPr>
            <w:tcW w:w="1240" w:type="dxa"/>
            <w:tcBorders>
              <w:top w:val="single" w:sz="4" w:space="0" w:color="auto"/>
              <w:bottom w:val="single" w:sz="4" w:space="0" w:color="auto"/>
            </w:tcBorders>
            <w:shd w:val="clear" w:color="auto" w:fill="auto"/>
            <w:noWrap/>
            <w:vAlign w:val="bottom"/>
            <w:hideMark/>
          </w:tcPr>
          <w:p w14:paraId="23688E44" w14:textId="77777777" w:rsidR="00721F5E" w:rsidRPr="00721F5E" w:rsidRDefault="00721F5E" w:rsidP="00850FFC">
            <w:pPr>
              <w:spacing w:after="0" w:line="240" w:lineRule="auto"/>
              <w:rPr>
                <w:rFonts w:eastAsia="Times New Roman" w:cs="Times New Roman"/>
                <w:color w:val="000000"/>
                <w:sz w:val="20"/>
                <w:szCs w:val="20"/>
              </w:rPr>
            </w:pPr>
            <w:r w:rsidRPr="00721F5E">
              <w:rPr>
                <w:rFonts w:eastAsia="Times New Roman" w:cs="Times New Roman"/>
                <w:color w:val="000000"/>
                <w:sz w:val="20"/>
                <w:szCs w:val="20"/>
              </w:rPr>
              <w:t xml:space="preserve">Household Production </w:t>
            </w:r>
          </w:p>
        </w:tc>
        <w:tc>
          <w:tcPr>
            <w:tcW w:w="1240" w:type="dxa"/>
            <w:tcBorders>
              <w:top w:val="single" w:sz="4" w:space="0" w:color="auto"/>
              <w:bottom w:val="single" w:sz="4" w:space="0" w:color="auto"/>
            </w:tcBorders>
            <w:shd w:val="clear" w:color="auto" w:fill="auto"/>
            <w:noWrap/>
            <w:vAlign w:val="bottom"/>
            <w:hideMark/>
          </w:tcPr>
          <w:p w14:paraId="7D267B99" w14:textId="77777777" w:rsidR="00721F5E" w:rsidRPr="00721F5E" w:rsidRDefault="00721F5E" w:rsidP="00850FFC">
            <w:pPr>
              <w:spacing w:after="0" w:line="240" w:lineRule="auto"/>
              <w:rPr>
                <w:rFonts w:eastAsia="Times New Roman" w:cs="Times New Roman"/>
                <w:color w:val="000000"/>
                <w:sz w:val="20"/>
                <w:szCs w:val="20"/>
              </w:rPr>
            </w:pPr>
            <w:r w:rsidRPr="00721F5E">
              <w:rPr>
                <w:rFonts w:eastAsia="Times New Roman" w:cs="Times New Roman"/>
                <w:color w:val="000000"/>
                <w:sz w:val="20"/>
                <w:szCs w:val="20"/>
              </w:rPr>
              <w:t>Core</w:t>
            </w:r>
          </w:p>
        </w:tc>
        <w:tc>
          <w:tcPr>
            <w:tcW w:w="1341" w:type="dxa"/>
            <w:tcBorders>
              <w:top w:val="single" w:sz="4" w:space="0" w:color="auto"/>
              <w:bottom w:val="single" w:sz="4" w:space="0" w:color="auto"/>
            </w:tcBorders>
            <w:shd w:val="clear" w:color="auto" w:fill="auto"/>
            <w:noWrap/>
            <w:vAlign w:val="bottom"/>
            <w:hideMark/>
          </w:tcPr>
          <w:p w14:paraId="4860A5ED" w14:textId="77777777" w:rsidR="00721F5E" w:rsidRPr="00721F5E" w:rsidRDefault="00721F5E" w:rsidP="00850FFC">
            <w:pPr>
              <w:spacing w:after="0" w:line="240" w:lineRule="auto"/>
              <w:rPr>
                <w:rFonts w:eastAsia="Times New Roman" w:cs="Times New Roman"/>
                <w:color w:val="000000"/>
                <w:sz w:val="20"/>
                <w:szCs w:val="20"/>
              </w:rPr>
            </w:pPr>
            <w:r w:rsidRPr="00721F5E">
              <w:rPr>
                <w:rFonts w:eastAsia="Times New Roman" w:cs="Times New Roman"/>
                <w:color w:val="000000"/>
                <w:sz w:val="20"/>
                <w:szCs w:val="20"/>
              </w:rPr>
              <w:t xml:space="preserve"> Procurement</w:t>
            </w:r>
          </w:p>
        </w:tc>
        <w:tc>
          <w:tcPr>
            <w:tcW w:w="1240" w:type="dxa"/>
            <w:tcBorders>
              <w:top w:val="single" w:sz="4" w:space="0" w:color="auto"/>
              <w:bottom w:val="single" w:sz="4" w:space="0" w:color="auto"/>
            </w:tcBorders>
            <w:shd w:val="clear" w:color="auto" w:fill="auto"/>
            <w:noWrap/>
            <w:vAlign w:val="bottom"/>
            <w:hideMark/>
          </w:tcPr>
          <w:p w14:paraId="3ECA4CFD" w14:textId="042FED47" w:rsidR="00721F5E" w:rsidRPr="00721F5E" w:rsidRDefault="00C15BD7" w:rsidP="00850FFC">
            <w:pPr>
              <w:spacing w:after="0" w:line="240" w:lineRule="auto"/>
              <w:rPr>
                <w:rFonts w:eastAsia="Times New Roman" w:cs="Times New Roman"/>
                <w:color w:val="000000"/>
                <w:sz w:val="20"/>
                <w:szCs w:val="20"/>
              </w:rPr>
            </w:pPr>
            <w:r>
              <w:rPr>
                <w:rFonts w:eastAsia="Times New Roman" w:cs="Times New Roman"/>
                <w:color w:val="000000"/>
                <w:sz w:val="20"/>
                <w:szCs w:val="20"/>
              </w:rPr>
              <w:t>Childcare</w:t>
            </w:r>
          </w:p>
        </w:tc>
        <w:tc>
          <w:tcPr>
            <w:tcW w:w="1240" w:type="dxa"/>
            <w:tcBorders>
              <w:top w:val="single" w:sz="4" w:space="0" w:color="auto"/>
              <w:bottom w:val="single" w:sz="4" w:space="0" w:color="auto"/>
            </w:tcBorders>
            <w:shd w:val="clear" w:color="auto" w:fill="auto"/>
            <w:noWrap/>
            <w:vAlign w:val="bottom"/>
            <w:hideMark/>
          </w:tcPr>
          <w:p w14:paraId="71F86238" w14:textId="77777777" w:rsidR="00721F5E" w:rsidRPr="00721F5E" w:rsidRDefault="00721F5E" w:rsidP="00850FFC">
            <w:pPr>
              <w:spacing w:after="0" w:line="240" w:lineRule="auto"/>
              <w:rPr>
                <w:rFonts w:eastAsia="Times New Roman" w:cs="Times New Roman"/>
                <w:color w:val="000000"/>
                <w:sz w:val="20"/>
                <w:szCs w:val="20"/>
              </w:rPr>
            </w:pPr>
            <w:r w:rsidRPr="00721F5E">
              <w:rPr>
                <w:rFonts w:eastAsia="Times New Roman" w:cs="Times New Roman"/>
                <w:color w:val="000000"/>
                <w:sz w:val="20"/>
                <w:szCs w:val="20"/>
              </w:rPr>
              <w:t>Adult Care</w:t>
            </w:r>
          </w:p>
        </w:tc>
      </w:tr>
      <w:tr w:rsidR="00721F5E" w:rsidRPr="00721F5E" w14:paraId="5823ABDC" w14:textId="77777777" w:rsidTr="00850FFC">
        <w:trPr>
          <w:trHeight w:val="300"/>
        </w:trPr>
        <w:tc>
          <w:tcPr>
            <w:tcW w:w="2660" w:type="dxa"/>
            <w:tcBorders>
              <w:top w:val="single" w:sz="4" w:space="0" w:color="auto"/>
            </w:tcBorders>
            <w:shd w:val="clear" w:color="auto" w:fill="auto"/>
            <w:noWrap/>
            <w:vAlign w:val="bottom"/>
            <w:hideMark/>
          </w:tcPr>
          <w:p w14:paraId="17DC2118" w14:textId="77777777" w:rsidR="00721F5E" w:rsidRPr="00721F5E" w:rsidRDefault="00721F5E" w:rsidP="00850FFC">
            <w:pPr>
              <w:spacing w:after="0" w:line="240" w:lineRule="auto"/>
              <w:rPr>
                <w:rFonts w:eastAsia="Times New Roman" w:cs="Times New Roman"/>
                <w:color w:val="000000"/>
                <w:sz w:val="20"/>
                <w:szCs w:val="20"/>
              </w:rPr>
            </w:pPr>
            <w:r w:rsidRPr="00721F5E">
              <w:rPr>
                <w:rFonts w:eastAsia="Times New Roman" w:cs="Times New Roman"/>
                <w:color w:val="000000"/>
                <w:sz w:val="20"/>
                <w:szCs w:val="20"/>
              </w:rPr>
              <w:t>No controls</w:t>
            </w:r>
          </w:p>
        </w:tc>
        <w:tc>
          <w:tcPr>
            <w:tcW w:w="1240" w:type="dxa"/>
            <w:tcBorders>
              <w:top w:val="single" w:sz="4" w:space="0" w:color="auto"/>
            </w:tcBorders>
            <w:shd w:val="clear" w:color="auto" w:fill="auto"/>
            <w:noWrap/>
            <w:hideMark/>
          </w:tcPr>
          <w:p w14:paraId="72EE50E9"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3.712***</w:t>
            </w:r>
          </w:p>
        </w:tc>
        <w:tc>
          <w:tcPr>
            <w:tcW w:w="1240" w:type="dxa"/>
            <w:tcBorders>
              <w:top w:val="single" w:sz="4" w:space="0" w:color="auto"/>
            </w:tcBorders>
            <w:shd w:val="clear" w:color="auto" w:fill="auto"/>
            <w:noWrap/>
            <w:hideMark/>
          </w:tcPr>
          <w:p w14:paraId="3BA2E784"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0.742**</w:t>
            </w:r>
          </w:p>
        </w:tc>
        <w:tc>
          <w:tcPr>
            <w:tcW w:w="1341" w:type="dxa"/>
            <w:tcBorders>
              <w:top w:val="single" w:sz="4" w:space="0" w:color="auto"/>
            </w:tcBorders>
            <w:shd w:val="clear" w:color="auto" w:fill="auto"/>
            <w:noWrap/>
            <w:hideMark/>
          </w:tcPr>
          <w:p w14:paraId="739889F1"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0.599***</w:t>
            </w:r>
          </w:p>
        </w:tc>
        <w:tc>
          <w:tcPr>
            <w:tcW w:w="1240" w:type="dxa"/>
            <w:tcBorders>
              <w:top w:val="single" w:sz="4" w:space="0" w:color="auto"/>
            </w:tcBorders>
            <w:shd w:val="clear" w:color="auto" w:fill="auto"/>
            <w:noWrap/>
            <w:hideMark/>
          </w:tcPr>
          <w:p w14:paraId="3DF0DE55"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19.24***</w:t>
            </w:r>
          </w:p>
        </w:tc>
        <w:tc>
          <w:tcPr>
            <w:tcW w:w="1240" w:type="dxa"/>
            <w:tcBorders>
              <w:top w:val="single" w:sz="4" w:space="0" w:color="auto"/>
            </w:tcBorders>
            <w:shd w:val="clear" w:color="auto" w:fill="auto"/>
            <w:noWrap/>
            <w:hideMark/>
          </w:tcPr>
          <w:p w14:paraId="5C8E3F6A"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-2.551</w:t>
            </w:r>
          </w:p>
        </w:tc>
      </w:tr>
      <w:tr w:rsidR="00721F5E" w:rsidRPr="00721F5E" w14:paraId="77C284DD" w14:textId="77777777" w:rsidTr="00850FFC">
        <w:trPr>
          <w:trHeight w:val="300"/>
        </w:trPr>
        <w:tc>
          <w:tcPr>
            <w:tcW w:w="2660" w:type="dxa"/>
            <w:shd w:val="clear" w:color="auto" w:fill="auto"/>
            <w:noWrap/>
            <w:vAlign w:val="bottom"/>
            <w:hideMark/>
          </w:tcPr>
          <w:p w14:paraId="6B84F567" w14:textId="77777777" w:rsidR="00721F5E" w:rsidRPr="00721F5E" w:rsidRDefault="00721F5E" w:rsidP="00850FFC">
            <w:pPr>
              <w:spacing w:after="0" w:line="240" w:lineRule="auto"/>
              <w:jc w:val="center"/>
              <w:rPr>
                <w:rFonts w:eastAsia="Times New Roman" w:cs="Times New Roman"/>
                <w:color w:val="000000"/>
                <w:sz w:val="20"/>
                <w:szCs w:val="20"/>
              </w:rPr>
            </w:pPr>
          </w:p>
        </w:tc>
        <w:tc>
          <w:tcPr>
            <w:tcW w:w="1240" w:type="dxa"/>
            <w:shd w:val="clear" w:color="auto" w:fill="auto"/>
            <w:noWrap/>
            <w:hideMark/>
          </w:tcPr>
          <w:p w14:paraId="66C7727E"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(0.710)</w:t>
            </w:r>
          </w:p>
        </w:tc>
        <w:tc>
          <w:tcPr>
            <w:tcW w:w="1240" w:type="dxa"/>
            <w:shd w:val="clear" w:color="auto" w:fill="auto"/>
            <w:noWrap/>
            <w:hideMark/>
          </w:tcPr>
          <w:p w14:paraId="0C803234"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(0.233)</w:t>
            </w:r>
          </w:p>
        </w:tc>
        <w:tc>
          <w:tcPr>
            <w:tcW w:w="1341" w:type="dxa"/>
            <w:shd w:val="clear" w:color="auto" w:fill="auto"/>
            <w:noWrap/>
            <w:hideMark/>
          </w:tcPr>
          <w:p w14:paraId="2D12B3FB"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(0.107)</w:t>
            </w:r>
          </w:p>
        </w:tc>
        <w:tc>
          <w:tcPr>
            <w:tcW w:w="1240" w:type="dxa"/>
            <w:shd w:val="clear" w:color="auto" w:fill="auto"/>
            <w:noWrap/>
            <w:hideMark/>
          </w:tcPr>
          <w:p w14:paraId="418F7BC6"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(1.360)</w:t>
            </w:r>
          </w:p>
        </w:tc>
        <w:tc>
          <w:tcPr>
            <w:tcW w:w="1240" w:type="dxa"/>
            <w:shd w:val="clear" w:color="auto" w:fill="auto"/>
            <w:noWrap/>
            <w:hideMark/>
          </w:tcPr>
          <w:p w14:paraId="388C41BB"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(1.675)</w:t>
            </w:r>
          </w:p>
        </w:tc>
      </w:tr>
      <w:tr w:rsidR="00721F5E" w:rsidRPr="00721F5E" w14:paraId="0FBC24BB" w14:textId="77777777" w:rsidTr="00850FFC">
        <w:trPr>
          <w:trHeight w:val="300"/>
        </w:trPr>
        <w:tc>
          <w:tcPr>
            <w:tcW w:w="2660" w:type="dxa"/>
            <w:shd w:val="clear" w:color="auto" w:fill="auto"/>
            <w:noWrap/>
            <w:vAlign w:val="bottom"/>
            <w:hideMark/>
          </w:tcPr>
          <w:p w14:paraId="7C6FFBA2" w14:textId="77777777" w:rsidR="00721F5E" w:rsidRPr="00721F5E" w:rsidRDefault="00721F5E" w:rsidP="00850FFC">
            <w:pPr>
              <w:spacing w:after="0" w:line="240" w:lineRule="auto"/>
              <w:rPr>
                <w:rFonts w:eastAsia="Times New Roman" w:cs="Times New Roman"/>
                <w:color w:val="000000"/>
                <w:sz w:val="20"/>
                <w:szCs w:val="20"/>
              </w:rPr>
            </w:pPr>
            <w:r w:rsidRPr="00721F5E">
              <w:rPr>
                <w:rFonts w:eastAsia="Times New Roman" w:cs="Times New Roman"/>
                <w:color w:val="000000"/>
                <w:sz w:val="20"/>
                <w:szCs w:val="20"/>
              </w:rPr>
              <w:t>Gender and Child Presence</w:t>
            </w:r>
          </w:p>
        </w:tc>
        <w:tc>
          <w:tcPr>
            <w:tcW w:w="1240" w:type="dxa"/>
            <w:shd w:val="clear" w:color="auto" w:fill="auto"/>
            <w:noWrap/>
            <w:hideMark/>
          </w:tcPr>
          <w:p w14:paraId="6F155EAC"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-2.707***</w:t>
            </w:r>
          </w:p>
        </w:tc>
        <w:tc>
          <w:tcPr>
            <w:tcW w:w="1240" w:type="dxa"/>
            <w:shd w:val="clear" w:color="auto" w:fill="auto"/>
            <w:noWrap/>
            <w:hideMark/>
          </w:tcPr>
          <w:p w14:paraId="21DDF12F"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0.622**</w:t>
            </w:r>
          </w:p>
        </w:tc>
        <w:tc>
          <w:tcPr>
            <w:tcW w:w="1341" w:type="dxa"/>
            <w:shd w:val="clear" w:color="auto" w:fill="auto"/>
            <w:noWrap/>
            <w:hideMark/>
          </w:tcPr>
          <w:p w14:paraId="5A7A65EC"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0.775***</w:t>
            </w:r>
          </w:p>
        </w:tc>
        <w:tc>
          <w:tcPr>
            <w:tcW w:w="1240" w:type="dxa"/>
            <w:shd w:val="clear" w:color="auto" w:fill="auto"/>
            <w:noWrap/>
            <w:hideMark/>
          </w:tcPr>
          <w:p w14:paraId="24A50460"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-2.735*</w:t>
            </w:r>
          </w:p>
        </w:tc>
        <w:tc>
          <w:tcPr>
            <w:tcW w:w="1240" w:type="dxa"/>
            <w:shd w:val="clear" w:color="auto" w:fill="auto"/>
            <w:noWrap/>
            <w:hideMark/>
          </w:tcPr>
          <w:p w14:paraId="69A59118"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-0.830</w:t>
            </w:r>
          </w:p>
        </w:tc>
      </w:tr>
      <w:tr w:rsidR="00721F5E" w:rsidRPr="00721F5E" w14:paraId="1BD580D5" w14:textId="77777777" w:rsidTr="00850FFC">
        <w:trPr>
          <w:trHeight w:val="300"/>
        </w:trPr>
        <w:tc>
          <w:tcPr>
            <w:tcW w:w="2660" w:type="dxa"/>
            <w:shd w:val="clear" w:color="auto" w:fill="auto"/>
            <w:noWrap/>
            <w:vAlign w:val="bottom"/>
            <w:hideMark/>
          </w:tcPr>
          <w:p w14:paraId="3FD9D9B3" w14:textId="77777777" w:rsidR="00721F5E" w:rsidRPr="00721F5E" w:rsidRDefault="00721F5E" w:rsidP="00850FFC">
            <w:pPr>
              <w:spacing w:after="0" w:line="240" w:lineRule="auto"/>
              <w:jc w:val="center"/>
              <w:rPr>
                <w:rFonts w:eastAsia="Times New Roman" w:cs="Times New Roman"/>
                <w:color w:val="000000"/>
                <w:sz w:val="20"/>
                <w:szCs w:val="20"/>
              </w:rPr>
            </w:pPr>
          </w:p>
        </w:tc>
        <w:tc>
          <w:tcPr>
            <w:tcW w:w="1240" w:type="dxa"/>
            <w:shd w:val="clear" w:color="auto" w:fill="auto"/>
            <w:noWrap/>
            <w:hideMark/>
          </w:tcPr>
          <w:p w14:paraId="2381719C"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(0.674)</w:t>
            </w:r>
          </w:p>
        </w:tc>
        <w:tc>
          <w:tcPr>
            <w:tcW w:w="1240" w:type="dxa"/>
            <w:shd w:val="clear" w:color="auto" w:fill="auto"/>
            <w:noWrap/>
            <w:hideMark/>
          </w:tcPr>
          <w:p w14:paraId="37F02F63"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(0.229)</w:t>
            </w:r>
          </w:p>
        </w:tc>
        <w:tc>
          <w:tcPr>
            <w:tcW w:w="1341" w:type="dxa"/>
            <w:shd w:val="clear" w:color="auto" w:fill="auto"/>
            <w:noWrap/>
            <w:hideMark/>
          </w:tcPr>
          <w:p w14:paraId="1456A7E8"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(0.108)</w:t>
            </w:r>
          </w:p>
        </w:tc>
        <w:tc>
          <w:tcPr>
            <w:tcW w:w="1240" w:type="dxa"/>
            <w:shd w:val="clear" w:color="auto" w:fill="auto"/>
            <w:noWrap/>
            <w:hideMark/>
          </w:tcPr>
          <w:p w14:paraId="5B7438EF"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(1.215)</w:t>
            </w:r>
          </w:p>
        </w:tc>
        <w:tc>
          <w:tcPr>
            <w:tcW w:w="1240" w:type="dxa"/>
            <w:shd w:val="clear" w:color="auto" w:fill="auto"/>
            <w:noWrap/>
            <w:hideMark/>
          </w:tcPr>
          <w:p w14:paraId="14B917DF"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(1.706)</w:t>
            </w:r>
          </w:p>
        </w:tc>
      </w:tr>
      <w:tr w:rsidR="00721F5E" w:rsidRPr="00721F5E" w14:paraId="0270EA34" w14:textId="77777777" w:rsidTr="00850FFC">
        <w:trPr>
          <w:trHeight w:val="300"/>
        </w:trPr>
        <w:tc>
          <w:tcPr>
            <w:tcW w:w="2660" w:type="dxa"/>
            <w:shd w:val="clear" w:color="auto" w:fill="auto"/>
            <w:noWrap/>
            <w:vAlign w:val="bottom"/>
            <w:hideMark/>
          </w:tcPr>
          <w:p w14:paraId="68BC3568" w14:textId="77777777" w:rsidR="00721F5E" w:rsidRPr="00721F5E" w:rsidRDefault="00721F5E" w:rsidP="00850FFC">
            <w:pPr>
              <w:spacing w:after="0" w:line="240" w:lineRule="auto"/>
              <w:rPr>
                <w:rFonts w:eastAsia="Times New Roman" w:cs="Times New Roman"/>
                <w:color w:val="000000"/>
                <w:sz w:val="20"/>
                <w:szCs w:val="20"/>
              </w:rPr>
            </w:pPr>
            <w:r w:rsidRPr="00721F5E">
              <w:rPr>
                <w:rFonts w:eastAsia="Times New Roman" w:cs="Times New Roman"/>
                <w:color w:val="000000"/>
                <w:sz w:val="20"/>
                <w:szCs w:val="20"/>
              </w:rPr>
              <w:t>GC X Z</w:t>
            </w:r>
          </w:p>
        </w:tc>
        <w:tc>
          <w:tcPr>
            <w:tcW w:w="1240" w:type="dxa"/>
            <w:shd w:val="clear" w:color="auto" w:fill="auto"/>
            <w:noWrap/>
            <w:hideMark/>
          </w:tcPr>
          <w:p w14:paraId="1759C24E"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0.883</w:t>
            </w:r>
          </w:p>
        </w:tc>
        <w:tc>
          <w:tcPr>
            <w:tcW w:w="1240" w:type="dxa"/>
            <w:shd w:val="clear" w:color="auto" w:fill="auto"/>
            <w:noWrap/>
            <w:hideMark/>
          </w:tcPr>
          <w:p w14:paraId="697FF6E9"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0.564</w:t>
            </w:r>
          </w:p>
        </w:tc>
        <w:tc>
          <w:tcPr>
            <w:tcW w:w="1341" w:type="dxa"/>
            <w:shd w:val="clear" w:color="auto" w:fill="auto"/>
            <w:noWrap/>
            <w:hideMark/>
          </w:tcPr>
          <w:p w14:paraId="6D303AE8"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0.815***</w:t>
            </w:r>
          </w:p>
        </w:tc>
        <w:tc>
          <w:tcPr>
            <w:tcW w:w="1240" w:type="dxa"/>
            <w:shd w:val="clear" w:color="auto" w:fill="auto"/>
            <w:noWrap/>
            <w:hideMark/>
          </w:tcPr>
          <w:p w14:paraId="6E50D68E"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0.967</w:t>
            </w:r>
          </w:p>
        </w:tc>
        <w:tc>
          <w:tcPr>
            <w:tcW w:w="1240" w:type="dxa"/>
            <w:shd w:val="clear" w:color="auto" w:fill="auto"/>
            <w:noWrap/>
            <w:hideMark/>
          </w:tcPr>
          <w:p w14:paraId="2E440497"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0.903</w:t>
            </w:r>
          </w:p>
        </w:tc>
      </w:tr>
      <w:tr w:rsidR="00721F5E" w:rsidRPr="00721F5E" w14:paraId="799F42AE" w14:textId="77777777" w:rsidTr="00850FFC">
        <w:trPr>
          <w:trHeight w:val="300"/>
        </w:trPr>
        <w:tc>
          <w:tcPr>
            <w:tcW w:w="2660" w:type="dxa"/>
            <w:shd w:val="clear" w:color="auto" w:fill="auto"/>
            <w:noWrap/>
            <w:vAlign w:val="bottom"/>
            <w:hideMark/>
          </w:tcPr>
          <w:p w14:paraId="40D57C19" w14:textId="77777777" w:rsidR="00721F5E" w:rsidRPr="00721F5E" w:rsidRDefault="00721F5E" w:rsidP="00850FFC">
            <w:pPr>
              <w:spacing w:after="0" w:line="240" w:lineRule="auto"/>
              <w:jc w:val="center"/>
              <w:rPr>
                <w:rFonts w:eastAsia="Times New Roman" w:cs="Times New Roman"/>
                <w:color w:val="000000"/>
                <w:sz w:val="20"/>
                <w:szCs w:val="20"/>
              </w:rPr>
            </w:pPr>
          </w:p>
        </w:tc>
        <w:tc>
          <w:tcPr>
            <w:tcW w:w="1240" w:type="dxa"/>
            <w:shd w:val="clear" w:color="auto" w:fill="auto"/>
            <w:noWrap/>
            <w:hideMark/>
          </w:tcPr>
          <w:p w14:paraId="59068F31"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(0.820)</w:t>
            </w:r>
          </w:p>
        </w:tc>
        <w:tc>
          <w:tcPr>
            <w:tcW w:w="1240" w:type="dxa"/>
            <w:shd w:val="clear" w:color="auto" w:fill="auto"/>
            <w:noWrap/>
            <w:hideMark/>
          </w:tcPr>
          <w:p w14:paraId="6BB03FE9"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(0.293)</w:t>
            </w:r>
          </w:p>
        </w:tc>
        <w:tc>
          <w:tcPr>
            <w:tcW w:w="1341" w:type="dxa"/>
            <w:shd w:val="clear" w:color="auto" w:fill="auto"/>
            <w:noWrap/>
            <w:hideMark/>
          </w:tcPr>
          <w:p w14:paraId="6390CA2C"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(0.133)</w:t>
            </w:r>
          </w:p>
        </w:tc>
        <w:tc>
          <w:tcPr>
            <w:tcW w:w="1240" w:type="dxa"/>
            <w:shd w:val="clear" w:color="auto" w:fill="auto"/>
            <w:noWrap/>
            <w:hideMark/>
          </w:tcPr>
          <w:p w14:paraId="44A8F5FE"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(1.513)</w:t>
            </w:r>
          </w:p>
        </w:tc>
        <w:tc>
          <w:tcPr>
            <w:tcW w:w="1240" w:type="dxa"/>
            <w:shd w:val="clear" w:color="auto" w:fill="auto"/>
            <w:noWrap/>
            <w:hideMark/>
          </w:tcPr>
          <w:p w14:paraId="20F1DC5B"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(2.188)</w:t>
            </w:r>
          </w:p>
        </w:tc>
      </w:tr>
    </w:tbl>
    <w:p w14:paraId="3C809F62" w14:textId="02797A53" w:rsidR="0049052A" w:rsidRDefault="0049052A" w:rsidP="0049052A">
      <w:pPr>
        <w:spacing w:after="0"/>
        <w:ind w:firstLine="720"/>
        <w:rPr>
          <w:rFonts w:cs="Times New Roman"/>
        </w:rPr>
      </w:pPr>
      <w:r w:rsidRPr="007C37BD">
        <w:rPr>
          <w:rFonts w:cs="Times New Roman"/>
          <w:i/>
        </w:rPr>
        <w:t>Note</w:t>
      </w:r>
      <w:r>
        <w:rPr>
          <w:rFonts w:cs="Times New Roman"/>
        </w:rPr>
        <w:t xml:space="preserve">: Standard errors in </w:t>
      </w:r>
      <w:r w:rsidR="00721F5E">
        <w:rPr>
          <w:rFonts w:cs="Times New Roman"/>
        </w:rPr>
        <w:t>p</w:t>
      </w:r>
      <w:r>
        <w:rPr>
          <w:rFonts w:cs="Times New Roman"/>
        </w:rPr>
        <w:t xml:space="preserve">arenthesis. </w:t>
      </w:r>
      <w:r w:rsidR="00721F5E">
        <w:rPr>
          <w:rFonts w:cs="Times New Roman"/>
        </w:rPr>
        <w:t>*** - significant at 1%, ** - significant at 5%.</w:t>
      </w:r>
    </w:p>
    <w:p w14:paraId="70981071" w14:textId="77777777" w:rsidR="002E4641" w:rsidRDefault="002E4641" w:rsidP="0049052A"/>
    <w:p w14:paraId="2D6F3E95" w14:textId="488FCDED" w:rsidR="0049052A" w:rsidRDefault="0049052A" w:rsidP="0049052A">
      <w:r>
        <w:t>In the models with no controls</w:t>
      </w:r>
      <w:r w:rsidRPr="00931163">
        <w:t xml:space="preserve">, </w:t>
      </w:r>
      <w:r>
        <w:t xml:space="preserve">the impact of household consumption is </w:t>
      </w:r>
      <w:r w:rsidRPr="00931163">
        <w:t>statistically significant</w:t>
      </w:r>
      <w:r>
        <w:t xml:space="preserve"> (e</w:t>
      </w:r>
      <w:r w:rsidRPr="00931163">
        <w:t>xcept for time</w:t>
      </w:r>
      <w:r>
        <w:t xml:space="preserve"> spent</w:t>
      </w:r>
      <w:r w:rsidRPr="00931163">
        <w:t xml:space="preserve"> on adult care</w:t>
      </w:r>
      <w:r>
        <w:t xml:space="preserve">), especially in the models for the time spent on </w:t>
      </w:r>
      <w:r w:rsidRPr="00931163">
        <w:t xml:space="preserve">childcare and </w:t>
      </w:r>
      <w:r>
        <w:t xml:space="preserve">total </w:t>
      </w:r>
      <w:r w:rsidRPr="00931163">
        <w:t xml:space="preserve">household production. Controlling for gender and child presence </w:t>
      </w:r>
      <w:r>
        <w:t>substantially reduces the coefficient on childcare and reverses its sign.</w:t>
      </w:r>
      <w:r w:rsidRPr="00931163">
        <w:t xml:space="preserve"> </w:t>
      </w:r>
      <w:r>
        <w:t xml:space="preserve">Nevertheless, </w:t>
      </w:r>
      <w:r w:rsidRPr="00931163">
        <w:t xml:space="preserve">the effect remains significant. We also observe that the </w:t>
      </w:r>
      <w:r>
        <w:t>impa</w:t>
      </w:r>
      <w:r w:rsidRPr="00931163">
        <w:t xml:space="preserve">ct on household production remains significant but with a negative </w:t>
      </w:r>
      <w:r>
        <w:t>sign</w:t>
      </w:r>
      <w:r w:rsidRPr="00931163">
        <w:t>.</w:t>
      </w:r>
      <w:r>
        <w:t xml:space="preserve"> However, o</w:t>
      </w:r>
      <w:r w:rsidRPr="00931163">
        <w:t xml:space="preserve">nce we use the fully interacted model, the </w:t>
      </w:r>
      <w:r>
        <w:t xml:space="preserve">statistical significance of the </w:t>
      </w:r>
      <w:r w:rsidRPr="00931163">
        <w:t xml:space="preserve">relationship between household </w:t>
      </w:r>
      <w:r>
        <w:t xml:space="preserve">expenditure, total time on household production, and time spent on childcare disappears. While the effects for procurement and core activities remain statistically significant, the magnitudes of the effects suggest that they may not be economically significant. Specifically, the model predicts an increase of 0.07 and 0.08 hours (less than </w:t>
      </w:r>
      <w:r w:rsidR="002E4641">
        <w:t>five</w:t>
      </w:r>
      <w:r>
        <w:t xml:space="preserve"> minutes) in time spent on core activities and procurement for a 10</w:t>
      </w:r>
      <w:r w:rsidR="002E4641">
        <w:t xml:space="preserve"> percent</w:t>
      </w:r>
      <w:r>
        <w:t xml:space="preserve"> change in expenditure. </w:t>
      </w:r>
    </w:p>
    <w:p w14:paraId="1FC094A6" w14:textId="4138D6B2" w:rsidR="0049052A" w:rsidRDefault="0049052A" w:rsidP="0049052A">
      <w:r>
        <w:t>To summarize, the evidence suggests that the CIA assumption holds</w:t>
      </w:r>
      <w:r w:rsidR="002E4641">
        <w:t>,</w:t>
      </w:r>
      <w:r>
        <w:t xml:space="preserve"> at least once demographic differences and family structure characteristics are controlled. Moreover, these results are consistent across all the methodologies for testing for the CIA we presented here. But, our testing is with total expenditures. The outcomes may not be so encouraging if the relationship is examined for subcategories of expenditure and time</w:t>
      </w:r>
      <w:r w:rsidR="002E4641">
        <w:t xml:space="preserve"> </w:t>
      </w:r>
      <w:r>
        <w:t>use</w:t>
      </w:r>
      <w:r w:rsidR="002E4641">
        <w:t xml:space="preserve"> (</w:t>
      </w:r>
      <w:r>
        <w:t>e.g., food expenditures and time spent on household production</w:t>
      </w:r>
      <w:r w:rsidR="002E4641">
        <w:t>)</w:t>
      </w:r>
      <w:r>
        <w:t>.</w:t>
      </w:r>
    </w:p>
    <w:p w14:paraId="54A67644" w14:textId="77777777" w:rsidR="00721F5E" w:rsidRDefault="00721F5E">
      <w:pPr>
        <w:spacing w:after="0" w:line="240" w:lineRule="auto"/>
        <w:rPr>
          <w:rFonts w:asciiTheme="majorHAnsi" w:eastAsiaTheme="majorEastAsia" w:hAnsiTheme="majorHAnsi" w:cstheme="majorBidi"/>
          <w:color w:val="2F5496" w:themeColor="accent1" w:themeShade="BF"/>
          <w:sz w:val="32"/>
          <w:szCs w:val="32"/>
        </w:rPr>
      </w:pPr>
      <w:r>
        <w:br w:type="page"/>
      </w:r>
    </w:p>
    <w:p w14:paraId="3A1378D3" w14:textId="095673D5" w:rsidR="0049052A" w:rsidRDefault="0049052A" w:rsidP="0049052A">
      <w:pPr>
        <w:pStyle w:val="Heading1"/>
        <w:numPr>
          <w:ilvl w:val="0"/>
          <w:numId w:val="0"/>
        </w:numPr>
        <w:ind w:left="432"/>
      </w:pPr>
      <w:bookmarkStart w:id="232" w:name="_Toc158095536"/>
      <w:r>
        <w:lastRenderedPageBreak/>
        <w:t>Appendix B: Comparison of the results from two algorithms of multiple imputation</w:t>
      </w:r>
      <w:bookmarkEnd w:id="232"/>
      <w:r>
        <w:t xml:space="preserve"> </w:t>
      </w:r>
    </w:p>
    <w:p w14:paraId="180F0C4C" w14:textId="1EC8DC80" w:rsidR="0049052A" w:rsidRDefault="0049052A" w:rsidP="0049052A">
      <w:r>
        <w:t>As described in the main text, we use two different algorithms for the multiple imputation (MI) approach. First, when using the statistical software Stata, we use an interval</w:t>
      </w:r>
      <w:r w:rsidR="002E4641">
        <w:t xml:space="preserve"> </w:t>
      </w:r>
      <w:r>
        <w:t xml:space="preserve">regression model, a generalization of the </w:t>
      </w:r>
      <w:r w:rsidR="00AE4EB3">
        <w:t>T</w:t>
      </w:r>
      <w:r>
        <w:t>obit</w:t>
      </w:r>
      <w:r w:rsidR="002E4641">
        <w:t>-</w:t>
      </w:r>
      <w:r>
        <w:t xml:space="preserve">censored regression model, to identify the data-generating process of time-use activities. The model has sound econometric properties and is meant to correctly address the presence of excess zeroes in data, as is the case </w:t>
      </w:r>
      <w:r w:rsidR="00733A62">
        <w:t xml:space="preserve">for </w:t>
      </w:r>
      <w:r>
        <w:t>time use.</w:t>
      </w:r>
    </w:p>
    <w:p w14:paraId="14578AB1" w14:textId="4CF44E7B" w:rsidR="0049052A" w:rsidRDefault="0049052A" w:rsidP="0049052A">
      <w:r>
        <w:t>Due to software limitations, when using the statistical software SAS, we use a fully conditional specification method (FCS) based on a linear regression (LR) model. Predictions of the model are censored out after all imputations are created. Because this approach uses a</w:t>
      </w:r>
      <w:r w:rsidR="00733A62">
        <w:t>n</w:t>
      </w:r>
      <w:r>
        <w:t xml:space="preserve"> LR model for a limited dependent variable with a large number of zeroes, we expect the coefficients and predictions to be biased after the censored correction. SAS does not have a </w:t>
      </w:r>
      <w:r w:rsidR="00AE4EB3">
        <w:t>T</w:t>
      </w:r>
      <w:r>
        <w:t>obit model for multiple imputation procedures.</w:t>
      </w:r>
    </w:p>
    <w:p w14:paraId="7D705BEC" w14:textId="77777777" w:rsidR="0049052A" w:rsidRDefault="0049052A" w:rsidP="0049052A">
      <w:r>
        <w:t xml:space="preserve">To compare the performance of the procedures, we estimate the absolute relative difference of mean, median, and standard deviation for imputed total hours of household production for various subgroups and compare them across the Stata (Tobit) and SAS(LR-FCS) procedures. We concentrate on household production over weekends, focusing on a single replicate. The results for weekdays are similar. </w:t>
      </w:r>
    </w:p>
    <w:p w14:paraId="5A8372B4" w14:textId="5373A617" w:rsidR="0049052A" w:rsidRDefault="0049052A" w:rsidP="0049052A">
      <w:r>
        <w:t xml:space="preserve">Figure </w:t>
      </w:r>
      <w:r w:rsidR="008F648D">
        <w:t>B</w:t>
      </w:r>
      <w:r>
        <w:t xml:space="preserve">1 provides a scatter plot of the absolute relative differences for mean, median, and standard deviation. If the SAS procedure were superior, we would see that the scatterplot of points to lean below and to the right of the main diagonal. In contrast, if the Stata procedure is superior, we should see the opposite, with the scatterplot of points leaning upward and to the right of the main diagonal. </w:t>
      </w:r>
    </w:p>
    <w:p w14:paraId="7FD45AE6" w14:textId="263AACBD" w:rsidR="0049052A" w:rsidRDefault="0049052A" w:rsidP="0049052A">
      <w:r>
        <w:t>What we observe, however, is that</w:t>
      </w:r>
      <w:r w:rsidR="00733A62">
        <w:t>,</w:t>
      </w:r>
      <w:r>
        <w:t xml:space="preserve"> despite the theoretical advantages of the Tobit model that Stata has on characterizing the conditional distribution of time, given the large presence of zeroes, there is no clear advantage for the Stata results. The cloud of points distribution suggests that both approaches have advantages and disadvantages across different subgroups.</w:t>
      </w:r>
      <w:r>
        <w:rPr>
          <w:rStyle w:val="FootnoteReference"/>
        </w:rPr>
        <w:footnoteReference w:id="80"/>
      </w:r>
    </w:p>
    <w:p w14:paraId="10B01EE5" w14:textId="77777777" w:rsidR="0049052A" w:rsidRDefault="0049052A" w:rsidP="0049052A">
      <w:pPr>
        <w:spacing w:after="0" w:line="240" w:lineRule="auto"/>
      </w:pPr>
      <w:r>
        <w:br w:type="page"/>
      </w:r>
    </w:p>
    <w:p w14:paraId="4F9DFC0D" w14:textId="16B79F4B" w:rsidR="0049052A" w:rsidRPr="007C37BD" w:rsidRDefault="0049052A" w:rsidP="0049052A">
      <w:pPr>
        <w:rPr>
          <w:b/>
        </w:rPr>
      </w:pPr>
      <w:r w:rsidRPr="008F648D">
        <w:rPr>
          <w:b/>
          <w:highlight w:val="yellow"/>
        </w:rPr>
        <w:lastRenderedPageBreak/>
        <w:t xml:space="preserve">Figure </w:t>
      </w:r>
      <w:r w:rsidR="00B26281" w:rsidRPr="008F648D">
        <w:rPr>
          <w:b/>
          <w:highlight w:val="yellow"/>
        </w:rPr>
        <w:t>B</w:t>
      </w:r>
      <w:r w:rsidRPr="008F648D">
        <w:rPr>
          <w:b/>
          <w:highlight w:val="yellow"/>
        </w:rPr>
        <w:t>1</w:t>
      </w:r>
      <w:r w:rsidRPr="007C37BD">
        <w:rPr>
          <w:b/>
        </w:rPr>
        <w:t xml:space="preserve"> Comparison of SAS and S</w:t>
      </w:r>
      <w:r w:rsidR="00E84180">
        <w:rPr>
          <w:b/>
        </w:rPr>
        <w:t>tata</w:t>
      </w:r>
      <w:r w:rsidRPr="007C37BD">
        <w:rPr>
          <w:b/>
        </w:rPr>
        <w:t xml:space="preserve"> methods of multiple imputation</w:t>
      </w:r>
    </w:p>
    <w:p w14:paraId="7ADB55C9" w14:textId="77777777" w:rsidR="0049052A" w:rsidRDefault="0049052A" w:rsidP="0049052A">
      <w:pPr>
        <w:jc w:val="center"/>
      </w:pPr>
      <w:r w:rsidRPr="00804027">
        <w:rPr>
          <w:noProof/>
        </w:rPr>
        <w:drawing>
          <wp:inline distT="0" distB="0" distL="0" distR="0" wp14:anchorId="7DDB56FA" wp14:editId="62A4BFF6">
            <wp:extent cx="5486400" cy="548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3E67C514" w14:textId="77777777" w:rsidR="0049052A" w:rsidRDefault="0049052A">
      <w:pPr>
        <w:spacing w:after="0" w:line="240" w:lineRule="auto"/>
        <w:rPr>
          <w:rFonts w:asciiTheme="majorHAnsi" w:eastAsiaTheme="majorEastAsia" w:hAnsiTheme="majorHAnsi" w:cstheme="majorBidi"/>
          <w:color w:val="2F5496" w:themeColor="accent1" w:themeShade="BF"/>
          <w:sz w:val="32"/>
          <w:szCs w:val="32"/>
        </w:rPr>
      </w:pPr>
      <w:r>
        <w:br w:type="page"/>
      </w:r>
    </w:p>
    <w:p w14:paraId="673AF5B0" w14:textId="3A5733B7" w:rsidR="00710537" w:rsidRDefault="00710537" w:rsidP="00710537">
      <w:pPr>
        <w:pStyle w:val="Heading1"/>
        <w:numPr>
          <w:ilvl w:val="0"/>
          <w:numId w:val="0"/>
        </w:numPr>
        <w:ind w:left="432" w:hanging="432"/>
      </w:pPr>
      <w:bookmarkStart w:id="233" w:name="_Toc158095537"/>
      <w:r>
        <w:lastRenderedPageBreak/>
        <w:t>References</w:t>
      </w:r>
      <w:bookmarkEnd w:id="233"/>
    </w:p>
    <w:p w14:paraId="06FDAB3C" w14:textId="581C8C94" w:rsidR="00F15CB0" w:rsidRPr="00131E04" w:rsidRDefault="00F15CB0" w:rsidP="00131E04">
      <w:pPr>
        <w:spacing w:line="240" w:lineRule="auto"/>
        <w:ind w:left="720" w:hanging="720"/>
        <w:rPr>
          <w:rFonts w:eastAsia="Times New Roman" w:cs="Times New Roman"/>
          <w:szCs w:val="24"/>
        </w:rPr>
      </w:pPr>
      <w:bookmarkStart w:id="234" w:name="_Hlk93082921"/>
      <w:proofErr w:type="spellStart"/>
      <w:r w:rsidRPr="00131E04">
        <w:rPr>
          <w:rFonts w:eastAsia="Times New Roman" w:cs="Times New Roman"/>
          <w:szCs w:val="24"/>
        </w:rPr>
        <w:t>Aassve</w:t>
      </w:r>
      <w:proofErr w:type="spellEnd"/>
      <w:r w:rsidRPr="00131E04">
        <w:rPr>
          <w:rFonts w:eastAsia="Times New Roman" w:cs="Times New Roman"/>
          <w:szCs w:val="24"/>
        </w:rPr>
        <w:t xml:space="preserve">, A., </w:t>
      </w:r>
      <w:proofErr w:type="spellStart"/>
      <w:r w:rsidRPr="00131E04">
        <w:rPr>
          <w:rFonts w:eastAsia="Times New Roman" w:cs="Times New Roman"/>
          <w:szCs w:val="24"/>
        </w:rPr>
        <w:t>Meroni</w:t>
      </w:r>
      <w:proofErr w:type="spellEnd"/>
      <w:r w:rsidRPr="00131E04">
        <w:rPr>
          <w:rFonts w:eastAsia="Times New Roman" w:cs="Times New Roman"/>
          <w:szCs w:val="24"/>
        </w:rPr>
        <w:t xml:space="preserve">, E., &amp; </w:t>
      </w:r>
      <w:proofErr w:type="spellStart"/>
      <w:r w:rsidRPr="00131E04">
        <w:rPr>
          <w:rFonts w:eastAsia="Times New Roman" w:cs="Times New Roman"/>
          <w:szCs w:val="24"/>
        </w:rPr>
        <w:t>Pronzato</w:t>
      </w:r>
      <w:proofErr w:type="spellEnd"/>
      <w:r w:rsidRPr="00131E04">
        <w:rPr>
          <w:rFonts w:eastAsia="Times New Roman" w:cs="Times New Roman"/>
          <w:szCs w:val="24"/>
        </w:rPr>
        <w:t xml:space="preserve">, C. (2012). </w:t>
      </w:r>
      <w:r w:rsidR="002A6F4B">
        <w:rPr>
          <w:rFonts w:eastAsia="Times New Roman" w:cs="Times New Roman"/>
          <w:szCs w:val="24"/>
        </w:rPr>
        <w:t>“</w:t>
      </w:r>
      <w:r w:rsidRPr="00131E04">
        <w:rPr>
          <w:rFonts w:eastAsia="Times New Roman" w:cs="Times New Roman"/>
          <w:szCs w:val="24"/>
        </w:rPr>
        <w:t>Grandparenting and Childbearing in the Extended Family.</w:t>
      </w:r>
      <w:r w:rsidR="002A6F4B">
        <w:rPr>
          <w:rFonts w:eastAsia="Times New Roman" w:cs="Times New Roman"/>
          <w:szCs w:val="24"/>
        </w:rPr>
        <w:t>”</w:t>
      </w:r>
      <w:r w:rsidRPr="00131E04">
        <w:rPr>
          <w:rFonts w:eastAsia="Times New Roman" w:cs="Times New Roman"/>
          <w:szCs w:val="24"/>
        </w:rPr>
        <w:t xml:space="preserve"> </w:t>
      </w:r>
      <w:r w:rsidRPr="00131E04">
        <w:rPr>
          <w:rFonts w:eastAsia="Times New Roman" w:cs="Times New Roman"/>
          <w:i/>
          <w:iCs/>
          <w:szCs w:val="24"/>
        </w:rPr>
        <w:t>European Journal of Population</w:t>
      </w:r>
      <w:r w:rsidRPr="00131E04">
        <w:rPr>
          <w:rFonts w:eastAsia="Times New Roman" w:cs="Times New Roman"/>
          <w:szCs w:val="24"/>
        </w:rPr>
        <w:t xml:space="preserve">, </w:t>
      </w:r>
      <w:r w:rsidRPr="00131E04">
        <w:rPr>
          <w:rFonts w:eastAsia="Times New Roman" w:cs="Times New Roman"/>
          <w:i/>
          <w:iCs/>
          <w:szCs w:val="24"/>
        </w:rPr>
        <w:t>28</w:t>
      </w:r>
      <w:r w:rsidRPr="00131E04">
        <w:rPr>
          <w:rFonts w:eastAsia="Times New Roman" w:cs="Times New Roman"/>
          <w:szCs w:val="24"/>
        </w:rPr>
        <w:t>(4), 499–518.</w:t>
      </w:r>
    </w:p>
    <w:p w14:paraId="5BF05F44" w14:textId="6F3BCAB3" w:rsidR="00710537" w:rsidRPr="00731A9E" w:rsidRDefault="00710537" w:rsidP="00710537">
      <w:pPr>
        <w:spacing w:line="240" w:lineRule="auto"/>
        <w:ind w:left="720" w:hanging="720"/>
        <w:rPr>
          <w:rFonts w:eastAsia="Times New Roman" w:cs="Times New Roman"/>
        </w:rPr>
      </w:pPr>
      <w:proofErr w:type="spellStart"/>
      <w:r w:rsidRPr="00731A9E">
        <w:rPr>
          <w:rFonts w:eastAsia="Times New Roman" w:cs="Times New Roman"/>
        </w:rPr>
        <w:t>Andreski</w:t>
      </w:r>
      <w:bookmarkEnd w:id="234"/>
      <w:proofErr w:type="spellEnd"/>
      <w:r w:rsidRPr="00731A9E">
        <w:rPr>
          <w:rFonts w:eastAsia="Times New Roman" w:cs="Times New Roman"/>
        </w:rPr>
        <w:t xml:space="preserve">, P., Li, G., </w:t>
      </w:r>
      <w:proofErr w:type="spellStart"/>
      <w:r w:rsidRPr="00731A9E">
        <w:rPr>
          <w:rFonts w:eastAsia="Times New Roman" w:cs="Times New Roman"/>
        </w:rPr>
        <w:t>Samancioglu</w:t>
      </w:r>
      <w:proofErr w:type="spellEnd"/>
      <w:r w:rsidRPr="00731A9E">
        <w:rPr>
          <w:rFonts w:eastAsia="Times New Roman" w:cs="Times New Roman"/>
        </w:rPr>
        <w:t xml:space="preserve">, M. Z., &amp; </w:t>
      </w:r>
      <w:proofErr w:type="spellStart"/>
      <w:r w:rsidRPr="00731A9E">
        <w:rPr>
          <w:rFonts w:eastAsia="Times New Roman" w:cs="Times New Roman"/>
        </w:rPr>
        <w:t>Schoeni</w:t>
      </w:r>
      <w:proofErr w:type="spellEnd"/>
      <w:r w:rsidRPr="00731A9E">
        <w:rPr>
          <w:rFonts w:eastAsia="Times New Roman" w:cs="Times New Roman"/>
        </w:rPr>
        <w:t xml:space="preserve">, R. 2014. </w:t>
      </w:r>
      <w:r w:rsidR="00C243C8">
        <w:rPr>
          <w:rFonts w:eastAsia="Times New Roman" w:cs="Times New Roman"/>
        </w:rPr>
        <w:t>“</w:t>
      </w:r>
      <w:r w:rsidRPr="00731A9E">
        <w:rPr>
          <w:rFonts w:eastAsia="Times New Roman" w:cs="Times New Roman"/>
        </w:rPr>
        <w:t>Estimates of Annual Consumption Expenditures and Its Major Components in the PSID in Comparison to the CE</w:t>
      </w:r>
      <w:r w:rsidR="002A39B1">
        <w:rPr>
          <w:rFonts w:eastAsia="Times New Roman" w:cs="Times New Roman"/>
        </w:rPr>
        <w:t>,</w:t>
      </w:r>
      <w:r w:rsidR="00C243C8">
        <w:rPr>
          <w:rFonts w:eastAsia="Times New Roman" w:cs="Times New Roman"/>
        </w:rPr>
        <w:t>”</w:t>
      </w:r>
      <w:r w:rsidRPr="00731A9E">
        <w:rPr>
          <w:rFonts w:eastAsia="Times New Roman" w:cs="Times New Roman"/>
        </w:rPr>
        <w:t xml:space="preserve"> </w:t>
      </w:r>
      <w:r w:rsidRPr="00731A9E">
        <w:rPr>
          <w:rFonts w:eastAsia="Times New Roman" w:cs="Times New Roman"/>
          <w:i/>
          <w:iCs/>
        </w:rPr>
        <w:t>American Economic Review</w:t>
      </w:r>
      <w:r w:rsidRPr="00731A9E">
        <w:rPr>
          <w:rFonts w:eastAsia="Times New Roman" w:cs="Times New Roman"/>
        </w:rPr>
        <w:t xml:space="preserve">, </w:t>
      </w:r>
      <w:r w:rsidRPr="00731A9E">
        <w:rPr>
          <w:rFonts w:eastAsia="Times New Roman" w:cs="Times New Roman"/>
          <w:i/>
          <w:iCs/>
        </w:rPr>
        <w:t>104</w:t>
      </w:r>
      <w:r w:rsidRPr="00731A9E">
        <w:rPr>
          <w:rFonts w:eastAsia="Times New Roman" w:cs="Times New Roman"/>
        </w:rPr>
        <w:t>(5)</w:t>
      </w:r>
      <w:r w:rsidR="00733A62">
        <w:rPr>
          <w:rFonts w:eastAsia="Times New Roman" w:cs="Times New Roman"/>
        </w:rPr>
        <w:t>:</w:t>
      </w:r>
      <w:r w:rsidRPr="00731A9E">
        <w:rPr>
          <w:rFonts w:eastAsia="Times New Roman" w:cs="Times New Roman"/>
        </w:rPr>
        <w:t xml:space="preserve"> 132–135.</w:t>
      </w:r>
    </w:p>
    <w:p w14:paraId="2F8396FC" w14:textId="3933F4D4" w:rsidR="00710537" w:rsidRDefault="00710537" w:rsidP="00710537">
      <w:pPr>
        <w:spacing w:line="240" w:lineRule="auto"/>
        <w:ind w:left="720" w:hanging="720"/>
        <w:rPr>
          <w:rFonts w:eastAsia="Times New Roman" w:cs="Times New Roman"/>
        </w:rPr>
      </w:pPr>
      <w:r w:rsidRPr="00731A9E">
        <w:rPr>
          <w:rFonts w:eastAsia="Times New Roman" w:cs="Times New Roman"/>
        </w:rPr>
        <w:t xml:space="preserve">Antonopoulos, Rania. 2008. </w:t>
      </w:r>
      <w:r w:rsidRPr="00731A9E">
        <w:rPr>
          <w:rFonts w:eastAsia="Times New Roman" w:cs="Times New Roman"/>
          <w:i/>
          <w:iCs/>
        </w:rPr>
        <w:t xml:space="preserve">The Unpaid Care Work-Paid Work </w:t>
      </w:r>
      <w:proofErr w:type="spellStart"/>
      <w:r w:rsidRPr="00731A9E">
        <w:rPr>
          <w:rFonts w:eastAsia="Times New Roman" w:cs="Times New Roman"/>
          <w:i/>
          <w:iCs/>
        </w:rPr>
        <w:t>Connection.</w:t>
      </w:r>
      <w:r w:rsidRPr="00731A9E">
        <w:rPr>
          <w:rFonts w:eastAsia="Times New Roman" w:cs="Times New Roman"/>
        </w:rPr>
        <w:t>Annandale</w:t>
      </w:r>
      <w:proofErr w:type="spellEnd"/>
      <w:r w:rsidRPr="00731A9E">
        <w:rPr>
          <w:rFonts w:eastAsia="Times New Roman" w:cs="Times New Roman"/>
        </w:rPr>
        <w:t>-on-Hudson, NY: Levy Economics Institute of Bard College. Working Paper No.</w:t>
      </w:r>
      <w:r w:rsidR="00733A62">
        <w:rPr>
          <w:rFonts w:eastAsia="Times New Roman" w:cs="Times New Roman"/>
        </w:rPr>
        <w:t xml:space="preserve"> </w:t>
      </w:r>
      <w:r w:rsidRPr="00731A9E">
        <w:rPr>
          <w:rFonts w:eastAsia="Times New Roman" w:cs="Times New Roman"/>
        </w:rPr>
        <w:t>541.</w:t>
      </w:r>
    </w:p>
    <w:p w14:paraId="75023564" w14:textId="5D3C849C" w:rsidR="00772955" w:rsidRDefault="00772955" w:rsidP="00772955">
      <w:pPr>
        <w:spacing w:line="240" w:lineRule="auto"/>
        <w:ind w:left="720" w:hanging="720"/>
      </w:pPr>
      <w:r>
        <w:t xml:space="preserve">Armstrong, G., Cho, C., Garner, T. I., Matsumoto, B., Munoz, J., &amp; </w:t>
      </w:r>
      <w:proofErr w:type="spellStart"/>
      <w:r>
        <w:t>Schild</w:t>
      </w:r>
      <w:proofErr w:type="spellEnd"/>
      <w:r>
        <w:t xml:space="preserve">, J. 2022. </w:t>
      </w:r>
      <w:r w:rsidR="00C243C8">
        <w:t>“</w:t>
      </w:r>
      <w:r>
        <w:t xml:space="preserve">Building a Consumption Poverty Measure: Initial Results Following Recommendations of a Federal Interagency Working Group. </w:t>
      </w:r>
      <w:r>
        <w:rPr>
          <w:i/>
          <w:iCs/>
        </w:rPr>
        <w:t>AEA Papers and Proceedings</w:t>
      </w:r>
      <w:r>
        <w:t xml:space="preserve">, </w:t>
      </w:r>
      <w:r>
        <w:rPr>
          <w:i/>
          <w:iCs/>
        </w:rPr>
        <w:t>112</w:t>
      </w:r>
      <w:r w:rsidR="00733A62">
        <w:t>:</w:t>
      </w:r>
      <w:r>
        <w:t xml:space="preserve"> 335–339. </w:t>
      </w:r>
      <w:hyperlink r:id="rId91" w:history="1">
        <w:r>
          <w:rPr>
            <w:rStyle w:val="Hyperlink"/>
          </w:rPr>
          <w:t>https://doi.org/10.1257/pandp.20221041</w:t>
        </w:r>
      </w:hyperlink>
    </w:p>
    <w:p w14:paraId="66440EDF" w14:textId="7F274309" w:rsidR="00710537" w:rsidRPr="00731A9E" w:rsidRDefault="00710537" w:rsidP="00710537">
      <w:pPr>
        <w:spacing w:line="240" w:lineRule="auto"/>
        <w:ind w:left="720" w:hanging="720"/>
        <w:rPr>
          <w:rFonts w:cs="Times New Roman"/>
        </w:rPr>
      </w:pPr>
      <w:bookmarkStart w:id="235" w:name="_Hlk93090119"/>
      <w:bookmarkStart w:id="236" w:name="_Hlk93083671"/>
      <w:proofErr w:type="spellStart"/>
      <w:r w:rsidRPr="00731A9E">
        <w:rPr>
          <w:rFonts w:cs="Times New Roman"/>
        </w:rPr>
        <w:t>Attanasio</w:t>
      </w:r>
      <w:proofErr w:type="spellEnd"/>
      <w:r w:rsidRPr="00731A9E">
        <w:rPr>
          <w:rFonts w:cs="Times New Roman"/>
        </w:rPr>
        <w:t xml:space="preserve">, O., &amp; </w:t>
      </w:r>
      <w:proofErr w:type="spellStart"/>
      <w:r w:rsidRPr="00731A9E">
        <w:rPr>
          <w:rFonts w:cs="Times New Roman"/>
        </w:rPr>
        <w:t>Pistaferri</w:t>
      </w:r>
      <w:proofErr w:type="spellEnd"/>
      <w:r w:rsidRPr="00731A9E">
        <w:rPr>
          <w:rFonts w:cs="Times New Roman"/>
        </w:rPr>
        <w:t>, L. 2014</w:t>
      </w:r>
      <w:bookmarkEnd w:id="235"/>
      <w:r w:rsidRPr="00731A9E">
        <w:rPr>
          <w:rFonts w:cs="Times New Roman"/>
        </w:rPr>
        <w:t xml:space="preserve">. </w:t>
      </w:r>
      <w:bookmarkEnd w:id="236"/>
      <w:r w:rsidR="00C243C8">
        <w:rPr>
          <w:rFonts w:cs="Times New Roman"/>
        </w:rPr>
        <w:t>“</w:t>
      </w:r>
      <w:r w:rsidRPr="00731A9E">
        <w:rPr>
          <w:rFonts w:cs="Times New Roman"/>
        </w:rPr>
        <w:t>Consumption Inequality over the Last Half Century: Some Evidence Using the New PSID Consumption Measure</w:t>
      </w:r>
      <w:r w:rsidR="002A39B1">
        <w:rPr>
          <w:rFonts w:cs="Times New Roman"/>
        </w:rPr>
        <w:t>,</w:t>
      </w:r>
      <w:r w:rsidR="00C243C8">
        <w:rPr>
          <w:rFonts w:cs="Times New Roman"/>
        </w:rPr>
        <w:t>”</w:t>
      </w:r>
      <w:r w:rsidRPr="00731A9E">
        <w:rPr>
          <w:rFonts w:cs="Times New Roman"/>
        </w:rPr>
        <w:t xml:space="preserve"> </w:t>
      </w:r>
      <w:r w:rsidRPr="00731A9E">
        <w:rPr>
          <w:rFonts w:cs="Times New Roman"/>
          <w:i/>
          <w:iCs/>
        </w:rPr>
        <w:t>American Economic Review</w:t>
      </w:r>
      <w:r w:rsidRPr="00731A9E">
        <w:rPr>
          <w:rFonts w:cs="Times New Roman"/>
        </w:rPr>
        <w:t xml:space="preserve">, </w:t>
      </w:r>
      <w:r w:rsidRPr="00731A9E">
        <w:rPr>
          <w:rFonts w:cs="Times New Roman"/>
          <w:i/>
          <w:iCs/>
        </w:rPr>
        <w:t>104</w:t>
      </w:r>
      <w:r w:rsidRPr="00731A9E">
        <w:rPr>
          <w:rFonts w:cs="Times New Roman"/>
        </w:rPr>
        <w:t>(5)</w:t>
      </w:r>
      <w:r w:rsidR="00733A62">
        <w:rPr>
          <w:rFonts w:cs="Times New Roman"/>
        </w:rPr>
        <w:t>:</w:t>
      </w:r>
      <w:r w:rsidRPr="00731A9E">
        <w:rPr>
          <w:rFonts w:cs="Times New Roman"/>
        </w:rPr>
        <w:t xml:space="preserve"> 122–126.</w:t>
      </w:r>
    </w:p>
    <w:p w14:paraId="5BFB6C3C" w14:textId="083E11D1" w:rsidR="00710537" w:rsidRPr="00731A9E" w:rsidRDefault="00710537" w:rsidP="00710537">
      <w:pPr>
        <w:spacing w:line="240" w:lineRule="auto"/>
        <w:ind w:left="720" w:hanging="720"/>
        <w:rPr>
          <w:rFonts w:eastAsia="Times New Roman" w:cs="Times New Roman"/>
        </w:rPr>
      </w:pPr>
      <w:r w:rsidRPr="00731A9E">
        <w:rPr>
          <w:rFonts w:eastAsia="Times New Roman" w:cs="Times New Roman"/>
        </w:rPr>
        <w:t xml:space="preserve">Brady, M. 2016. </w:t>
      </w:r>
      <w:r w:rsidR="00C243C8">
        <w:rPr>
          <w:rFonts w:eastAsia="Times New Roman" w:cs="Times New Roman"/>
        </w:rPr>
        <w:t>“</w:t>
      </w:r>
      <w:r w:rsidRPr="00731A9E">
        <w:rPr>
          <w:rFonts w:eastAsia="Times New Roman" w:cs="Times New Roman"/>
        </w:rPr>
        <w:t xml:space="preserve">Gluing, </w:t>
      </w:r>
      <w:r w:rsidR="002A39B1">
        <w:rPr>
          <w:rFonts w:eastAsia="Times New Roman" w:cs="Times New Roman"/>
        </w:rPr>
        <w:t>C</w:t>
      </w:r>
      <w:r w:rsidRPr="00731A9E">
        <w:rPr>
          <w:rFonts w:eastAsia="Times New Roman" w:cs="Times New Roman"/>
        </w:rPr>
        <w:t xml:space="preserve">atching and </w:t>
      </w:r>
      <w:r w:rsidR="002A39B1">
        <w:rPr>
          <w:rFonts w:eastAsia="Times New Roman" w:cs="Times New Roman"/>
        </w:rPr>
        <w:t>C</w:t>
      </w:r>
      <w:r w:rsidRPr="00731A9E">
        <w:rPr>
          <w:rFonts w:eastAsia="Times New Roman" w:cs="Times New Roman"/>
        </w:rPr>
        <w:t xml:space="preserve">onnecting: How </w:t>
      </w:r>
      <w:r w:rsidR="002A39B1">
        <w:rPr>
          <w:rFonts w:eastAsia="Times New Roman" w:cs="Times New Roman"/>
        </w:rPr>
        <w:t>I</w:t>
      </w:r>
      <w:r w:rsidRPr="00731A9E">
        <w:rPr>
          <w:rFonts w:eastAsia="Times New Roman" w:cs="Times New Roman"/>
        </w:rPr>
        <w:t xml:space="preserve">nformal </w:t>
      </w:r>
      <w:r w:rsidR="002A39B1">
        <w:rPr>
          <w:rFonts w:eastAsia="Times New Roman" w:cs="Times New Roman"/>
        </w:rPr>
        <w:t>C</w:t>
      </w:r>
      <w:r w:rsidRPr="00731A9E">
        <w:rPr>
          <w:rFonts w:eastAsia="Times New Roman" w:cs="Times New Roman"/>
        </w:rPr>
        <w:t xml:space="preserve">hildcare </w:t>
      </w:r>
      <w:r w:rsidR="002A39B1">
        <w:rPr>
          <w:rFonts w:eastAsia="Times New Roman" w:cs="Times New Roman"/>
        </w:rPr>
        <w:t>S</w:t>
      </w:r>
      <w:r w:rsidRPr="00731A9E">
        <w:rPr>
          <w:rFonts w:eastAsia="Times New Roman" w:cs="Times New Roman"/>
        </w:rPr>
        <w:t xml:space="preserve">trengthens </w:t>
      </w:r>
      <w:r w:rsidR="002A39B1">
        <w:rPr>
          <w:rFonts w:eastAsia="Times New Roman" w:cs="Times New Roman"/>
        </w:rPr>
        <w:t>S</w:t>
      </w:r>
      <w:r w:rsidRPr="00731A9E">
        <w:rPr>
          <w:rFonts w:eastAsia="Times New Roman" w:cs="Times New Roman"/>
        </w:rPr>
        <w:t xml:space="preserve">ingle </w:t>
      </w:r>
      <w:r w:rsidR="002A39B1">
        <w:rPr>
          <w:rFonts w:eastAsia="Times New Roman" w:cs="Times New Roman"/>
        </w:rPr>
        <w:t>M</w:t>
      </w:r>
      <w:r w:rsidRPr="00731A9E">
        <w:rPr>
          <w:rFonts w:eastAsia="Times New Roman" w:cs="Times New Roman"/>
        </w:rPr>
        <w:t xml:space="preserve">others’ </w:t>
      </w:r>
      <w:r w:rsidR="002A39B1">
        <w:rPr>
          <w:rFonts w:eastAsia="Times New Roman" w:cs="Times New Roman"/>
        </w:rPr>
        <w:t>E</w:t>
      </w:r>
      <w:r w:rsidRPr="00731A9E">
        <w:rPr>
          <w:rFonts w:eastAsia="Times New Roman" w:cs="Times New Roman"/>
        </w:rPr>
        <w:t xml:space="preserve">mployment </w:t>
      </w:r>
      <w:r w:rsidR="002A39B1">
        <w:rPr>
          <w:rFonts w:eastAsia="Times New Roman" w:cs="Times New Roman"/>
        </w:rPr>
        <w:t>T</w:t>
      </w:r>
      <w:r w:rsidRPr="00731A9E">
        <w:rPr>
          <w:rFonts w:eastAsia="Times New Roman" w:cs="Times New Roman"/>
        </w:rPr>
        <w:t>rajectories</w:t>
      </w:r>
      <w:r w:rsidR="002A39B1">
        <w:rPr>
          <w:rFonts w:eastAsia="Times New Roman" w:cs="Times New Roman"/>
        </w:rPr>
        <w:t>,</w:t>
      </w:r>
      <w:r w:rsidR="00C243C8">
        <w:rPr>
          <w:rFonts w:eastAsia="Times New Roman" w:cs="Times New Roman"/>
        </w:rPr>
        <w:t>”</w:t>
      </w:r>
      <w:r w:rsidRPr="00731A9E">
        <w:rPr>
          <w:rFonts w:eastAsia="Times New Roman" w:cs="Times New Roman"/>
        </w:rPr>
        <w:t xml:space="preserve"> </w:t>
      </w:r>
      <w:r w:rsidRPr="00731A9E">
        <w:rPr>
          <w:rFonts w:eastAsia="Times New Roman" w:cs="Times New Roman"/>
          <w:i/>
          <w:iCs/>
        </w:rPr>
        <w:t>Work, Employment &amp; Society</w:t>
      </w:r>
      <w:r w:rsidRPr="00731A9E">
        <w:rPr>
          <w:rFonts w:eastAsia="Times New Roman" w:cs="Times New Roman"/>
        </w:rPr>
        <w:t xml:space="preserve">, </w:t>
      </w:r>
      <w:r w:rsidRPr="00731A9E">
        <w:rPr>
          <w:rFonts w:eastAsia="Times New Roman" w:cs="Times New Roman"/>
          <w:i/>
          <w:iCs/>
        </w:rPr>
        <w:t>30</w:t>
      </w:r>
      <w:r w:rsidRPr="00731A9E">
        <w:rPr>
          <w:rFonts w:eastAsia="Times New Roman" w:cs="Times New Roman"/>
        </w:rPr>
        <w:t>(5)</w:t>
      </w:r>
      <w:r w:rsidR="00733A62">
        <w:rPr>
          <w:rFonts w:eastAsia="Times New Roman" w:cs="Times New Roman"/>
        </w:rPr>
        <w:t>:</w:t>
      </w:r>
      <w:r w:rsidRPr="00731A9E">
        <w:rPr>
          <w:rFonts w:eastAsia="Times New Roman" w:cs="Times New Roman"/>
        </w:rPr>
        <w:t xml:space="preserve"> 821–37.</w:t>
      </w:r>
    </w:p>
    <w:p w14:paraId="577410DD" w14:textId="2D716C63" w:rsidR="00710537" w:rsidRPr="00731A9E" w:rsidRDefault="00710537" w:rsidP="00710537">
      <w:pPr>
        <w:spacing w:line="240" w:lineRule="auto"/>
        <w:ind w:left="720" w:hanging="720"/>
        <w:rPr>
          <w:rFonts w:cs="Times New Roman"/>
        </w:rPr>
      </w:pPr>
      <w:r w:rsidRPr="00731A9E">
        <w:rPr>
          <w:rFonts w:cs="Times New Roman"/>
        </w:rPr>
        <w:t xml:space="preserve">Bridgman, B., Craig, A., &amp; </w:t>
      </w:r>
      <w:proofErr w:type="spellStart"/>
      <w:r w:rsidRPr="00731A9E">
        <w:rPr>
          <w:rFonts w:cs="Times New Roman"/>
        </w:rPr>
        <w:t>Kanal</w:t>
      </w:r>
      <w:proofErr w:type="spellEnd"/>
      <w:r w:rsidRPr="00731A9E">
        <w:rPr>
          <w:rFonts w:cs="Times New Roman"/>
        </w:rPr>
        <w:t xml:space="preserve">, D. 2022. </w:t>
      </w:r>
      <w:r w:rsidR="00C243C8">
        <w:rPr>
          <w:rFonts w:cs="Times New Roman"/>
        </w:rPr>
        <w:t>“</w:t>
      </w:r>
      <w:r w:rsidRPr="00731A9E">
        <w:rPr>
          <w:rFonts w:cs="Times New Roman"/>
        </w:rPr>
        <w:t>Accounting for Household Production in the National Accounts: An Update 1965–2020</w:t>
      </w:r>
      <w:r w:rsidR="002A39B1">
        <w:rPr>
          <w:rFonts w:cs="Times New Roman"/>
        </w:rPr>
        <w:t>,</w:t>
      </w:r>
      <w:r w:rsidR="00C243C8">
        <w:rPr>
          <w:rFonts w:cs="Times New Roman"/>
        </w:rPr>
        <w:t>”</w:t>
      </w:r>
      <w:r w:rsidR="002A39B1">
        <w:rPr>
          <w:rFonts w:cs="Times New Roman"/>
        </w:rPr>
        <w:t xml:space="preserve"> </w:t>
      </w:r>
      <w:r w:rsidRPr="00731A9E">
        <w:rPr>
          <w:rFonts w:cs="Times New Roman"/>
          <w:i/>
          <w:iCs/>
        </w:rPr>
        <w:t>Survey of Current Business</w:t>
      </w:r>
      <w:r w:rsidRPr="00731A9E">
        <w:rPr>
          <w:rFonts w:cs="Times New Roman"/>
        </w:rPr>
        <w:t xml:space="preserve">. </w:t>
      </w:r>
      <w:hyperlink r:id="rId92" w:history="1">
        <w:r w:rsidRPr="00731A9E">
          <w:rPr>
            <w:rStyle w:val="Hyperlink"/>
            <w:rFonts w:cs="Times New Roman"/>
          </w:rPr>
          <w:t>https://apps.bea.gov/scb/2022/02-february/0222-household-production.htm</w:t>
        </w:r>
      </w:hyperlink>
    </w:p>
    <w:p w14:paraId="1AB7CAAD" w14:textId="51DF1AB7" w:rsidR="00710537" w:rsidRPr="00731A9E" w:rsidRDefault="00710537" w:rsidP="00710537">
      <w:pPr>
        <w:spacing w:line="240" w:lineRule="auto"/>
        <w:ind w:left="720" w:hanging="720"/>
        <w:rPr>
          <w:rFonts w:cs="Times New Roman"/>
        </w:rPr>
      </w:pPr>
      <w:r w:rsidRPr="00731A9E">
        <w:rPr>
          <w:rFonts w:cs="Times New Roman"/>
        </w:rPr>
        <w:t xml:space="preserve">Cardia, E., &amp; Ng, S. 2003. Intergenerational </w:t>
      </w:r>
      <w:r w:rsidR="002A39B1">
        <w:rPr>
          <w:rFonts w:cs="Times New Roman"/>
        </w:rPr>
        <w:t>T</w:t>
      </w:r>
      <w:r w:rsidRPr="00731A9E">
        <w:rPr>
          <w:rFonts w:cs="Times New Roman"/>
        </w:rPr>
        <w:t xml:space="preserve">ime </w:t>
      </w:r>
      <w:r w:rsidR="002A39B1">
        <w:rPr>
          <w:rFonts w:cs="Times New Roman"/>
        </w:rPr>
        <w:t>T</w:t>
      </w:r>
      <w:r w:rsidRPr="00731A9E">
        <w:rPr>
          <w:rFonts w:cs="Times New Roman"/>
        </w:rPr>
        <w:t xml:space="preserve">ransfers and </w:t>
      </w:r>
      <w:r w:rsidR="002A39B1">
        <w:rPr>
          <w:rFonts w:cs="Times New Roman"/>
        </w:rPr>
        <w:t>C</w:t>
      </w:r>
      <w:r w:rsidRPr="00731A9E">
        <w:rPr>
          <w:rFonts w:cs="Times New Roman"/>
        </w:rPr>
        <w:t>hildcare</w:t>
      </w:r>
      <w:r w:rsidR="002A39B1">
        <w:rPr>
          <w:rFonts w:cs="Times New Roman"/>
        </w:rPr>
        <w:t>,</w:t>
      </w:r>
      <w:r w:rsidR="00C243C8">
        <w:rPr>
          <w:rFonts w:cs="Times New Roman"/>
        </w:rPr>
        <w:t>”</w:t>
      </w:r>
      <w:r w:rsidRPr="00731A9E">
        <w:rPr>
          <w:rFonts w:cs="Times New Roman"/>
        </w:rPr>
        <w:t xml:space="preserve"> </w:t>
      </w:r>
      <w:r w:rsidRPr="00731A9E">
        <w:rPr>
          <w:rFonts w:cs="Times New Roman"/>
          <w:i/>
          <w:iCs/>
        </w:rPr>
        <w:t>Review of Economic Dynamics</w:t>
      </w:r>
      <w:r w:rsidRPr="00731A9E">
        <w:rPr>
          <w:rFonts w:cs="Times New Roman"/>
        </w:rPr>
        <w:t xml:space="preserve">, </w:t>
      </w:r>
      <w:r w:rsidRPr="00731A9E">
        <w:rPr>
          <w:rFonts w:cs="Times New Roman"/>
          <w:i/>
          <w:iCs/>
        </w:rPr>
        <w:t>6</w:t>
      </w:r>
      <w:r w:rsidRPr="00731A9E">
        <w:rPr>
          <w:rFonts w:cs="Times New Roman"/>
        </w:rPr>
        <w:t>(2)</w:t>
      </w:r>
      <w:r w:rsidR="00733A62">
        <w:rPr>
          <w:rFonts w:cs="Times New Roman"/>
        </w:rPr>
        <w:t>:</w:t>
      </w:r>
      <w:r w:rsidRPr="00731A9E">
        <w:rPr>
          <w:rFonts w:cs="Times New Roman"/>
        </w:rPr>
        <w:t xml:space="preserve"> 431–54. </w:t>
      </w:r>
      <w:hyperlink r:id="rId93" w:history="1">
        <w:r w:rsidRPr="00731A9E">
          <w:rPr>
            <w:rStyle w:val="Hyperlink"/>
            <w:rFonts w:cs="Times New Roman"/>
          </w:rPr>
          <w:t>https://doi.org/10.1016/S1094-2025(03)00009-7</w:t>
        </w:r>
      </w:hyperlink>
    </w:p>
    <w:p w14:paraId="17E700E7" w14:textId="566ADFBF" w:rsidR="00710537" w:rsidRDefault="00710537" w:rsidP="00710537">
      <w:pPr>
        <w:spacing w:line="240" w:lineRule="auto"/>
        <w:ind w:left="720" w:hanging="720"/>
        <w:rPr>
          <w:rStyle w:val="Hyperlink"/>
          <w:rFonts w:cs="Times New Roman"/>
        </w:rPr>
      </w:pPr>
      <w:r w:rsidRPr="00731A9E">
        <w:rPr>
          <w:rFonts w:cs="Times New Roman"/>
        </w:rPr>
        <w:t xml:space="preserve">Casper, L., M. 1996. </w:t>
      </w:r>
      <w:r w:rsidRPr="00731A9E">
        <w:rPr>
          <w:rFonts w:cs="Times New Roman"/>
          <w:i/>
          <w:iCs/>
        </w:rPr>
        <w:t>Who’s Minding Our Preschoolers?</w:t>
      </w:r>
      <w:r w:rsidRPr="00731A9E">
        <w:rPr>
          <w:rFonts w:cs="Times New Roman"/>
        </w:rPr>
        <w:t xml:space="preserve"> (No. P70-53; Household Economic Studies). U.S. Census Bureau. </w:t>
      </w:r>
      <w:hyperlink r:id="rId94" w:history="1">
        <w:r w:rsidRPr="00731A9E">
          <w:rPr>
            <w:rStyle w:val="Hyperlink"/>
            <w:rFonts w:cs="Times New Roman"/>
          </w:rPr>
          <w:t>https://www.census.gov/library/publications/1996/demo/p70-53.html</w:t>
        </w:r>
      </w:hyperlink>
    </w:p>
    <w:p w14:paraId="6AFEAE26" w14:textId="736267A3" w:rsidR="002120A2" w:rsidRPr="00731A9E" w:rsidRDefault="002120A2" w:rsidP="00710537">
      <w:pPr>
        <w:spacing w:line="240" w:lineRule="auto"/>
        <w:ind w:left="720" w:hanging="720"/>
        <w:rPr>
          <w:rStyle w:val="Hyperlink"/>
          <w:rFonts w:cs="Times New Roman"/>
        </w:rPr>
      </w:pPr>
      <w:proofErr w:type="spellStart"/>
      <w:r w:rsidRPr="002120A2">
        <w:rPr>
          <w:rFonts w:cs="Times New Roman"/>
          <w:color w:val="0000FF"/>
          <w:u w:val="single"/>
        </w:rPr>
        <w:t>Citro</w:t>
      </w:r>
      <w:proofErr w:type="spellEnd"/>
      <w:r w:rsidRPr="002120A2">
        <w:rPr>
          <w:rFonts w:cs="Times New Roman"/>
          <w:color w:val="0000FF"/>
          <w:u w:val="single"/>
        </w:rPr>
        <w:t xml:space="preserve">, C. F. and Michael, Robert T. 1995. </w:t>
      </w:r>
      <w:r w:rsidRPr="002120A2">
        <w:rPr>
          <w:rFonts w:cs="Times New Roman"/>
          <w:i/>
          <w:color w:val="0000FF"/>
          <w:u w:val="single"/>
        </w:rPr>
        <w:t xml:space="preserve">Measuring </w:t>
      </w:r>
      <w:r>
        <w:rPr>
          <w:rFonts w:cs="Times New Roman"/>
          <w:i/>
          <w:color w:val="0000FF"/>
          <w:u w:val="single"/>
        </w:rPr>
        <w:t>P</w:t>
      </w:r>
      <w:r w:rsidRPr="002120A2">
        <w:rPr>
          <w:rFonts w:cs="Times New Roman"/>
          <w:i/>
          <w:color w:val="0000FF"/>
          <w:u w:val="single"/>
        </w:rPr>
        <w:t>overty</w:t>
      </w:r>
      <w:r>
        <w:rPr>
          <w:rFonts w:cs="Times New Roman"/>
          <w:i/>
          <w:color w:val="0000FF"/>
          <w:u w:val="single"/>
        </w:rPr>
        <w:t>:</w:t>
      </w:r>
      <w:r w:rsidRPr="002120A2">
        <w:rPr>
          <w:rFonts w:cs="Times New Roman"/>
          <w:i/>
          <w:color w:val="0000FF"/>
          <w:u w:val="single"/>
        </w:rPr>
        <w:t xml:space="preserve"> </w:t>
      </w:r>
      <w:r>
        <w:rPr>
          <w:rFonts w:cs="Times New Roman"/>
          <w:i/>
          <w:color w:val="0000FF"/>
          <w:u w:val="single"/>
        </w:rPr>
        <w:t>A</w:t>
      </w:r>
      <w:r w:rsidRPr="002120A2">
        <w:rPr>
          <w:rFonts w:cs="Times New Roman"/>
          <w:i/>
          <w:color w:val="0000FF"/>
          <w:u w:val="single"/>
        </w:rPr>
        <w:t xml:space="preserve"> </w:t>
      </w:r>
      <w:r>
        <w:rPr>
          <w:rFonts w:cs="Times New Roman"/>
          <w:i/>
          <w:color w:val="0000FF"/>
          <w:u w:val="single"/>
        </w:rPr>
        <w:t>N</w:t>
      </w:r>
      <w:r w:rsidRPr="002120A2">
        <w:rPr>
          <w:rFonts w:cs="Times New Roman"/>
          <w:i/>
          <w:color w:val="0000FF"/>
          <w:u w:val="single"/>
        </w:rPr>
        <w:t xml:space="preserve">ew </w:t>
      </w:r>
      <w:r>
        <w:rPr>
          <w:rFonts w:cs="Times New Roman"/>
          <w:i/>
          <w:color w:val="0000FF"/>
          <w:u w:val="single"/>
        </w:rPr>
        <w:t>A</w:t>
      </w:r>
      <w:r w:rsidRPr="002120A2">
        <w:rPr>
          <w:rFonts w:cs="Times New Roman"/>
          <w:i/>
          <w:color w:val="0000FF"/>
          <w:u w:val="single"/>
        </w:rPr>
        <w:t>pproach</w:t>
      </w:r>
      <w:r w:rsidRPr="002120A2">
        <w:rPr>
          <w:rFonts w:cs="Times New Roman"/>
          <w:color w:val="0000FF"/>
          <w:u w:val="single"/>
        </w:rPr>
        <w:t>. National Academy Press</w:t>
      </w:r>
      <w:r>
        <w:rPr>
          <w:rFonts w:cs="Times New Roman"/>
          <w:color w:val="0000FF"/>
          <w:u w:val="single"/>
        </w:rPr>
        <w:t>.</w:t>
      </w:r>
    </w:p>
    <w:p w14:paraId="141A5E49" w14:textId="1E484D03" w:rsidR="00710537" w:rsidRPr="00731A9E" w:rsidRDefault="00710537" w:rsidP="00710537">
      <w:pPr>
        <w:spacing w:line="240" w:lineRule="auto"/>
        <w:ind w:left="720" w:hanging="720"/>
        <w:rPr>
          <w:rFonts w:eastAsia="Times New Roman" w:cs="Times New Roman"/>
        </w:rPr>
      </w:pPr>
      <w:r w:rsidRPr="00731A9E">
        <w:rPr>
          <w:rFonts w:eastAsia="Times New Roman" w:cs="Times New Roman"/>
        </w:rPr>
        <w:t xml:space="preserve">Coleman, Margaret. 1998. </w:t>
      </w:r>
      <w:r w:rsidR="00C243C8">
        <w:rPr>
          <w:rFonts w:eastAsia="Times New Roman" w:cs="Times New Roman"/>
        </w:rPr>
        <w:t>“</w:t>
      </w:r>
      <w:r w:rsidRPr="00731A9E">
        <w:rPr>
          <w:rFonts w:eastAsia="Times New Roman" w:cs="Times New Roman"/>
        </w:rPr>
        <w:t>Homemaker as Worker in the United States.</w:t>
      </w:r>
      <w:r w:rsidR="00C243C8">
        <w:rPr>
          <w:rFonts w:eastAsia="Times New Roman" w:cs="Times New Roman"/>
        </w:rPr>
        <w:t>”</w:t>
      </w:r>
      <w:r w:rsidRPr="00731A9E">
        <w:rPr>
          <w:rFonts w:eastAsia="Times New Roman" w:cs="Times New Roman"/>
        </w:rPr>
        <w:t xml:space="preserve"> </w:t>
      </w:r>
      <w:r w:rsidRPr="00731A9E">
        <w:rPr>
          <w:rFonts w:eastAsia="Times New Roman" w:cs="Times New Roman"/>
          <w:i/>
          <w:iCs/>
        </w:rPr>
        <w:t>Challenge</w:t>
      </w:r>
      <w:r w:rsidRPr="00731A9E">
        <w:rPr>
          <w:rFonts w:eastAsia="Times New Roman" w:cs="Times New Roman"/>
        </w:rPr>
        <w:t xml:space="preserve"> 41(6): 75–87.</w:t>
      </w:r>
    </w:p>
    <w:p w14:paraId="529FCB1E" w14:textId="5E31595B" w:rsidR="00710537" w:rsidRPr="00731A9E" w:rsidRDefault="00710537" w:rsidP="00710537">
      <w:pPr>
        <w:spacing w:line="240" w:lineRule="auto"/>
        <w:ind w:left="720" w:hanging="720"/>
        <w:rPr>
          <w:rFonts w:cs="Times New Roman"/>
        </w:rPr>
      </w:pPr>
      <w:r w:rsidRPr="00731A9E">
        <w:rPr>
          <w:rFonts w:cs="Times New Roman"/>
        </w:rPr>
        <w:t xml:space="preserve">Collins, A., &amp; Carlson, B. 1998. </w:t>
      </w:r>
      <w:r w:rsidR="00C15BD7">
        <w:rPr>
          <w:rFonts w:cs="Times New Roman"/>
          <w:i/>
          <w:iCs/>
        </w:rPr>
        <w:t>Childcare</w:t>
      </w:r>
      <w:r w:rsidRPr="00731A9E">
        <w:rPr>
          <w:rFonts w:cs="Times New Roman"/>
          <w:i/>
          <w:iCs/>
        </w:rPr>
        <w:t xml:space="preserve"> by kith and kin: Supporting family, friends and neighbors caring for children</w:t>
      </w:r>
      <w:r w:rsidRPr="00731A9E">
        <w:rPr>
          <w:rFonts w:cs="Times New Roman"/>
        </w:rPr>
        <w:t xml:space="preserve"> (No. 5; Issue Brief). National Center for Children in Poverty. </w:t>
      </w:r>
      <w:hyperlink r:id="rId95" w:history="1">
        <w:r w:rsidRPr="00731A9E">
          <w:rPr>
            <w:rStyle w:val="Hyperlink"/>
            <w:rFonts w:cs="Times New Roman"/>
          </w:rPr>
          <w:t>https://www.researchconnections.org/childcare/resources/2157</w:t>
        </w:r>
      </w:hyperlink>
    </w:p>
    <w:p w14:paraId="57402B5E" w14:textId="6E926171" w:rsidR="00710537" w:rsidRPr="00731A9E" w:rsidRDefault="00710537" w:rsidP="00710537">
      <w:pPr>
        <w:spacing w:line="240" w:lineRule="auto"/>
        <w:ind w:left="720" w:hanging="720"/>
        <w:rPr>
          <w:rFonts w:cs="Times New Roman"/>
        </w:rPr>
      </w:pPr>
      <w:r w:rsidRPr="00731A9E">
        <w:rPr>
          <w:rFonts w:cs="Times New Roman"/>
        </w:rPr>
        <w:t xml:space="preserve">Crossley, T., Levell, P., &amp; </w:t>
      </w:r>
      <w:proofErr w:type="spellStart"/>
      <w:r w:rsidRPr="00731A9E">
        <w:rPr>
          <w:rFonts w:cs="Times New Roman"/>
        </w:rPr>
        <w:t>Poupakis</w:t>
      </w:r>
      <w:proofErr w:type="spellEnd"/>
      <w:r w:rsidRPr="00731A9E">
        <w:rPr>
          <w:rFonts w:cs="Times New Roman"/>
        </w:rPr>
        <w:t xml:space="preserve">, S. 2020. </w:t>
      </w:r>
      <w:r w:rsidR="00C243C8">
        <w:rPr>
          <w:rFonts w:cs="Times New Roman"/>
        </w:rPr>
        <w:t>“</w:t>
      </w:r>
      <w:r w:rsidRPr="00731A9E">
        <w:rPr>
          <w:rFonts w:cs="Times New Roman"/>
        </w:rPr>
        <w:t xml:space="preserve">Regression with an </w:t>
      </w:r>
      <w:r w:rsidR="002A39B1">
        <w:rPr>
          <w:rFonts w:cs="Times New Roman"/>
        </w:rPr>
        <w:t>I</w:t>
      </w:r>
      <w:r w:rsidRPr="00731A9E">
        <w:rPr>
          <w:rFonts w:cs="Times New Roman"/>
        </w:rPr>
        <w:t xml:space="preserve">mputed </w:t>
      </w:r>
      <w:r w:rsidR="002A39B1">
        <w:rPr>
          <w:rFonts w:cs="Times New Roman"/>
        </w:rPr>
        <w:t>D</w:t>
      </w:r>
      <w:r w:rsidRPr="00731A9E">
        <w:rPr>
          <w:rFonts w:cs="Times New Roman"/>
        </w:rPr>
        <w:t xml:space="preserve">ependent </w:t>
      </w:r>
      <w:r w:rsidR="002A39B1">
        <w:rPr>
          <w:rFonts w:cs="Times New Roman"/>
        </w:rPr>
        <w:t>V</w:t>
      </w:r>
      <w:r w:rsidRPr="00731A9E">
        <w:rPr>
          <w:rFonts w:cs="Times New Roman"/>
        </w:rPr>
        <w:t>ariable</w:t>
      </w:r>
      <w:r w:rsidR="00C243C8">
        <w:rPr>
          <w:rFonts w:cs="Times New Roman"/>
        </w:rPr>
        <w:t>”</w:t>
      </w:r>
      <w:r w:rsidRPr="00731A9E">
        <w:rPr>
          <w:rFonts w:cs="Times New Roman"/>
        </w:rPr>
        <w:t xml:space="preserve"> (No. 20/25; Working Paper). London: Institute for Fiscal Studies. </w:t>
      </w:r>
    </w:p>
    <w:p w14:paraId="53CC9D73" w14:textId="23DF7AB2" w:rsidR="00710537" w:rsidRPr="00731A9E" w:rsidRDefault="00710537" w:rsidP="00710537">
      <w:pPr>
        <w:spacing w:line="240" w:lineRule="auto"/>
        <w:ind w:left="720" w:hanging="720"/>
        <w:rPr>
          <w:rFonts w:cs="Times New Roman"/>
        </w:rPr>
      </w:pPr>
      <w:r w:rsidRPr="00731A9E">
        <w:rPr>
          <w:rFonts w:cs="Times New Roman"/>
        </w:rPr>
        <w:t xml:space="preserve">Cui, J. &amp; Natzke, L. 2021. </w:t>
      </w:r>
      <w:r w:rsidRPr="00731A9E">
        <w:rPr>
          <w:rFonts w:cs="Times New Roman"/>
          <w:i/>
        </w:rPr>
        <w:t>Early Childhood Program Participation: 2019</w:t>
      </w:r>
      <w:r w:rsidRPr="00731A9E">
        <w:rPr>
          <w:rFonts w:cs="Times New Roman"/>
        </w:rPr>
        <w:t xml:space="preserve">. (NCES 2020-075REV), National Center for Education Statistics, Institute of Education Sciences, U.S. Department of Education. Washington, DC. Retrieved January 28, 2023 from </w:t>
      </w:r>
      <w:hyperlink r:id="rId96" w:history="1">
        <w:r w:rsidRPr="00731A9E">
          <w:rPr>
            <w:rStyle w:val="Hyperlink"/>
            <w:rFonts w:cs="Times New Roman"/>
          </w:rPr>
          <w:t>http://nces.ed.gov/pubsearch/pubsinfo.asp?pubid=2020075REV</w:t>
        </w:r>
      </w:hyperlink>
      <w:r w:rsidRPr="00731A9E">
        <w:rPr>
          <w:rFonts w:cs="Times New Roman"/>
        </w:rPr>
        <w:t>.</w:t>
      </w:r>
    </w:p>
    <w:p w14:paraId="61FE5250" w14:textId="75AA4DC8" w:rsidR="00131E04" w:rsidRDefault="00131E04" w:rsidP="00710537">
      <w:pPr>
        <w:spacing w:line="240" w:lineRule="auto"/>
        <w:ind w:left="720" w:hanging="720"/>
        <w:rPr>
          <w:rFonts w:cs="Times New Roman"/>
        </w:rPr>
      </w:pPr>
      <w:r w:rsidRPr="00131E04">
        <w:rPr>
          <w:rFonts w:cs="Times New Roman"/>
        </w:rPr>
        <w:t>Enders, C. K. 2022. </w:t>
      </w:r>
      <w:r w:rsidRPr="00131E04">
        <w:rPr>
          <w:rFonts w:cs="Times New Roman"/>
          <w:i/>
          <w:iCs/>
        </w:rPr>
        <w:t>Applied missing data analysis</w:t>
      </w:r>
      <w:r w:rsidRPr="00131E04">
        <w:rPr>
          <w:rFonts w:cs="Times New Roman"/>
        </w:rPr>
        <w:t> (Second Edition). The Guilford Press.</w:t>
      </w:r>
    </w:p>
    <w:p w14:paraId="6BC1189F" w14:textId="2F1F61F9" w:rsidR="00710537" w:rsidRDefault="00710537" w:rsidP="00710537">
      <w:pPr>
        <w:spacing w:line="240" w:lineRule="auto"/>
        <w:ind w:left="720" w:hanging="720"/>
        <w:rPr>
          <w:rStyle w:val="Hyperlink"/>
          <w:rFonts w:cs="Times New Roman"/>
        </w:rPr>
      </w:pPr>
      <w:proofErr w:type="spellStart"/>
      <w:r w:rsidRPr="00731A9E">
        <w:rPr>
          <w:rFonts w:cs="Times New Roman"/>
        </w:rPr>
        <w:t>Ettner</w:t>
      </w:r>
      <w:proofErr w:type="spellEnd"/>
      <w:r w:rsidRPr="00731A9E">
        <w:rPr>
          <w:rFonts w:cs="Times New Roman"/>
        </w:rPr>
        <w:t xml:space="preserve">, S. L. 1995. </w:t>
      </w:r>
      <w:r w:rsidR="00C243C8">
        <w:rPr>
          <w:rFonts w:cs="Times New Roman"/>
        </w:rPr>
        <w:t>“</w:t>
      </w:r>
      <w:r w:rsidRPr="00731A9E">
        <w:rPr>
          <w:rFonts w:cs="Times New Roman"/>
        </w:rPr>
        <w:t xml:space="preserve">The Impact of </w:t>
      </w:r>
      <w:r w:rsidR="00C243C8">
        <w:rPr>
          <w:rFonts w:cs="Times New Roman"/>
        </w:rPr>
        <w:t>“</w:t>
      </w:r>
      <w:r w:rsidRPr="00731A9E">
        <w:rPr>
          <w:rFonts w:cs="Times New Roman"/>
        </w:rPr>
        <w:t>Parent Care</w:t>
      </w:r>
      <w:r w:rsidR="00C243C8">
        <w:rPr>
          <w:rFonts w:cs="Times New Roman"/>
        </w:rPr>
        <w:t>”</w:t>
      </w:r>
      <w:r w:rsidRPr="00731A9E">
        <w:rPr>
          <w:rFonts w:cs="Times New Roman"/>
        </w:rPr>
        <w:t xml:space="preserve"> on Female Labor Supply Decisions</w:t>
      </w:r>
      <w:r w:rsidR="002A39B1">
        <w:rPr>
          <w:rFonts w:cs="Times New Roman"/>
        </w:rPr>
        <w:t>,</w:t>
      </w:r>
      <w:r w:rsidR="00C243C8">
        <w:rPr>
          <w:rFonts w:cs="Times New Roman"/>
        </w:rPr>
        <w:t>”</w:t>
      </w:r>
      <w:r w:rsidRPr="00731A9E">
        <w:rPr>
          <w:rFonts w:cs="Times New Roman"/>
        </w:rPr>
        <w:t xml:space="preserve"> </w:t>
      </w:r>
      <w:r w:rsidRPr="00731A9E">
        <w:rPr>
          <w:rFonts w:cs="Times New Roman"/>
          <w:i/>
          <w:iCs/>
        </w:rPr>
        <w:t>Demography</w:t>
      </w:r>
      <w:r w:rsidRPr="00731A9E">
        <w:rPr>
          <w:rFonts w:cs="Times New Roman"/>
        </w:rPr>
        <w:t xml:space="preserve">, </w:t>
      </w:r>
      <w:r w:rsidRPr="00731A9E">
        <w:rPr>
          <w:rFonts w:cs="Times New Roman"/>
          <w:i/>
          <w:iCs/>
        </w:rPr>
        <w:t>32</w:t>
      </w:r>
      <w:r w:rsidRPr="00731A9E">
        <w:rPr>
          <w:rFonts w:cs="Times New Roman"/>
        </w:rPr>
        <w:t>(1)</w:t>
      </w:r>
      <w:r w:rsidR="00733A62">
        <w:rPr>
          <w:rFonts w:cs="Times New Roman"/>
        </w:rPr>
        <w:t>:</w:t>
      </w:r>
      <w:r w:rsidRPr="00731A9E">
        <w:rPr>
          <w:rFonts w:cs="Times New Roman"/>
        </w:rPr>
        <w:t xml:space="preserve"> 63–80. </w:t>
      </w:r>
      <w:hyperlink r:id="rId97" w:history="1">
        <w:r w:rsidRPr="00731A9E">
          <w:rPr>
            <w:rStyle w:val="Hyperlink"/>
            <w:rFonts w:cs="Times New Roman"/>
          </w:rPr>
          <w:t>https://doi.org/10.2307/2061897</w:t>
        </w:r>
      </w:hyperlink>
    </w:p>
    <w:p w14:paraId="0603FFB5" w14:textId="2CF2CA42" w:rsidR="00D822C7" w:rsidRDefault="00D822C7" w:rsidP="001D45EA">
      <w:pPr>
        <w:spacing w:line="240" w:lineRule="auto"/>
        <w:ind w:left="720" w:hanging="720"/>
      </w:pPr>
      <w:r>
        <w:t xml:space="preserve">Fisher, G. G. </w:t>
      </w:r>
      <w:r w:rsidR="00131E04">
        <w:t>and</w:t>
      </w:r>
      <w:r>
        <w:t xml:space="preserve"> Ryan, L. H. 2018. Overview of the Health and Retirement Study and Introduction to the Special Issue. </w:t>
      </w:r>
      <w:r>
        <w:rPr>
          <w:i/>
          <w:iCs/>
        </w:rPr>
        <w:t>Work, Aging and Retirement</w:t>
      </w:r>
      <w:r>
        <w:t xml:space="preserve">, </w:t>
      </w:r>
      <w:r>
        <w:rPr>
          <w:i/>
          <w:iCs/>
        </w:rPr>
        <w:t>4</w:t>
      </w:r>
      <w:r>
        <w:t xml:space="preserve">(1), 1–9. </w:t>
      </w:r>
    </w:p>
    <w:p w14:paraId="4FC0D4DE" w14:textId="4FF87FA3" w:rsidR="000D3536" w:rsidRPr="006F04FD" w:rsidRDefault="000D3536" w:rsidP="000D3536">
      <w:pPr>
        <w:spacing w:line="240" w:lineRule="auto"/>
        <w:ind w:left="720" w:hanging="720"/>
        <w:rPr>
          <w:rStyle w:val="Hyperlink"/>
          <w:rFonts w:cs="Times New Roman"/>
          <w:color w:val="auto"/>
          <w:u w:val="none"/>
        </w:rPr>
      </w:pPr>
      <w:r w:rsidRPr="00731A9E">
        <w:rPr>
          <w:rFonts w:cs="Times New Roman"/>
        </w:rPr>
        <w:lastRenderedPageBreak/>
        <w:t xml:space="preserve">Fisher, J. D., Johnson, D. S., </w:t>
      </w:r>
      <w:proofErr w:type="spellStart"/>
      <w:r w:rsidRPr="00731A9E">
        <w:rPr>
          <w:rFonts w:cs="Times New Roman"/>
        </w:rPr>
        <w:t>Smeeding</w:t>
      </w:r>
      <w:proofErr w:type="spellEnd"/>
      <w:r w:rsidRPr="00731A9E">
        <w:rPr>
          <w:rFonts w:cs="Times New Roman"/>
        </w:rPr>
        <w:t xml:space="preserve">, T. M., &amp; Thompson, J. P. 2020. </w:t>
      </w:r>
      <w:r w:rsidR="00C243C8">
        <w:rPr>
          <w:rFonts w:cs="Times New Roman"/>
        </w:rPr>
        <w:t>“</w:t>
      </w:r>
      <w:r w:rsidRPr="00731A9E">
        <w:rPr>
          <w:rFonts w:cs="Times New Roman"/>
        </w:rPr>
        <w:t xml:space="preserve">Estimating the </w:t>
      </w:r>
      <w:r>
        <w:rPr>
          <w:rFonts w:cs="Times New Roman"/>
        </w:rPr>
        <w:t>M</w:t>
      </w:r>
      <w:r w:rsidRPr="00731A9E">
        <w:rPr>
          <w:rFonts w:cs="Times New Roman"/>
        </w:rPr>
        <w:t xml:space="preserve">arginal </w:t>
      </w:r>
      <w:r>
        <w:rPr>
          <w:rFonts w:cs="Times New Roman"/>
        </w:rPr>
        <w:t>P</w:t>
      </w:r>
      <w:r w:rsidRPr="00731A9E">
        <w:rPr>
          <w:rFonts w:cs="Times New Roman"/>
        </w:rPr>
        <w:t xml:space="preserve">ropensity to </w:t>
      </w:r>
      <w:r>
        <w:rPr>
          <w:rFonts w:cs="Times New Roman"/>
        </w:rPr>
        <w:t>C</w:t>
      </w:r>
      <w:r w:rsidRPr="00731A9E">
        <w:rPr>
          <w:rFonts w:cs="Times New Roman"/>
        </w:rPr>
        <w:t xml:space="preserve">onsume </w:t>
      </w:r>
      <w:r>
        <w:rPr>
          <w:rFonts w:cs="Times New Roman"/>
        </w:rPr>
        <w:t>U</w:t>
      </w:r>
      <w:r w:rsidRPr="00731A9E">
        <w:rPr>
          <w:rFonts w:cs="Times New Roman"/>
        </w:rPr>
        <w:t xml:space="preserve">sing the </w:t>
      </w:r>
      <w:r>
        <w:rPr>
          <w:rFonts w:cs="Times New Roman"/>
        </w:rPr>
        <w:t>D</w:t>
      </w:r>
      <w:r w:rsidRPr="00731A9E">
        <w:rPr>
          <w:rFonts w:cs="Times New Roman"/>
        </w:rPr>
        <w:t xml:space="preserve">istributions of </w:t>
      </w:r>
      <w:r>
        <w:rPr>
          <w:rFonts w:cs="Times New Roman"/>
        </w:rPr>
        <w:t>I</w:t>
      </w:r>
      <w:r w:rsidRPr="00731A9E">
        <w:rPr>
          <w:rFonts w:cs="Times New Roman"/>
        </w:rPr>
        <w:t xml:space="preserve">ncome, </w:t>
      </w:r>
      <w:r>
        <w:rPr>
          <w:rFonts w:cs="Times New Roman"/>
        </w:rPr>
        <w:t>C</w:t>
      </w:r>
      <w:r w:rsidRPr="00731A9E">
        <w:rPr>
          <w:rFonts w:cs="Times New Roman"/>
        </w:rPr>
        <w:t xml:space="preserve">onsumption, and </w:t>
      </w:r>
      <w:r>
        <w:rPr>
          <w:rFonts w:cs="Times New Roman"/>
        </w:rPr>
        <w:t>W</w:t>
      </w:r>
      <w:r w:rsidRPr="00731A9E">
        <w:rPr>
          <w:rFonts w:cs="Times New Roman"/>
        </w:rPr>
        <w:t>ealth</w:t>
      </w:r>
      <w:r>
        <w:rPr>
          <w:rFonts w:cs="Times New Roman"/>
        </w:rPr>
        <w:t>,</w:t>
      </w:r>
      <w:r w:rsidR="00C243C8">
        <w:rPr>
          <w:rFonts w:cs="Times New Roman"/>
        </w:rPr>
        <w:t>”</w:t>
      </w:r>
      <w:r w:rsidRPr="00731A9E">
        <w:rPr>
          <w:rFonts w:cs="Times New Roman"/>
        </w:rPr>
        <w:t xml:space="preserve"> </w:t>
      </w:r>
      <w:r w:rsidRPr="00731A9E">
        <w:rPr>
          <w:rFonts w:cs="Times New Roman"/>
          <w:i/>
          <w:iCs/>
        </w:rPr>
        <w:t>Journal of Macroeconomics</w:t>
      </w:r>
      <w:r w:rsidRPr="00731A9E">
        <w:rPr>
          <w:rFonts w:cs="Times New Roman"/>
        </w:rPr>
        <w:t xml:space="preserve">, </w:t>
      </w:r>
      <w:r w:rsidRPr="00731A9E">
        <w:rPr>
          <w:rFonts w:cs="Times New Roman"/>
          <w:i/>
          <w:iCs/>
        </w:rPr>
        <w:t>65</w:t>
      </w:r>
      <w:r w:rsidRPr="00731A9E">
        <w:rPr>
          <w:rFonts w:cs="Times New Roman"/>
        </w:rPr>
        <w:t>, 103218.</w:t>
      </w:r>
    </w:p>
    <w:p w14:paraId="192CAAE2" w14:textId="0D721356" w:rsidR="00F577B2" w:rsidRDefault="00F577B2" w:rsidP="00F577B2">
      <w:pPr>
        <w:spacing w:line="240" w:lineRule="auto"/>
        <w:ind w:left="720" w:hanging="720"/>
      </w:pPr>
      <w:r>
        <w:t xml:space="preserve">Folbre, N., Murray-Close, M., &amp; Suh, J. 2018. </w:t>
      </w:r>
      <w:r w:rsidR="00C243C8">
        <w:t>“</w:t>
      </w:r>
      <w:r>
        <w:t xml:space="preserve">Equivalence </w:t>
      </w:r>
      <w:r w:rsidR="002A39B1">
        <w:t>S</w:t>
      </w:r>
      <w:r>
        <w:t xml:space="preserve">cales for </w:t>
      </w:r>
      <w:r w:rsidR="002A39B1">
        <w:t>E</w:t>
      </w:r>
      <w:r>
        <w:t xml:space="preserve">xtended </w:t>
      </w:r>
      <w:r w:rsidR="002A39B1">
        <w:t>I</w:t>
      </w:r>
      <w:r>
        <w:t xml:space="preserve">ncome in the U.S. </w:t>
      </w:r>
      <w:r>
        <w:rPr>
          <w:i/>
          <w:iCs/>
        </w:rPr>
        <w:t>Review of Economics of the Household</w:t>
      </w:r>
      <w:r>
        <w:t xml:space="preserve">, </w:t>
      </w:r>
      <w:r>
        <w:rPr>
          <w:i/>
          <w:iCs/>
        </w:rPr>
        <w:t>16</w:t>
      </w:r>
      <w:r>
        <w:t>(2)</w:t>
      </w:r>
      <w:r w:rsidR="00733A62">
        <w:t>:</w:t>
      </w:r>
      <w:r>
        <w:t xml:space="preserve"> 189–227. </w:t>
      </w:r>
      <w:hyperlink r:id="rId98" w:history="1">
        <w:r>
          <w:rPr>
            <w:rStyle w:val="Hyperlink"/>
          </w:rPr>
          <w:t>https://doi.org/10.1007/s11150-017-9387-8</w:t>
        </w:r>
      </w:hyperlink>
    </w:p>
    <w:p w14:paraId="69DA6F6A" w14:textId="331EEFB7" w:rsidR="00710537" w:rsidRPr="00731A9E" w:rsidRDefault="00710537" w:rsidP="00710537">
      <w:pPr>
        <w:spacing w:line="240" w:lineRule="auto"/>
        <w:rPr>
          <w:rFonts w:eastAsia="Times New Roman" w:cs="Times New Roman"/>
        </w:rPr>
      </w:pPr>
      <w:r w:rsidRPr="00731A9E">
        <w:rPr>
          <w:rFonts w:eastAsia="Times New Roman" w:cs="Times New Roman"/>
        </w:rPr>
        <w:t xml:space="preserve">Folbre, Nancy. 2009. </w:t>
      </w:r>
      <w:r w:rsidR="00C243C8">
        <w:rPr>
          <w:rFonts w:eastAsia="Times New Roman" w:cs="Times New Roman"/>
        </w:rPr>
        <w:t>“</w:t>
      </w:r>
      <w:r w:rsidRPr="00731A9E">
        <w:rPr>
          <w:rFonts w:eastAsia="Times New Roman" w:cs="Times New Roman"/>
        </w:rPr>
        <w:t>Time Use and Living Standards.</w:t>
      </w:r>
      <w:r w:rsidR="00C243C8">
        <w:rPr>
          <w:rFonts w:eastAsia="Times New Roman" w:cs="Times New Roman"/>
        </w:rPr>
        <w:t>”</w:t>
      </w:r>
      <w:r w:rsidRPr="00731A9E">
        <w:rPr>
          <w:rFonts w:eastAsia="Times New Roman" w:cs="Times New Roman"/>
        </w:rPr>
        <w:t xml:space="preserve"> </w:t>
      </w:r>
      <w:r w:rsidRPr="00731A9E">
        <w:rPr>
          <w:rFonts w:eastAsia="Times New Roman" w:cs="Times New Roman"/>
          <w:i/>
          <w:iCs/>
        </w:rPr>
        <w:t>Social Indicators Research</w:t>
      </w:r>
      <w:r w:rsidRPr="00731A9E">
        <w:rPr>
          <w:rFonts w:eastAsia="Times New Roman" w:cs="Times New Roman"/>
        </w:rPr>
        <w:t xml:space="preserve"> 93(1): 77–83.</w:t>
      </w:r>
    </w:p>
    <w:p w14:paraId="7BF125D2" w14:textId="3CCCFC9E" w:rsidR="00710537" w:rsidRPr="00731A9E" w:rsidRDefault="00710537" w:rsidP="00710537">
      <w:pPr>
        <w:spacing w:line="240" w:lineRule="auto"/>
        <w:ind w:left="720" w:hanging="720"/>
        <w:rPr>
          <w:rFonts w:cs="Times New Roman"/>
        </w:rPr>
      </w:pPr>
      <w:proofErr w:type="spellStart"/>
      <w:r w:rsidRPr="00731A9E">
        <w:rPr>
          <w:rFonts w:cs="Times New Roman"/>
        </w:rPr>
        <w:t>Folbre</w:t>
      </w:r>
      <w:proofErr w:type="spellEnd"/>
      <w:r w:rsidRPr="00731A9E">
        <w:rPr>
          <w:rFonts w:cs="Times New Roman"/>
        </w:rPr>
        <w:t xml:space="preserve">, Nancy, </w:t>
      </w:r>
      <w:proofErr w:type="spellStart"/>
      <w:r w:rsidRPr="00731A9E">
        <w:rPr>
          <w:rFonts w:cs="Times New Roman"/>
        </w:rPr>
        <w:t>Ja</w:t>
      </w:r>
      <w:r w:rsidR="002F7E3B">
        <w:rPr>
          <w:rFonts w:cs="Times New Roman"/>
        </w:rPr>
        <w:t>y</w:t>
      </w:r>
      <w:r w:rsidRPr="00731A9E">
        <w:rPr>
          <w:rFonts w:cs="Times New Roman"/>
        </w:rPr>
        <w:t>oung</w:t>
      </w:r>
      <w:proofErr w:type="spellEnd"/>
      <w:r w:rsidRPr="00731A9E">
        <w:rPr>
          <w:rFonts w:cs="Times New Roman"/>
        </w:rPr>
        <w:t xml:space="preserve"> Yoon, Kade </w:t>
      </w:r>
      <w:proofErr w:type="spellStart"/>
      <w:r w:rsidRPr="00731A9E">
        <w:rPr>
          <w:rFonts w:cs="Times New Roman"/>
        </w:rPr>
        <w:t>Finnoff</w:t>
      </w:r>
      <w:proofErr w:type="spellEnd"/>
      <w:r w:rsidRPr="00731A9E">
        <w:rPr>
          <w:rFonts w:cs="Times New Roman"/>
        </w:rPr>
        <w:t xml:space="preserve">, and Allison Sidle </w:t>
      </w:r>
      <w:proofErr w:type="spellStart"/>
      <w:r w:rsidRPr="00731A9E">
        <w:rPr>
          <w:rFonts w:cs="Times New Roman"/>
        </w:rPr>
        <w:t>Fuligni</w:t>
      </w:r>
      <w:proofErr w:type="spellEnd"/>
      <w:r w:rsidRPr="00731A9E">
        <w:rPr>
          <w:rFonts w:cs="Times New Roman"/>
        </w:rPr>
        <w:t xml:space="preserve">. 2005. </w:t>
      </w:r>
      <w:r w:rsidR="00C243C8">
        <w:rPr>
          <w:rFonts w:cs="Times New Roman"/>
        </w:rPr>
        <w:t>“</w:t>
      </w:r>
      <w:r w:rsidRPr="00731A9E">
        <w:rPr>
          <w:rFonts w:cs="Times New Roman"/>
        </w:rPr>
        <w:t>By What Measure? Family Time Devoted to Children in the United States.</w:t>
      </w:r>
      <w:r w:rsidR="00C243C8">
        <w:rPr>
          <w:rFonts w:cs="Times New Roman"/>
        </w:rPr>
        <w:t>”</w:t>
      </w:r>
      <w:r w:rsidRPr="00731A9E">
        <w:rPr>
          <w:rFonts w:cs="Times New Roman"/>
        </w:rPr>
        <w:t xml:space="preserve"> </w:t>
      </w:r>
      <w:r w:rsidRPr="00731A9E">
        <w:rPr>
          <w:rFonts w:cs="Times New Roman"/>
          <w:i/>
        </w:rPr>
        <w:t>Demography</w:t>
      </w:r>
      <w:r w:rsidRPr="00731A9E">
        <w:rPr>
          <w:rFonts w:cs="Times New Roman"/>
        </w:rPr>
        <w:t xml:space="preserve"> 42 (2): 373–90.</w:t>
      </w:r>
    </w:p>
    <w:p w14:paraId="5E68E482" w14:textId="31D8E3F5" w:rsidR="000D3536" w:rsidRDefault="00B54128" w:rsidP="00710537">
      <w:pPr>
        <w:spacing w:line="240" w:lineRule="auto"/>
        <w:ind w:left="720" w:hanging="720"/>
        <w:rPr>
          <w:rFonts w:cs="Times New Roman"/>
        </w:rPr>
      </w:pPr>
      <w:proofErr w:type="spellStart"/>
      <w:r w:rsidRPr="00B54128">
        <w:rPr>
          <w:rFonts w:cs="Times New Roman"/>
        </w:rPr>
        <w:t>Frazis</w:t>
      </w:r>
      <w:proofErr w:type="spellEnd"/>
      <w:r w:rsidRPr="00B54128">
        <w:rPr>
          <w:rFonts w:cs="Times New Roman"/>
        </w:rPr>
        <w:t>, H., &amp; Stewart, J. 2011. How Does Household Production Affect Measured Income Inequality? Journal of Population Economics, 24(1)</w:t>
      </w:r>
      <w:r w:rsidR="00733A62">
        <w:rPr>
          <w:rFonts w:cs="Times New Roman"/>
        </w:rPr>
        <w:t>:</w:t>
      </w:r>
      <w:r w:rsidRPr="00B54128">
        <w:rPr>
          <w:rFonts w:cs="Times New Roman"/>
        </w:rPr>
        <w:t xml:space="preserve"> 3–22.</w:t>
      </w:r>
    </w:p>
    <w:p w14:paraId="3B58D923" w14:textId="4868D047" w:rsidR="000D3536" w:rsidRPr="006F04FD" w:rsidRDefault="000D3536" w:rsidP="00710537">
      <w:pPr>
        <w:spacing w:line="240" w:lineRule="auto"/>
        <w:ind w:left="720" w:hanging="720"/>
        <w:rPr>
          <w:rFonts w:cs="Times New Roman"/>
          <w:sz w:val="24"/>
          <w:szCs w:val="24"/>
        </w:rPr>
      </w:pPr>
      <w:r w:rsidRPr="006F04FD">
        <w:rPr>
          <w:rFonts w:cs="Times New Roman"/>
          <w:color w:val="222222"/>
          <w:sz w:val="24"/>
          <w:szCs w:val="24"/>
          <w:shd w:val="clear" w:color="auto" w:fill="FFFFFF"/>
        </w:rPr>
        <w:t>Fuchs, Victor R. 1986</w:t>
      </w:r>
      <w:r w:rsidR="002C3EC7">
        <w:rPr>
          <w:rFonts w:cs="Times New Roman"/>
          <w:color w:val="222222"/>
          <w:sz w:val="24"/>
          <w:szCs w:val="24"/>
          <w:shd w:val="clear" w:color="auto" w:fill="FFFFFF"/>
        </w:rPr>
        <w:t>.</w:t>
      </w:r>
      <w:r w:rsidRPr="006F04FD">
        <w:rPr>
          <w:rFonts w:cs="Times New Roman"/>
          <w:color w:val="222222"/>
          <w:sz w:val="24"/>
          <w:szCs w:val="24"/>
          <w:shd w:val="clear" w:color="auto" w:fill="FFFFFF"/>
        </w:rPr>
        <w:t xml:space="preserve"> </w:t>
      </w:r>
      <w:r w:rsidR="00C243C8">
        <w:rPr>
          <w:rFonts w:cs="Times New Roman"/>
          <w:color w:val="222222"/>
          <w:sz w:val="24"/>
          <w:szCs w:val="24"/>
          <w:shd w:val="clear" w:color="auto" w:fill="FFFFFF"/>
        </w:rPr>
        <w:t>“</w:t>
      </w:r>
      <w:r w:rsidRPr="006F04FD">
        <w:rPr>
          <w:rFonts w:cs="Times New Roman"/>
          <w:color w:val="222222"/>
          <w:sz w:val="24"/>
          <w:szCs w:val="24"/>
          <w:shd w:val="clear" w:color="auto" w:fill="FFFFFF"/>
        </w:rPr>
        <w:t>His and Hers: Gender differences in Work and Income, 1959-1979.</w:t>
      </w:r>
      <w:r w:rsidR="00C243C8">
        <w:rPr>
          <w:rFonts w:cs="Times New Roman"/>
          <w:color w:val="222222"/>
          <w:sz w:val="24"/>
          <w:szCs w:val="24"/>
          <w:shd w:val="clear" w:color="auto" w:fill="FFFFFF"/>
        </w:rPr>
        <w:t>”</w:t>
      </w:r>
      <w:r w:rsidRPr="006F04FD">
        <w:rPr>
          <w:rFonts w:cs="Times New Roman"/>
          <w:color w:val="222222"/>
          <w:sz w:val="24"/>
          <w:szCs w:val="24"/>
          <w:shd w:val="clear" w:color="auto" w:fill="FFFFFF"/>
        </w:rPr>
        <w:t> </w:t>
      </w:r>
      <w:r w:rsidRPr="006F04FD">
        <w:rPr>
          <w:rFonts w:cs="Times New Roman"/>
          <w:i/>
          <w:iCs/>
          <w:color w:val="222222"/>
          <w:sz w:val="24"/>
          <w:szCs w:val="24"/>
          <w:shd w:val="clear" w:color="auto" w:fill="FFFFFF"/>
        </w:rPr>
        <w:t>Journal of Labor Economics</w:t>
      </w:r>
      <w:r w:rsidRPr="006F04FD">
        <w:rPr>
          <w:rFonts w:cs="Times New Roman"/>
          <w:color w:val="222222"/>
          <w:sz w:val="24"/>
          <w:szCs w:val="24"/>
          <w:shd w:val="clear" w:color="auto" w:fill="FFFFFF"/>
        </w:rPr>
        <w:t> 4(</w:t>
      </w:r>
      <w:proofErr w:type="gramStart"/>
      <w:r w:rsidRPr="006F04FD">
        <w:rPr>
          <w:rFonts w:cs="Times New Roman"/>
          <w:color w:val="222222"/>
          <w:sz w:val="24"/>
          <w:szCs w:val="24"/>
          <w:shd w:val="clear" w:color="auto" w:fill="FFFFFF"/>
        </w:rPr>
        <w:t>3,  Part</w:t>
      </w:r>
      <w:proofErr w:type="gramEnd"/>
      <w:r w:rsidRPr="006F04FD">
        <w:rPr>
          <w:rFonts w:cs="Times New Roman"/>
          <w:color w:val="222222"/>
          <w:sz w:val="24"/>
          <w:szCs w:val="24"/>
          <w:shd w:val="clear" w:color="auto" w:fill="FFFFFF"/>
        </w:rPr>
        <w:t xml:space="preserve"> 2, S245-S272.</w:t>
      </w:r>
    </w:p>
    <w:p w14:paraId="3079C0E2" w14:textId="46A5660A" w:rsidR="004125E3" w:rsidRDefault="004125E3" w:rsidP="00710537">
      <w:pPr>
        <w:spacing w:line="240" w:lineRule="auto"/>
        <w:ind w:left="720" w:hanging="720"/>
        <w:rPr>
          <w:rFonts w:cs="Times New Roman"/>
        </w:rPr>
      </w:pPr>
      <w:r w:rsidRPr="004125E3">
        <w:rPr>
          <w:rFonts w:cs="Times New Roman"/>
        </w:rPr>
        <w:t xml:space="preserve">Garner, </w:t>
      </w:r>
      <w:proofErr w:type="spellStart"/>
      <w:r>
        <w:rPr>
          <w:rFonts w:cs="Times New Roman"/>
        </w:rPr>
        <w:t>Thesia</w:t>
      </w:r>
      <w:proofErr w:type="spellEnd"/>
      <w:r>
        <w:rPr>
          <w:rFonts w:cs="Times New Roman"/>
        </w:rPr>
        <w:t xml:space="preserve">, I., </w:t>
      </w:r>
      <w:r w:rsidR="002C3EC7">
        <w:rPr>
          <w:rFonts w:cs="Times New Roman"/>
        </w:rPr>
        <w:t>B.</w:t>
      </w:r>
      <w:r w:rsidRPr="004125E3">
        <w:rPr>
          <w:rFonts w:cs="Times New Roman"/>
        </w:rPr>
        <w:t xml:space="preserve"> Matsumoto, J</w:t>
      </w:r>
      <w:r w:rsidR="002C3EC7">
        <w:rPr>
          <w:rFonts w:cs="Times New Roman"/>
        </w:rPr>
        <w:t>.</w:t>
      </w:r>
      <w:r w:rsidRPr="004125E3">
        <w:rPr>
          <w:rFonts w:cs="Times New Roman"/>
        </w:rPr>
        <w:t xml:space="preserve"> </w:t>
      </w:r>
      <w:proofErr w:type="spellStart"/>
      <w:r w:rsidRPr="004125E3">
        <w:rPr>
          <w:rFonts w:cs="Times New Roman"/>
        </w:rPr>
        <w:t>Schild</w:t>
      </w:r>
      <w:proofErr w:type="spellEnd"/>
      <w:r w:rsidRPr="004125E3">
        <w:rPr>
          <w:rFonts w:cs="Times New Roman"/>
        </w:rPr>
        <w:t>, S</w:t>
      </w:r>
      <w:r w:rsidR="002C3EC7">
        <w:rPr>
          <w:rFonts w:cs="Times New Roman"/>
        </w:rPr>
        <w:t>.</w:t>
      </w:r>
      <w:r w:rsidRPr="004125E3">
        <w:rPr>
          <w:rFonts w:cs="Times New Roman"/>
        </w:rPr>
        <w:t xml:space="preserve"> Curtin, and </w:t>
      </w:r>
      <w:r w:rsidR="002C3EC7">
        <w:rPr>
          <w:rFonts w:cs="Times New Roman"/>
        </w:rPr>
        <w:t>A.</w:t>
      </w:r>
      <w:r w:rsidRPr="004125E3">
        <w:rPr>
          <w:rFonts w:cs="Times New Roman"/>
        </w:rPr>
        <w:t xml:space="preserve"> </w:t>
      </w:r>
      <w:proofErr w:type="spellStart"/>
      <w:r w:rsidRPr="004125E3">
        <w:rPr>
          <w:rFonts w:cs="Times New Roman"/>
        </w:rPr>
        <w:t>Safir</w:t>
      </w:r>
      <w:proofErr w:type="spellEnd"/>
      <w:r w:rsidR="002C3EC7">
        <w:rPr>
          <w:rFonts w:cs="Times New Roman"/>
        </w:rPr>
        <w:t>.</w:t>
      </w:r>
      <w:r w:rsidRPr="004125E3">
        <w:rPr>
          <w:rFonts w:cs="Times New Roman"/>
        </w:rPr>
        <w:t xml:space="preserve"> </w:t>
      </w:r>
      <w:r>
        <w:rPr>
          <w:rFonts w:cs="Times New Roman"/>
        </w:rPr>
        <w:t xml:space="preserve">2023. </w:t>
      </w:r>
      <w:r w:rsidR="00C243C8">
        <w:rPr>
          <w:rFonts w:cs="Times New Roman"/>
        </w:rPr>
        <w:t>“</w:t>
      </w:r>
      <w:r w:rsidRPr="004125E3">
        <w:rPr>
          <w:rFonts w:cs="Times New Roman"/>
        </w:rPr>
        <w:t>Developing a consumption measure, with examples of use for poverty and inequality analysis: a new research product from BLS,</w:t>
      </w:r>
      <w:r w:rsidR="00C243C8">
        <w:rPr>
          <w:rFonts w:cs="Times New Roman"/>
        </w:rPr>
        <w:t>”</w:t>
      </w:r>
      <w:r w:rsidRPr="004125E3">
        <w:rPr>
          <w:rFonts w:cs="Times New Roman"/>
        </w:rPr>
        <w:t xml:space="preserve"> Monthly Labor Review, U.S. Bureau of Labor Statistics, April</w:t>
      </w:r>
      <w:r>
        <w:rPr>
          <w:rFonts w:cs="Times New Roman"/>
        </w:rPr>
        <w:t>.</w:t>
      </w:r>
      <w:r w:rsidRPr="004125E3">
        <w:rPr>
          <w:rFonts w:cs="Times New Roman"/>
        </w:rPr>
        <w:t xml:space="preserve"> </w:t>
      </w:r>
      <w:hyperlink r:id="rId99" w:history="1">
        <w:r w:rsidRPr="00970DA3">
          <w:rPr>
            <w:rStyle w:val="Hyperlink"/>
            <w:rFonts w:cs="Times New Roman"/>
          </w:rPr>
          <w:t>https://doi.org/10.21916/mlr.2023.8</w:t>
        </w:r>
      </w:hyperlink>
    </w:p>
    <w:p w14:paraId="65392DAE" w14:textId="3BFA6E15" w:rsidR="008475C8" w:rsidRPr="00731A9E" w:rsidRDefault="00B91AA0" w:rsidP="00710537">
      <w:pPr>
        <w:spacing w:line="240" w:lineRule="auto"/>
        <w:ind w:left="720" w:hanging="720"/>
        <w:rPr>
          <w:rFonts w:cs="Times New Roman"/>
        </w:rPr>
      </w:pPr>
      <w:r>
        <w:rPr>
          <w:rFonts w:cs="Times New Roman"/>
        </w:rPr>
        <w:t xml:space="preserve">Gautham, L., and Folbre, N. (forthcoming).  </w:t>
      </w:r>
      <w:r w:rsidR="00C243C8">
        <w:rPr>
          <w:rFonts w:cs="Times New Roman"/>
        </w:rPr>
        <w:t>“</w:t>
      </w:r>
      <w:r w:rsidRPr="00B21161">
        <w:t xml:space="preserve">Parental </w:t>
      </w:r>
      <w:r w:rsidR="002F7E3B">
        <w:t>E</w:t>
      </w:r>
      <w:r w:rsidRPr="00B21161">
        <w:t>xpenditures of Time and Money on Children in the U.S.</w:t>
      </w:r>
      <w:r>
        <w:t>,</w:t>
      </w:r>
      <w:r w:rsidR="00C243C8">
        <w:t>”</w:t>
      </w:r>
      <w:r>
        <w:t xml:space="preserve"> </w:t>
      </w:r>
      <w:r w:rsidRPr="00B21161">
        <w:rPr>
          <w:i/>
          <w:iCs/>
        </w:rPr>
        <w:t>Review of Income and Wealth</w:t>
      </w:r>
      <w:r>
        <w:t xml:space="preserve">. </w:t>
      </w:r>
    </w:p>
    <w:p w14:paraId="0959661B" w14:textId="63098C9F" w:rsidR="00710537" w:rsidRPr="00731A9E" w:rsidRDefault="00710537" w:rsidP="00710537">
      <w:pPr>
        <w:spacing w:line="240" w:lineRule="auto"/>
        <w:ind w:left="720" w:hanging="720"/>
        <w:rPr>
          <w:rFonts w:eastAsia="Times New Roman" w:cs="Times New Roman"/>
        </w:rPr>
      </w:pPr>
      <w:r w:rsidRPr="00731A9E">
        <w:rPr>
          <w:rFonts w:eastAsia="Times New Roman" w:cs="Times New Roman"/>
        </w:rPr>
        <w:t xml:space="preserve">Goldschmidt-Clermont, </w:t>
      </w:r>
      <w:proofErr w:type="spellStart"/>
      <w:r w:rsidRPr="00731A9E">
        <w:rPr>
          <w:rFonts w:eastAsia="Times New Roman" w:cs="Times New Roman"/>
        </w:rPr>
        <w:t>Luisella</w:t>
      </w:r>
      <w:proofErr w:type="spellEnd"/>
      <w:r w:rsidRPr="00731A9E">
        <w:rPr>
          <w:rFonts w:eastAsia="Times New Roman" w:cs="Times New Roman"/>
        </w:rPr>
        <w:t xml:space="preserve">. 1993. </w:t>
      </w:r>
      <w:r w:rsidR="00C243C8">
        <w:rPr>
          <w:rFonts w:eastAsia="Times New Roman" w:cs="Times New Roman"/>
        </w:rPr>
        <w:t>“</w:t>
      </w:r>
      <w:r w:rsidRPr="00731A9E">
        <w:rPr>
          <w:rFonts w:eastAsia="Times New Roman" w:cs="Times New Roman"/>
        </w:rPr>
        <w:t>Monetary Valuation of Non-Market Productive Time: Methodological Considerations.</w:t>
      </w:r>
      <w:r w:rsidR="00C243C8">
        <w:rPr>
          <w:rFonts w:eastAsia="Times New Roman" w:cs="Times New Roman"/>
        </w:rPr>
        <w:t>”</w:t>
      </w:r>
      <w:r w:rsidRPr="00731A9E">
        <w:rPr>
          <w:rFonts w:eastAsia="Times New Roman" w:cs="Times New Roman"/>
        </w:rPr>
        <w:t xml:space="preserve"> </w:t>
      </w:r>
      <w:r w:rsidRPr="00731A9E">
        <w:rPr>
          <w:rFonts w:eastAsia="Times New Roman" w:cs="Times New Roman"/>
          <w:i/>
          <w:iCs/>
        </w:rPr>
        <w:t>Review of Income and Wealth</w:t>
      </w:r>
      <w:r w:rsidRPr="00731A9E">
        <w:rPr>
          <w:rFonts w:eastAsia="Times New Roman" w:cs="Times New Roman"/>
        </w:rPr>
        <w:t xml:space="preserve"> 39(4): 419–33.</w:t>
      </w:r>
    </w:p>
    <w:p w14:paraId="45AECCFC" w14:textId="6F1C507B" w:rsidR="00710537" w:rsidRDefault="00710537" w:rsidP="00710537">
      <w:pPr>
        <w:spacing w:line="240" w:lineRule="auto"/>
        <w:ind w:left="720" w:hanging="720"/>
        <w:rPr>
          <w:rFonts w:cs="Times New Roman"/>
        </w:rPr>
      </w:pPr>
      <w:proofErr w:type="spellStart"/>
      <w:r w:rsidRPr="00731A9E">
        <w:rPr>
          <w:rFonts w:cs="Times New Roman"/>
        </w:rPr>
        <w:t>Grigoryeva</w:t>
      </w:r>
      <w:proofErr w:type="spellEnd"/>
      <w:r w:rsidRPr="00731A9E">
        <w:rPr>
          <w:rFonts w:cs="Times New Roman"/>
        </w:rPr>
        <w:t xml:space="preserve">, A. 2017. Own Gender, Sibling’s Gender, Parent’s Gender: The Division of Elderly Parent Care among Adult Children. </w:t>
      </w:r>
      <w:r w:rsidRPr="00731A9E">
        <w:rPr>
          <w:rFonts w:cs="Times New Roman"/>
          <w:i/>
          <w:iCs/>
        </w:rPr>
        <w:t>American Sociological Review</w:t>
      </w:r>
      <w:r w:rsidRPr="00731A9E">
        <w:rPr>
          <w:rFonts w:cs="Times New Roman"/>
        </w:rPr>
        <w:t xml:space="preserve">, </w:t>
      </w:r>
      <w:r w:rsidRPr="00731A9E">
        <w:rPr>
          <w:rFonts w:cs="Times New Roman"/>
          <w:i/>
          <w:iCs/>
        </w:rPr>
        <w:t>82</w:t>
      </w:r>
      <w:r w:rsidRPr="00731A9E">
        <w:rPr>
          <w:rFonts w:cs="Times New Roman"/>
        </w:rPr>
        <w:t>(1)</w:t>
      </w:r>
      <w:r w:rsidR="00733A62">
        <w:rPr>
          <w:rFonts w:cs="Times New Roman"/>
        </w:rPr>
        <w:t>:</w:t>
      </w:r>
      <w:r w:rsidRPr="00731A9E">
        <w:rPr>
          <w:rFonts w:cs="Times New Roman"/>
        </w:rPr>
        <w:t xml:space="preserve"> 116–46.</w:t>
      </w:r>
    </w:p>
    <w:p w14:paraId="5DFABBB5" w14:textId="26412CC3" w:rsidR="00710537" w:rsidRPr="00731A9E" w:rsidRDefault="00710537" w:rsidP="00710537">
      <w:pPr>
        <w:spacing w:line="240" w:lineRule="auto"/>
        <w:ind w:left="720" w:hanging="720"/>
        <w:rPr>
          <w:rFonts w:cs="Times New Roman"/>
          <w:color w:val="333333"/>
          <w:shd w:val="clear" w:color="auto" w:fill="FCFCFC"/>
        </w:rPr>
      </w:pPr>
      <w:r w:rsidRPr="00731A9E">
        <w:rPr>
          <w:rFonts w:cs="Times New Roman"/>
          <w:color w:val="333333"/>
          <w:shd w:val="clear" w:color="auto" w:fill="FCFCFC"/>
        </w:rPr>
        <w:t>Hawkins, J., Habib, K.N. 2022</w:t>
      </w:r>
      <w:r w:rsidR="002C3EC7">
        <w:rPr>
          <w:rFonts w:cs="Times New Roman"/>
          <w:color w:val="333333"/>
          <w:shd w:val="clear" w:color="auto" w:fill="FCFCFC"/>
        </w:rPr>
        <w:t>.</w:t>
      </w:r>
      <w:r w:rsidRPr="00731A9E">
        <w:rPr>
          <w:rFonts w:cs="Times New Roman"/>
          <w:color w:val="333333"/>
          <w:shd w:val="clear" w:color="auto" w:fill="FCFCFC"/>
        </w:rPr>
        <w:t xml:space="preserve"> </w:t>
      </w:r>
      <w:r w:rsidR="00C243C8">
        <w:rPr>
          <w:rFonts w:cs="Times New Roman"/>
          <w:color w:val="333333"/>
          <w:shd w:val="clear" w:color="auto" w:fill="FCFCFC"/>
        </w:rPr>
        <w:t>“</w:t>
      </w:r>
      <w:r w:rsidRPr="00731A9E">
        <w:rPr>
          <w:rFonts w:cs="Times New Roman"/>
          <w:color w:val="333333"/>
          <w:shd w:val="clear" w:color="auto" w:fill="FCFCFC"/>
        </w:rPr>
        <w:t xml:space="preserve">A </w:t>
      </w:r>
      <w:r w:rsidR="002F7E3B">
        <w:rPr>
          <w:rFonts w:cs="Times New Roman"/>
          <w:color w:val="333333"/>
          <w:shd w:val="clear" w:color="auto" w:fill="FCFCFC"/>
        </w:rPr>
        <w:t>M</w:t>
      </w:r>
      <w:r w:rsidRPr="00731A9E">
        <w:rPr>
          <w:rFonts w:cs="Times New Roman"/>
          <w:color w:val="333333"/>
          <w:shd w:val="clear" w:color="auto" w:fill="FCFCFC"/>
        </w:rPr>
        <w:t xml:space="preserve">ulti-source </w:t>
      </w:r>
      <w:r w:rsidR="002F7E3B">
        <w:rPr>
          <w:rFonts w:cs="Times New Roman"/>
          <w:color w:val="333333"/>
          <w:shd w:val="clear" w:color="auto" w:fill="FCFCFC"/>
        </w:rPr>
        <w:t>D</w:t>
      </w:r>
      <w:r w:rsidRPr="00731A9E">
        <w:rPr>
          <w:rFonts w:cs="Times New Roman"/>
          <w:color w:val="333333"/>
          <w:shd w:val="clear" w:color="auto" w:fill="FCFCFC"/>
        </w:rPr>
        <w:t xml:space="preserve">ata </w:t>
      </w:r>
      <w:r w:rsidR="002F7E3B">
        <w:rPr>
          <w:rFonts w:cs="Times New Roman"/>
          <w:color w:val="333333"/>
          <w:shd w:val="clear" w:color="auto" w:fill="FCFCFC"/>
        </w:rPr>
        <w:t>F</w:t>
      </w:r>
      <w:r w:rsidRPr="00731A9E">
        <w:rPr>
          <w:rFonts w:cs="Times New Roman"/>
          <w:color w:val="333333"/>
          <w:shd w:val="clear" w:color="auto" w:fill="FCFCFC"/>
        </w:rPr>
        <w:t xml:space="preserve">usion </w:t>
      </w:r>
      <w:proofErr w:type="spellStart"/>
      <w:r w:rsidR="002F7E3B">
        <w:rPr>
          <w:rFonts w:cs="Times New Roman"/>
          <w:color w:val="333333"/>
          <w:shd w:val="clear" w:color="auto" w:fill="FCFCFC"/>
        </w:rPr>
        <w:t>G</w:t>
      </w:r>
      <w:r w:rsidRPr="00731A9E">
        <w:rPr>
          <w:rFonts w:cs="Times New Roman"/>
          <w:color w:val="333333"/>
          <w:shd w:val="clear" w:color="auto" w:fill="FCFCFC"/>
        </w:rPr>
        <w:t>ramework</w:t>
      </w:r>
      <w:proofErr w:type="spellEnd"/>
      <w:r w:rsidRPr="00731A9E">
        <w:rPr>
          <w:rFonts w:cs="Times New Roman"/>
          <w:color w:val="333333"/>
          <w:shd w:val="clear" w:color="auto" w:fill="FCFCFC"/>
        </w:rPr>
        <w:t xml:space="preserve"> for </w:t>
      </w:r>
      <w:r w:rsidR="002F7E3B">
        <w:rPr>
          <w:rFonts w:cs="Times New Roman"/>
          <w:color w:val="333333"/>
          <w:shd w:val="clear" w:color="auto" w:fill="FCFCFC"/>
        </w:rPr>
        <w:t>J</w:t>
      </w:r>
      <w:r w:rsidRPr="00731A9E">
        <w:rPr>
          <w:rFonts w:cs="Times New Roman"/>
          <w:color w:val="333333"/>
          <w:shd w:val="clear" w:color="auto" w:fill="FCFCFC"/>
        </w:rPr>
        <w:t xml:space="preserve">oint </w:t>
      </w:r>
      <w:r w:rsidR="002F7E3B">
        <w:rPr>
          <w:rFonts w:cs="Times New Roman"/>
          <w:color w:val="333333"/>
          <w:shd w:val="clear" w:color="auto" w:fill="FCFCFC"/>
        </w:rPr>
        <w:t>P</w:t>
      </w:r>
      <w:r w:rsidRPr="00731A9E">
        <w:rPr>
          <w:rFonts w:cs="Times New Roman"/>
          <w:color w:val="333333"/>
          <w:shd w:val="clear" w:color="auto" w:fill="FCFCFC"/>
        </w:rPr>
        <w:t xml:space="preserve">opulation, </w:t>
      </w:r>
      <w:r w:rsidR="002F7E3B">
        <w:rPr>
          <w:rFonts w:cs="Times New Roman"/>
          <w:color w:val="333333"/>
          <w:shd w:val="clear" w:color="auto" w:fill="FCFCFC"/>
        </w:rPr>
        <w:t>E</w:t>
      </w:r>
      <w:r w:rsidRPr="00731A9E">
        <w:rPr>
          <w:rFonts w:cs="Times New Roman"/>
          <w:color w:val="333333"/>
          <w:shd w:val="clear" w:color="auto" w:fill="FCFCFC"/>
        </w:rPr>
        <w:t xml:space="preserve">xpenditure, and </w:t>
      </w:r>
      <w:r w:rsidR="002F7E3B">
        <w:rPr>
          <w:rFonts w:cs="Times New Roman"/>
          <w:color w:val="333333"/>
          <w:shd w:val="clear" w:color="auto" w:fill="FCFCFC"/>
        </w:rPr>
        <w:t>T</w:t>
      </w:r>
      <w:r w:rsidRPr="00731A9E">
        <w:rPr>
          <w:rFonts w:cs="Times New Roman"/>
          <w:color w:val="333333"/>
          <w:shd w:val="clear" w:color="auto" w:fill="FCFCFC"/>
        </w:rPr>
        <w:t xml:space="preserve">ime use </w:t>
      </w:r>
      <w:r w:rsidR="002F7E3B">
        <w:rPr>
          <w:rFonts w:cs="Times New Roman"/>
          <w:color w:val="333333"/>
          <w:shd w:val="clear" w:color="auto" w:fill="FCFCFC"/>
        </w:rPr>
        <w:t>S</w:t>
      </w:r>
      <w:r w:rsidRPr="00731A9E">
        <w:rPr>
          <w:rFonts w:cs="Times New Roman"/>
          <w:color w:val="333333"/>
          <w:shd w:val="clear" w:color="auto" w:fill="FCFCFC"/>
        </w:rPr>
        <w:t>ynthesis</w:t>
      </w:r>
      <w:r w:rsidR="00C243C8">
        <w:rPr>
          <w:rFonts w:cs="Times New Roman"/>
          <w:color w:val="333333"/>
          <w:shd w:val="clear" w:color="auto" w:fill="FCFCFC"/>
        </w:rPr>
        <w:t>”</w:t>
      </w:r>
      <w:r w:rsidRPr="00731A9E">
        <w:rPr>
          <w:rFonts w:cs="Times New Roman"/>
          <w:color w:val="333333"/>
          <w:shd w:val="clear" w:color="auto" w:fill="FCFCFC"/>
        </w:rPr>
        <w:t>. </w:t>
      </w:r>
      <w:r w:rsidRPr="00731A9E">
        <w:rPr>
          <w:rFonts w:cs="Times New Roman"/>
          <w:i/>
          <w:iCs/>
          <w:color w:val="333333"/>
          <w:shd w:val="clear" w:color="auto" w:fill="FCFCFC"/>
        </w:rPr>
        <w:t>Transportation</w:t>
      </w:r>
      <w:r w:rsidRPr="00731A9E">
        <w:rPr>
          <w:rFonts w:cs="Times New Roman"/>
          <w:color w:val="333333"/>
          <w:shd w:val="clear" w:color="auto" w:fill="FCFCFC"/>
        </w:rPr>
        <w:t xml:space="preserve">. </w:t>
      </w:r>
      <w:hyperlink r:id="rId100" w:history="1">
        <w:r w:rsidRPr="00731A9E">
          <w:rPr>
            <w:rStyle w:val="Hyperlink"/>
            <w:rFonts w:cs="Times New Roman"/>
            <w:shd w:val="clear" w:color="auto" w:fill="FCFCFC"/>
          </w:rPr>
          <w:t>https://doi</w:t>
        </w:r>
      </w:hyperlink>
      <w:r w:rsidRPr="00731A9E">
        <w:rPr>
          <w:rFonts w:cs="Times New Roman"/>
          <w:color w:val="333333"/>
          <w:shd w:val="clear" w:color="auto" w:fill="FCFCFC"/>
        </w:rPr>
        <w:t>.org/10.1007/s11116-022-10279-8</w:t>
      </w:r>
    </w:p>
    <w:p w14:paraId="76FFF8A0" w14:textId="3FE182A0" w:rsidR="00710537" w:rsidRDefault="00710537" w:rsidP="00710537">
      <w:pPr>
        <w:spacing w:line="240" w:lineRule="auto"/>
        <w:ind w:left="720" w:hanging="720"/>
        <w:rPr>
          <w:rStyle w:val="Hyperlink"/>
          <w:rFonts w:cs="Times New Roman"/>
        </w:rPr>
      </w:pPr>
      <w:r w:rsidRPr="00731A9E">
        <w:rPr>
          <w:rFonts w:cs="Times New Roman"/>
        </w:rPr>
        <w:t xml:space="preserve">He, D., &amp; McHenry, P. 2016. </w:t>
      </w:r>
      <w:r w:rsidR="00C243C8">
        <w:rPr>
          <w:rFonts w:cs="Times New Roman"/>
        </w:rPr>
        <w:t>“</w:t>
      </w:r>
      <w:r w:rsidRPr="00731A9E">
        <w:rPr>
          <w:rFonts w:cs="Times New Roman"/>
        </w:rPr>
        <w:t>Does Formal Employment Reduce Informal Caregiving?</w:t>
      </w:r>
      <w:r w:rsidR="00C243C8">
        <w:rPr>
          <w:rFonts w:cs="Times New Roman"/>
        </w:rPr>
        <w:t>”</w:t>
      </w:r>
      <w:r w:rsidRPr="00731A9E">
        <w:rPr>
          <w:rFonts w:cs="Times New Roman"/>
        </w:rPr>
        <w:t xml:space="preserve"> </w:t>
      </w:r>
      <w:r w:rsidRPr="00731A9E">
        <w:rPr>
          <w:rFonts w:cs="Times New Roman"/>
          <w:i/>
          <w:iCs/>
        </w:rPr>
        <w:t>Health Economics</w:t>
      </w:r>
      <w:r w:rsidRPr="00731A9E">
        <w:rPr>
          <w:rFonts w:cs="Times New Roman"/>
        </w:rPr>
        <w:t xml:space="preserve">, </w:t>
      </w:r>
      <w:r w:rsidRPr="00731A9E">
        <w:rPr>
          <w:rFonts w:cs="Times New Roman"/>
          <w:i/>
          <w:iCs/>
        </w:rPr>
        <w:t>25</w:t>
      </w:r>
      <w:r w:rsidRPr="00731A9E">
        <w:rPr>
          <w:rFonts w:cs="Times New Roman"/>
        </w:rPr>
        <w:t>(7)</w:t>
      </w:r>
      <w:r w:rsidR="00733A62">
        <w:rPr>
          <w:rFonts w:cs="Times New Roman"/>
        </w:rPr>
        <w:t>:</w:t>
      </w:r>
      <w:r w:rsidRPr="00731A9E">
        <w:rPr>
          <w:rFonts w:cs="Times New Roman"/>
        </w:rPr>
        <w:t xml:space="preserve"> 829–43. </w:t>
      </w:r>
      <w:hyperlink r:id="rId101" w:history="1">
        <w:r w:rsidRPr="00731A9E">
          <w:rPr>
            <w:rStyle w:val="Hyperlink"/>
            <w:rFonts w:cs="Times New Roman"/>
          </w:rPr>
          <w:t>https://doi.org/10.1002/hec.3185</w:t>
        </w:r>
      </w:hyperlink>
    </w:p>
    <w:p w14:paraId="54231B6D" w14:textId="41F08056" w:rsidR="0043045A" w:rsidRPr="0043045A" w:rsidRDefault="0043045A" w:rsidP="0043045A">
      <w:pPr>
        <w:spacing w:line="240" w:lineRule="auto"/>
        <w:ind w:left="720" w:hanging="720"/>
      </w:pPr>
      <w:r>
        <w:t xml:space="preserve">Herbst, C. M. 2023. </w:t>
      </w:r>
      <w:r w:rsidR="00C243C8">
        <w:t>“</w:t>
      </w:r>
      <w:r w:rsidR="00C15BD7">
        <w:t>Childcare</w:t>
      </w:r>
      <w:r>
        <w:t xml:space="preserve"> in the United States: Markets, Policy, and Evidence</w:t>
      </w:r>
      <w:r w:rsidR="002A39B1">
        <w:t>,</w:t>
      </w:r>
      <w:r w:rsidR="00C243C8">
        <w:t>”</w:t>
      </w:r>
      <w:r>
        <w:t xml:space="preserve"> </w:t>
      </w:r>
      <w:r>
        <w:rPr>
          <w:i/>
          <w:iCs/>
        </w:rPr>
        <w:t>Journal of Policy Analysis and Management</w:t>
      </w:r>
      <w:r>
        <w:t xml:space="preserve">, </w:t>
      </w:r>
      <w:r>
        <w:rPr>
          <w:i/>
          <w:iCs/>
        </w:rPr>
        <w:t>42</w:t>
      </w:r>
      <w:r>
        <w:t>(1)</w:t>
      </w:r>
      <w:r w:rsidR="00733A62">
        <w:t>:</w:t>
      </w:r>
      <w:r>
        <w:t xml:space="preserve"> 255–304. </w:t>
      </w:r>
      <w:hyperlink r:id="rId102" w:history="1">
        <w:r>
          <w:rPr>
            <w:rStyle w:val="Hyperlink"/>
          </w:rPr>
          <w:t>https://doi.org/10.1002/pam.22436</w:t>
        </w:r>
      </w:hyperlink>
    </w:p>
    <w:p w14:paraId="54F20537" w14:textId="1867B057" w:rsidR="00710537" w:rsidRPr="00731A9E" w:rsidRDefault="00710537" w:rsidP="00710537">
      <w:pPr>
        <w:spacing w:line="240" w:lineRule="auto"/>
        <w:ind w:left="720" w:hanging="720"/>
        <w:rPr>
          <w:rFonts w:eastAsia="Times New Roman" w:cs="Times New Roman"/>
        </w:rPr>
      </w:pPr>
      <w:r w:rsidRPr="00731A9E">
        <w:rPr>
          <w:rFonts w:cs="Times New Roman"/>
        </w:rPr>
        <w:t xml:space="preserve"> </w:t>
      </w:r>
      <w:proofErr w:type="spellStart"/>
      <w:r w:rsidRPr="00731A9E">
        <w:rPr>
          <w:rFonts w:eastAsia="Times New Roman" w:cs="Times New Roman"/>
        </w:rPr>
        <w:t>Insolera</w:t>
      </w:r>
      <w:proofErr w:type="spellEnd"/>
      <w:r w:rsidRPr="00731A9E">
        <w:rPr>
          <w:rFonts w:eastAsia="Times New Roman" w:cs="Times New Roman"/>
        </w:rPr>
        <w:t xml:space="preserve">, N., E., Johnson, D., S., &amp; </w:t>
      </w:r>
      <w:proofErr w:type="spellStart"/>
      <w:r w:rsidRPr="00731A9E">
        <w:rPr>
          <w:rFonts w:eastAsia="Times New Roman" w:cs="Times New Roman"/>
        </w:rPr>
        <w:t>Simmert</w:t>
      </w:r>
      <w:proofErr w:type="spellEnd"/>
      <w:r w:rsidRPr="00731A9E">
        <w:rPr>
          <w:rFonts w:eastAsia="Times New Roman" w:cs="Times New Roman"/>
        </w:rPr>
        <w:t xml:space="preserve">, B., A. 2019. </w:t>
      </w:r>
      <w:r w:rsidRPr="00731A9E">
        <w:rPr>
          <w:rFonts w:eastAsia="Times New Roman" w:cs="Times New Roman"/>
          <w:i/>
          <w:iCs/>
        </w:rPr>
        <w:t>Evaluation of the Time Use data in PSID with comparisons to ATUS</w:t>
      </w:r>
      <w:r w:rsidRPr="00731A9E">
        <w:rPr>
          <w:rFonts w:eastAsia="Times New Roman" w:cs="Times New Roman"/>
        </w:rPr>
        <w:t xml:space="preserve"> (#19-02; Technical Series Paper). Institute for Social Research, University of Michigan.</w:t>
      </w:r>
    </w:p>
    <w:p w14:paraId="1332E754" w14:textId="7B45850B" w:rsidR="0063586F" w:rsidRDefault="0063586F" w:rsidP="00710537">
      <w:pPr>
        <w:spacing w:line="240" w:lineRule="auto"/>
        <w:ind w:left="720" w:hanging="720"/>
        <w:rPr>
          <w:rFonts w:eastAsia="Times New Roman" w:cs="Times New Roman"/>
          <w:color w:val="222222"/>
          <w:shd w:val="clear" w:color="auto" w:fill="FFFFFF"/>
        </w:rPr>
      </w:pPr>
      <w:r w:rsidRPr="0063586F">
        <w:rPr>
          <w:rFonts w:eastAsia="Times New Roman" w:cs="Times New Roman"/>
          <w:color w:val="222222"/>
          <w:shd w:val="clear" w:color="auto" w:fill="FFFFFF"/>
        </w:rPr>
        <w:t>Jenkins, S. P., &amp; O’Leary, N. C. 1996. Household Income Plus Household Production: The Distribution of Extended Income in the U.K. Review of Income and Wealth, 42(4)</w:t>
      </w:r>
      <w:r w:rsidR="00733A62">
        <w:rPr>
          <w:rFonts w:eastAsia="Times New Roman" w:cs="Times New Roman"/>
          <w:color w:val="222222"/>
          <w:shd w:val="clear" w:color="auto" w:fill="FFFFFF"/>
        </w:rPr>
        <w:t>:</w:t>
      </w:r>
      <w:r w:rsidRPr="0063586F">
        <w:rPr>
          <w:rFonts w:eastAsia="Times New Roman" w:cs="Times New Roman"/>
          <w:color w:val="222222"/>
          <w:shd w:val="clear" w:color="auto" w:fill="FFFFFF"/>
        </w:rPr>
        <w:t xml:space="preserve"> 401–19.</w:t>
      </w:r>
    </w:p>
    <w:p w14:paraId="63BEE8D1" w14:textId="657B5A69" w:rsidR="00710537" w:rsidRPr="00731A9E" w:rsidRDefault="00710537" w:rsidP="00710537">
      <w:pPr>
        <w:spacing w:line="240" w:lineRule="auto"/>
        <w:ind w:left="720" w:hanging="720"/>
        <w:rPr>
          <w:rFonts w:eastAsia="Times New Roman" w:cs="Times New Roman"/>
        </w:rPr>
      </w:pPr>
      <w:proofErr w:type="spellStart"/>
      <w:r w:rsidRPr="00731A9E">
        <w:rPr>
          <w:rFonts w:eastAsia="Times New Roman" w:cs="Times New Roman"/>
          <w:color w:val="222222"/>
          <w:shd w:val="clear" w:color="auto" w:fill="FFFFFF"/>
        </w:rPr>
        <w:t>Jokubauskaitė</w:t>
      </w:r>
      <w:proofErr w:type="spellEnd"/>
      <w:r w:rsidRPr="00731A9E">
        <w:rPr>
          <w:rFonts w:eastAsia="Times New Roman" w:cs="Times New Roman"/>
          <w:color w:val="222222"/>
          <w:shd w:val="clear" w:color="auto" w:fill="FFFFFF"/>
        </w:rPr>
        <w:t xml:space="preserve">, S., &amp; </w:t>
      </w:r>
      <w:proofErr w:type="spellStart"/>
      <w:r w:rsidRPr="00731A9E">
        <w:rPr>
          <w:rFonts w:eastAsia="Times New Roman" w:cs="Times New Roman"/>
          <w:color w:val="222222"/>
          <w:shd w:val="clear" w:color="auto" w:fill="FFFFFF"/>
        </w:rPr>
        <w:t>Schneebaum</w:t>
      </w:r>
      <w:proofErr w:type="spellEnd"/>
      <w:r w:rsidRPr="00731A9E">
        <w:rPr>
          <w:rFonts w:eastAsia="Times New Roman" w:cs="Times New Roman"/>
          <w:color w:val="222222"/>
          <w:shd w:val="clear" w:color="auto" w:fill="FFFFFF"/>
        </w:rPr>
        <w:t xml:space="preserve">, A. 2021. </w:t>
      </w:r>
      <w:r w:rsidR="00C243C8">
        <w:rPr>
          <w:rFonts w:eastAsia="Times New Roman" w:cs="Times New Roman"/>
          <w:color w:val="222222"/>
          <w:shd w:val="clear" w:color="auto" w:fill="FFFFFF"/>
        </w:rPr>
        <w:t>“</w:t>
      </w:r>
      <w:r w:rsidRPr="00731A9E">
        <w:rPr>
          <w:rFonts w:eastAsia="Times New Roman" w:cs="Times New Roman"/>
          <w:color w:val="222222"/>
          <w:shd w:val="clear" w:color="auto" w:fill="FFFFFF"/>
        </w:rPr>
        <w:t>Assessing the Value of Household Work Based on Wages Demanded on Online Platforms for Substitutes</w:t>
      </w:r>
      <w:r w:rsidR="002F7E3B">
        <w:rPr>
          <w:rFonts w:eastAsia="Times New Roman" w:cs="Times New Roman"/>
          <w:color w:val="222222"/>
          <w:shd w:val="clear" w:color="auto" w:fill="FFFFFF"/>
        </w:rPr>
        <w:t>,</w:t>
      </w:r>
      <w:r w:rsidR="00C243C8">
        <w:rPr>
          <w:rFonts w:eastAsia="Times New Roman" w:cs="Times New Roman"/>
          <w:color w:val="222222"/>
          <w:shd w:val="clear" w:color="auto" w:fill="FFFFFF"/>
        </w:rPr>
        <w:t>”</w:t>
      </w:r>
      <w:r w:rsidRPr="00731A9E">
        <w:rPr>
          <w:rFonts w:eastAsia="Times New Roman" w:cs="Times New Roman"/>
          <w:color w:val="222222"/>
          <w:shd w:val="clear" w:color="auto" w:fill="FFFFFF"/>
        </w:rPr>
        <w:t> </w:t>
      </w:r>
      <w:r w:rsidRPr="00731A9E">
        <w:rPr>
          <w:rFonts w:eastAsia="Times New Roman" w:cs="Times New Roman"/>
          <w:i/>
          <w:iCs/>
          <w:color w:val="222222"/>
          <w:shd w:val="clear" w:color="auto" w:fill="FFFFFF"/>
        </w:rPr>
        <w:t>Review of Economics of the Household</w:t>
      </w:r>
      <w:r w:rsidRPr="00731A9E">
        <w:rPr>
          <w:rFonts w:eastAsia="Times New Roman" w:cs="Times New Roman"/>
          <w:color w:val="222222"/>
          <w:shd w:val="clear" w:color="auto" w:fill="FFFFFF"/>
        </w:rPr>
        <w:t> 20</w:t>
      </w:r>
      <w:r w:rsidR="00733A62">
        <w:rPr>
          <w:rFonts w:eastAsia="Times New Roman" w:cs="Times New Roman"/>
          <w:color w:val="222222"/>
          <w:shd w:val="clear" w:color="auto" w:fill="FFFFFF"/>
        </w:rPr>
        <w:t xml:space="preserve">: </w:t>
      </w:r>
      <w:r w:rsidRPr="00731A9E">
        <w:rPr>
          <w:rFonts w:eastAsia="Times New Roman" w:cs="Times New Roman"/>
          <w:color w:val="222222"/>
          <w:shd w:val="clear" w:color="auto" w:fill="FFFFFF"/>
        </w:rPr>
        <w:t>153</w:t>
      </w:r>
      <w:r w:rsidR="00733A62">
        <w:rPr>
          <w:rFonts w:eastAsia="Times New Roman" w:cs="Times New Roman"/>
          <w:color w:val="222222"/>
          <w:shd w:val="clear" w:color="auto" w:fill="FFFFFF"/>
        </w:rPr>
        <w:t>–</w:t>
      </w:r>
      <w:r w:rsidRPr="00731A9E">
        <w:rPr>
          <w:rFonts w:eastAsia="Times New Roman" w:cs="Times New Roman"/>
          <w:color w:val="222222"/>
          <w:shd w:val="clear" w:color="auto" w:fill="FFFFFF"/>
        </w:rPr>
        <w:t>60.</w:t>
      </w:r>
    </w:p>
    <w:p w14:paraId="2DF691F6" w14:textId="45242F14" w:rsidR="00710537" w:rsidRPr="00731A9E" w:rsidRDefault="00710537" w:rsidP="00710537">
      <w:pPr>
        <w:spacing w:line="240" w:lineRule="auto"/>
        <w:ind w:left="720" w:hanging="720"/>
        <w:rPr>
          <w:rFonts w:eastAsia="Times New Roman" w:cs="Times New Roman"/>
        </w:rPr>
      </w:pPr>
      <w:r w:rsidRPr="00731A9E">
        <w:rPr>
          <w:rFonts w:eastAsia="Times New Roman" w:cs="Times New Roman"/>
        </w:rPr>
        <w:t xml:space="preserve">Kneeland, H. 1929. Woman’s </w:t>
      </w:r>
      <w:r w:rsidR="002A39B1">
        <w:rPr>
          <w:rFonts w:eastAsia="Times New Roman" w:cs="Times New Roman"/>
        </w:rPr>
        <w:t>E</w:t>
      </w:r>
      <w:r w:rsidRPr="00731A9E">
        <w:rPr>
          <w:rFonts w:eastAsia="Times New Roman" w:cs="Times New Roman"/>
        </w:rPr>
        <w:t xml:space="preserve">conomic </w:t>
      </w:r>
      <w:r w:rsidR="002A39B1">
        <w:rPr>
          <w:rFonts w:eastAsia="Times New Roman" w:cs="Times New Roman"/>
        </w:rPr>
        <w:t>C</w:t>
      </w:r>
      <w:r w:rsidRPr="00731A9E">
        <w:rPr>
          <w:rFonts w:eastAsia="Times New Roman" w:cs="Times New Roman"/>
        </w:rPr>
        <w:t xml:space="preserve">ontribution in the </w:t>
      </w:r>
      <w:r w:rsidR="002A39B1">
        <w:rPr>
          <w:rFonts w:eastAsia="Times New Roman" w:cs="Times New Roman"/>
        </w:rPr>
        <w:t>H</w:t>
      </w:r>
      <w:r w:rsidRPr="00731A9E">
        <w:rPr>
          <w:rFonts w:eastAsia="Times New Roman" w:cs="Times New Roman"/>
        </w:rPr>
        <w:t xml:space="preserve">ome. </w:t>
      </w:r>
      <w:r w:rsidRPr="00731A9E">
        <w:rPr>
          <w:rFonts w:eastAsia="Times New Roman" w:cs="Times New Roman"/>
          <w:i/>
          <w:iCs/>
        </w:rPr>
        <w:t>Annals of the American Academy of Political and Social Science</w:t>
      </w:r>
      <w:r w:rsidRPr="00731A9E">
        <w:rPr>
          <w:rFonts w:eastAsia="Times New Roman" w:cs="Times New Roman"/>
        </w:rPr>
        <w:t xml:space="preserve">, </w:t>
      </w:r>
      <w:r w:rsidRPr="00731A9E">
        <w:rPr>
          <w:rFonts w:eastAsia="Times New Roman" w:cs="Times New Roman"/>
          <w:i/>
          <w:iCs/>
        </w:rPr>
        <w:t>143</w:t>
      </w:r>
      <w:r w:rsidRPr="00731A9E">
        <w:rPr>
          <w:rFonts w:eastAsia="Times New Roman" w:cs="Times New Roman"/>
        </w:rPr>
        <w:t>(May)</w:t>
      </w:r>
      <w:r w:rsidR="00733A62">
        <w:rPr>
          <w:rFonts w:eastAsia="Times New Roman" w:cs="Times New Roman"/>
        </w:rPr>
        <w:t>:</w:t>
      </w:r>
      <w:r w:rsidRPr="00731A9E">
        <w:rPr>
          <w:rFonts w:eastAsia="Times New Roman" w:cs="Times New Roman"/>
        </w:rPr>
        <w:t xml:space="preserve"> 33–40.</w:t>
      </w:r>
    </w:p>
    <w:p w14:paraId="632CC8BC" w14:textId="02F62290" w:rsidR="000C4FEE" w:rsidRDefault="000C4FEE" w:rsidP="00131E04">
      <w:pPr>
        <w:spacing w:line="240" w:lineRule="auto"/>
        <w:ind w:left="720" w:hanging="720"/>
      </w:pPr>
      <w:r>
        <w:lastRenderedPageBreak/>
        <w:t xml:space="preserve">Kum, H., &amp; Masterson, T. N. (2010). Statistical matching using propensity scores: Theory and application to the analysis of the distribution of income and wealth. </w:t>
      </w:r>
      <w:r>
        <w:rPr>
          <w:i/>
          <w:iCs/>
        </w:rPr>
        <w:t>Journal of Economic and Social Measurement</w:t>
      </w:r>
      <w:r>
        <w:t xml:space="preserve">, </w:t>
      </w:r>
      <w:r>
        <w:rPr>
          <w:i/>
          <w:iCs/>
        </w:rPr>
        <w:t>35</w:t>
      </w:r>
      <w:r>
        <w:t xml:space="preserve">(3), 177–196. </w:t>
      </w:r>
    </w:p>
    <w:p w14:paraId="674A63C1" w14:textId="1E5CD497" w:rsidR="00710537" w:rsidRPr="00731A9E" w:rsidRDefault="00710537" w:rsidP="00710537">
      <w:pPr>
        <w:spacing w:line="240" w:lineRule="auto"/>
        <w:ind w:left="720" w:hanging="720"/>
        <w:rPr>
          <w:rFonts w:cs="Times New Roman"/>
        </w:rPr>
      </w:pPr>
      <w:r w:rsidRPr="00731A9E">
        <w:rPr>
          <w:rFonts w:cs="Times New Roman"/>
        </w:rPr>
        <w:t xml:space="preserve">Kuznets, Simon, Lillian Epstein, and Elizabeth Jenks. 1941. </w:t>
      </w:r>
      <w:r w:rsidR="00C243C8">
        <w:rPr>
          <w:rFonts w:cs="Times New Roman"/>
        </w:rPr>
        <w:t>“</w:t>
      </w:r>
      <w:r w:rsidRPr="00731A9E">
        <w:rPr>
          <w:rFonts w:cs="Times New Roman"/>
        </w:rPr>
        <w:t>National Income and Its Composition, 1919-1938, Volume II.</w:t>
      </w:r>
      <w:r w:rsidR="00C243C8">
        <w:rPr>
          <w:rFonts w:cs="Times New Roman"/>
        </w:rPr>
        <w:t>”</w:t>
      </w:r>
      <w:r w:rsidRPr="00731A9E">
        <w:rPr>
          <w:rFonts w:cs="Times New Roman"/>
        </w:rPr>
        <w:t xml:space="preserve"> New York: </w:t>
      </w:r>
      <w:r w:rsidRPr="00731A9E">
        <w:rPr>
          <w:rFonts w:cs="Times New Roman"/>
          <w:iCs/>
        </w:rPr>
        <w:t>National Bureau of Economic Research</w:t>
      </w:r>
      <w:r w:rsidRPr="00731A9E">
        <w:rPr>
          <w:rFonts w:cs="Times New Roman"/>
        </w:rPr>
        <w:t xml:space="preserve"> (NBER). </w:t>
      </w:r>
      <w:hyperlink r:id="rId103" w:history="1">
        <w:r w:rsidRPr="00731A9E">
          <w:rPr>
            <w:rStyle w:val="Hyperlink"/>
            <w:rFonts w:cs="Times New Roman"/>
          </w:rPr>
          <w:t>http://www.nber.org/books/kuzn41-3</w:t>
        </w:r>
      </w:hyperlink>
      <w:r w:rsidRPr="00731A9E">
        <w:rPr>
          <w:rFonts w:cs="Times New Roman"/>
        </w:rPr>
        <w:t xml:space="preserve"> (January 4, 2013).</w:t>
      </w:r>
    </w:p>
    <w:p w14:paraId="2BE1D7B4" w14:textId="2A843852" w:rsidR="00710537" w:rsidRPr="00731A9E" w:rsidRDefault="00710537" w:rsidP="00710537">
      <w:pPr>
        <w:spacing w:line="240" w:lineRule="auto"/>
        <w:ind w:left="720" w:hanging="720"/>
        <w:rPr>
          <w:rFonts w:eastAsia="Times New Roman" w:cs="Times New Roman"/>
        </w:rPr>
      </w:pPr>
      <w:proofErr w:type="spellStart"/>
      <w:r w:rsidRPr="00731A9E">
        <w:rPr>
          <w:rFonts w:eastAsia="Times New Roman" w:cs="Times New Roman"/>
        </w:rPr>
        <w:t>Landefeld</w:t>
      </w:r>
      <w:proofErr w:type="spellEnd"/>
      <w:r w:rsidRPr="00731A9E">
        <w:rPr>
          <w:rFonts w:eastAsia="Times New Roman" w:cs="Times New Roman"/>
        </w:rPr>
        <w:t xml:space="preserve">, J. S., Fraumeni, B. M., &amp; </w:t>
      </w:r>
      <w:proofErr w:type="spellStart"/>
      <w:r w:rsidRPr="00731A9E">
        <w:rPr>
          <w:rFonts w:eastAsia="Times New Roman" w:cs="Times New Roman"/>
        </w:rPr>
        <w:t>Vojtech</w:t>
      </w:r>
      <w:proofErr w:type="spellEnd"/>
      <w:r w:rsidRPr="00731A9E">
        <w:rPr>
          <w:rFonts w:eastAsia="Times New Roman" w:cs="Times New Roman"/>
        </w:rPr>
        <w:t xml:space="preserve">, C. M. 2009. </w:t>
      </w:r>
      <w:r w:rsidR="00C243C8">
        <w:rPr>
          <w:rFonts w:eastAsia="Times New Roman" w:cs="Times New Roman"/>
        </w:rPr>
        <w:t>“</w:t>
      </w:r>
      <w:r w:rsidRPr="00731A9E">
        <w:rPr>
          <w:rFonts w:eastAsia="Times New Roman" w:cs="Times New Roman"/>
        </w:rPr>
        <w:t>Accounting for Household Production: A Prototype Satellite Account Using the American Time Use Surve</w:t>
      </w:r>
      <w:r w:rsidR="002F7E3B">
        <w:rPr>
          <w:rFonts w:eastAsia="Times New Roman" w:cs="Times New Roman"/>
        </w:rPr>
        <w:t>y,</w:t>
      </w:r>
      <w:r w:rsidR="00C243C8">
        <w:rPr>
          <w:rFonts w:eastAsia="Times New Roman" w:cs="Times New Roman"/>
        </w:rPr>
        <w:t>”</w:t>
      </w:r>
      <w:r w:rsidRPr="00731A9E">
        <w:rPr>
          <w:rFonts w:eastAsia="Times New Roman" w:cs="Times New Roman"/>
        </w:rPr>
        <w:t xml:space="preserve"> </w:t>
      </w:r>
      <w:r w:rsidRPr="00731A9E">
        <w:rPr>
          <w:rFonts w:eastAsia="Times New Roman" w:cs="Times New Roman"/>
          <w:i/>
          <w:iCs/>
        </w:rPr>
        <w:t>Review of Income and Wealth</w:t>
      </w:r>
      <w:r w:rsidRPr="00731A9E">
        <w:rPr>
          <w:rFonts w:eastAsia="Times New Roman" w:cs="Times New Roman"/>
        </w:rPr>
        <w:t xml:space="preserve">, </w:t>
      </w:r>
      <w:r w:rsidRPr="00731A9E">
        <w:rPr>
          <w:rFonts w:eastAsia="Times New Roman" w:cs="Times New Roman"/>
          <w:i/>
          <w:iCs/>
        </w:rPr>
        <w:t>55</w:t>
      </w:r>
      <w:r w:rsidRPr="00731A9E">
        <w:rPr>
          <w:rFonts w:eastAsia="Times New Roman" w:cs="Times New Roman"/>
        </w:rPr>
        <w:t>(2)</w:t>
      </w:r>
      <w:r w:rsidR="00733A62">
        <w:rPr>
          <w:rFonts w:eastAsia="Times New Roman" w:cs="Times New Roman"/>
        </w:rPr>
        <w:t>:</w:t>
      </w:r>
      <w:r w:rsidRPr="00731A9E">
        <w:rPr>
          <w:rFonts w:eastAsia="Times New Roman" w:cs="Times New Roman"/>
        </w:rPr>
        <w:t xml:space="preserve"> 205–25.</w:t>
      </w:r>
    </w:p>
    <w:p w14:paraId="121CE025" w14:textId="538A4080" w:rsidR="00710537" w:rsidRPr="00731A9E" w:rsidRDefault="00710537" w:rsidP="00710537">
      <w:pPr>
        <w:spacing w:line="240" w:lineRule="auto"/>
        <w:ind w:left="720" w:hanging="720"/>
        <w:rPr>
          <w:rFonts w:eastAsia="Times New Roman" w:cs="Times New Roman"/>
        </w:rPr>
      </w:pPr>
      <w:proofErr w:type="spellStart"/>
      <w:r w:rsidRPr="00731A9E">
        <w:rPr>
          <w:rFonts w:eastAsia="Times New Roman" w:cs="Times New Roman"/>
        </w:rPr>
        <w:t>Landefeld</w:t>
      </w:r>
      <w:proofErr w:type="spellEnd"/>
      <w:r w:rsidRPr="00731A9E">
        <w:rPr>
          <w:rFonts w:eastAsia="Times New Roman" w:cs="Times New Roman"/>
        </w:rPr>
        <w:t xml:space="preserve">, J. S., &amp; </w:t>
      </w:r>
      <w:proofErr w:type="spellStart"/>
      <w:r w:rsidRPr="00731A9E">
        <w:rPr>
          <w:rFonts w:eastAsia="Times New Roman" w:cs="Times New Roman"/>
        </w:rPr>
        <w:t>McCulla</w:t>
      </w:r>
      <w:proofErr w:type="spellEnd"/>
      <w:r w:rsidRPr="00731A9E">
        <w:rPr>
          <w:rFonts w:eastAsia="Times New Roman" w:cs="Times New Roman"/>
        </w:rPr>
        <w:t xml:space="preserve">, S. H. 2000. </w:t>
      </w:r>
      <w:r w:rsidR="00C243C8">
        <w:rPr>
          <w:rFonts w:eastAsia="Times New Roman" w:cs="Times New Roman"/>
        </w:rPr>
        <w:t>“</w:t>
      </w:r>
      <w:r w:rsidRPr="00731A9E">
        <w:rPr>
          <w:rFonts w:eastAsia="Times New Roman" w:cs="Times New Roman"/>
        </w:rPr>
        <w:t>Accounting for Nonmarket Household Production within a National Accounts Framework.</w:t>
      </w:r>
      <w:r w:rsidR="00C243C8">
        <w:rPr>
          <w:rFonts w:eastAsia="Times New Roman" w:cs="Times New Roman"/>
        </w:rPr>
        <w:t>”</w:t>
      </w:r>
      <w:r w:rsidRPr="00731A9E">
        <w:rPr>
          <w:rFonts w:eastAsia="Times New Roman" w:cs="Times New Roman"/>
        </w:rPr>
        <w:t xml:space="preserve"> </w:t>
      </w:r>
      <w:r w:rsidRPr="00731A9E">
        <w:rPr>
          <w:rFonts w:eastAsia="Times New Roman" w:cs="Times New Roman"/>
          <w:i/>
          <w:iCs/>
        </w:rPr>
        <w:t>Review of Income and Wealth</w:t>
      </w:r>
      <w:r w:rsidRPr="00731A9E">
        <w:rPr>
          <w:rFonts w:eastAsia="Times New Roman" w:cs="Times New Roman"/>
        </w:rPr>
        <w:t xml:space="preserve">, </w:t>
      </w:r>
      <w:r w:rsidRPr="00731A9E">
        <w:rPr>
          <w:rFonts w:eastAsia="Times New Roman" w:cs="Times New Roman"/>
          <w:i/>
          <w:iCs/>
        </w:rPr>
        <w:t>46</w:t>
      </w:r>
      <w:r w:rsidRPr="00731A9E">
        <w:rPr>
          <w:rFonts w:eastAsia="Times New Roman" w:cs="Times New Roman"/>
        </w:rPr>
        <w:t>(3)</w:t>
      </w:r>
      <w:r w:rsidR="00733A62">
        <w:rPr>
          <w:rFonts w:eastAsia="Times New Roman" w:cs="Times New Roman"/>
        </w:rPr>
        <w:t>:</w:t>
      </w:r>
      <w:r w:rsidRPr="00731A9E">
        <w:rPr>
          <w:rFonts w:eastAsia="Times New Roman" w:cs="Times New Roman"/>
        </w:rPr>
        <w:t xml:space="preserve"> 289–307.</w:t>
      </w:r>
    </w:p>
    <w:p w14:paraId="78CFB76A" w14:textId="02575335" w:rsidR="00710537" w:rsidRPr="00731A9E" w:rsidRDefault="00710537" w:rsidP="00710537">
      <w:pPr>
        <w:spacing w:line="240" w:lineRule="auto"/>
        <w:ind w:left="720" w:hanging="720"/>
        <w:rPr>
          <w:rStyle w:val="Hyperlink"/>
          <w:rFonts w:cs="Times New Roman"/>
        </w:rPr>
      </w:pPr>
      <w:r w:rsidRPr="00731A9E">
        <w:rPr>
          <w:rFonts w:cs="Times New Roman"/>
        </w:rPr>
        <w:t xml:space="preserve">Laughlin, L. 2013. </w:t>
      </w:r>
      <w:r w:rsidRPr="00731A9E">
        <w:rPr>
          <w:rFonts w:cs="Times New Roman"/>
          <w:i/>
          <w:iCs/>
        </w:rPr>
        <w:t xml:space="preserve">Who’s Minding the Kids? </w:t>
      </w:r>
      <w:r w:rsidR="00C15BD7">
        <w:rPr>
          <w:rFonts w:cs="Times New Roman"/>
          <w:i/>
          <w:iCs/>
        </w:rPr>
        <w:t>Childcare</w:t>
      </w:r>
      <w:r w:rsidRPr="00731A9E">
        <w:rPr>
          <w:rFonts w:cs="Times New Roman"/>
          <w:i/>
          <w:iCs/>
        </w:rPr>
        <w:t xml:space="preserve"> Arrangements: Spring 2011</w:t>
      </w:r>
      <w:r w:rsidRPr="00731A9E">
        <w:rPr>
          <w:rFonts w:cs="Times New Roman"/>
        </w:rPr>
        <w:t xml:space="preserve"> (No. P70-135; Household Economic Studies). U.S. Census Bureau. </w:t>
      </w:r>
      <w:hyperlink r:id="rId104" w:history="1">
        <w:r w:rsidRPr="00731A9E">
          <w:rPr>
            <w:rStyle w:val="Hyperlink"/>
            <w:rFonts w:cs="Times New Roman"/>
          </w:rPr>
          <w:t>https://www.census.gov/library/publications/2013/demo/p70-135.html</w:t>
        </w:r>
      </w:hyperlink>
    </w:p>
    <w:p w14:paraId="53BC64C1" w14:textId="33B2DAC6" w:rsidR="00710537" w:rsidRPr="00731A9E" w:rsidRDefault="00710537" w:rsidP="00710537">
      <w:pPr>
        <w:spacing w:line="240" w:lineRule="auto"/>
        <w:ind w:left="720" w:hanging="720"/>
        <w:rPr>
          <w:rFonts w:cs="Times New Roman"/>
        </w:rPr>
      </w:pPr>
      <w:r w:rsidRPr="00731A9E">
        <w:rPr>
          <w:rFonts w:cs="Times New Roman"/>
        </w:rPr>
        <w:t xml:space="preserve">Maestas, N., Messel, M., &amp; </w:t>
      </w:r>
      <w:proofErr w:type="spellStart"/>
      <w:r w:rsidRPr="00731A9E">
        <w:rPr>
          <w:rFonts w:cs="Times New Roman"/>
        </w:rPr>
        <w:t>Truskinovsky</w:t>
      </w:r>
      <w:proofErr w:type="spellEnd"/>
      <w:r w:rsidRPr="00731A9E">
        <w:rPr>
          <w:rFonts w:cs="Times New Roman"/>
        </w:rPr>
        <w:t xml:space="preserve">, Y. 2020. </w:t>
      </w:r>
      <w:r w:rsidR="00C243C8">
        <w:rPr>
          <w:rFonts w:cs="Times New Roman"/>
        </w:rPr>
        <w:t>“</w:t>
      </w:r>
      <w:r w:rsidRPr="00731A9E">
        <w:rPr>
          <w:rFonts w:cs="Times New Roman"/>
        </w:rPr>
        <w:t xml:space="preserve">Caregiving and Labor </w:t>
      </w:r>
      <w:r w:rsidR="002F7E3B">
        <w:rPr>
          <w:rFonts w:cs="Times New Roman"/>
        </w:rPr>
        <w:t>F</w:t>
      </w:r>
      <w:r w:rsidRPr="00731A9E">
        <w:rPr>
          <w:rFonts w:cs="Times New Roman"/>
        </w:rPr>
        <w:t xml:space="preserve">orce </w:t>
      </w:r>
      <w:r w:rsidR="002F7E3B">
        <w:rPr>
          <w:rFonts w:cs="Times New Roman"/>
        </w:rPr>
        <w:t>P</w:t>
      </w:r>
      <w:r w:rsidRPr="00731A9E">
        <w:rPr>
          <w:rFonts w:cs="Times New Roman"/>
        </w:rPr>
        <w:t xml:space="preserve">articipation: New </w:t>
      </w:r>
      <w:r w:rsidR="002F7E3B">
        <w:rPr>
          <w:rFonts w:cs="Times New Roman"/>
        </w:rPr>
        <w:t>E</w:t>
      </w:r>
      <w:r w:rsidRPr="00731A9E">
        <w:rPr>
          <w:rFonts w:cs="Times New Roman"/>
        </w:rPr>
        <w:t>vidence from the Survey of Income and Program Participation</w:t>
      </w:r>
      <w:r w:rsidR="002A39B1">
        <w:rPr>
          <w:rFonts w:cs="Times New Roman"/>
        </w:rPr>
        <w:t>,</w:t>
      </w:r>
      <w:r w:rsidR="00C243C8">
        <w:rPr>
          <w:rFonts w:cs="Times New Roman"/>
        </w:rPr>
        <w:t>”</w:t>
      </w:r>
      <w:r w:rsidRPr="00731A9E">
        <w:rPr>
          <w:rFonts w:cs="Times New Roman"/>
        </w:rPr>
        <w:t xml:space="preserve"> </w:t>
      </w:r>
      <w:r w:rsidRPr="00731A9E">
        <w:rPr>
          <w:rFonts w:cs="Times New Roman"/>
          <w:i/>
          <w:iCs/>
        </w:rPr>
        <w:t>No. WI20-12). Madison, WI: Center for Financial Security University of Wisconsin Madison Retirement and Disability Research Center</w:t>
      </w:r>
      <w:r w:rsidRPr="00731A9E">
        <w:rPr>
          <w:rFonts w:cs="Times New Roman"/>
        </w:rPr>
        <w:t>.</w:t>
      </w:r>
    </w:p>
    <w:p w14:paraId="7D7214B4" w14:textId="0D4D4532" w:rsidR="00710537" w:rsidRPr="00731A9E" w:rsidRDefault="00710537" w:rsidP="00710537">
      <w:pPr>
        <w:spacing w:line="240" w:lineRule="auto"/>
        <w:ind w:left="720" w:hanging="720"/>
        <w:rPr>
          <w:rFonts w:eastAsia="Times New Roman" w:cs="Times New Roman"/>
        </w:rPr>
      </w:pPr>
      <w:proofErr w:type="spellStart"/>
      <w:r w:rsidRPr="00731A9E">
        <w:rPr>
          <w:rFonts w:cs="Times New Roman"/>
          <w:color w:val="222222"/>
          <w:shd w:val="clear" w:color="auto" w:fill="FFFFFF"/>
        </w:rPr>
        <w:t>Milkie</w:t>
      </w:r>
      <w:proofErr w:type="spellEnd"/>
      <w:r w:rsidRPr="00731A9E">
        <w:rPr>
          <w:rFonts w:cs="Times New Roman"/>
          <w:color w:val="222222"/>
          <w:shd w:val="clear" w:color="auto" w:fill="FFFFFF"/>
        </w:rPr>
        <w:t xml:space="preserve">, M. 2022. </w:t>
      </w:r>
      <w:r w:rsidR="00C243C8">
        <w:rPr>
          <w:rFonts w:cs="Times New Roman"/>
          <w:color w:val="222222"/>
          <w:shd w:val="clear" w:color="auto" w:fill="FFFFFF"/>
        </w:rPr>
        <w:t>“</w:t>
      </w:r>
      <w:r w:rsidRPr="00731A9E">
        <w:rPr>
          <w:rFonts w:cs="Times New Roman"/>
          <w:color w:val="222222"/>
          <w:shd w:val="clear" w:color="auto" w:fill="FFFFFF"/>
        </w:rPr>
        <w:t>Beyond Mothers’ Time in Childcare: Worlds of Care and Connection in the Early Life Course.</w:t>
      </w:r>
      <w:r w:rsidR="00C243C8">
        <w:rPr>
          <w:rFonts w:cs="Times New Roman"/>
          <w:color w:val="222222"/>
          <w:shd w:val="clear" w:color="auto" w:fill="FFFFFF"/>
        </w:rPr>
        <w:t>”</w:t>
      </w:r>
      <w:r w:rsidRPr="00731A9E">
        <w:rPr>
          <w:rFonts w:cs="Times New Roman"/>
          <w:color w:val="222222"/>
          <w:shd w:val="clear" w:color="auto" w:fill="FFFFFF"/>
        </w:rPr>
        <w:t xml:space="preserve"> Manuscript, Department of Sociology, University of Toronto, under review at </w:t>
      </w:r>
      <w:r w:rsidRPr="00731A9E">
        <w:rPr>
          <w:rFonts w:cs="Times New Roman"/>
          <w:i/>
          <w:color w:val="222222"/>
          <w:shd w:val="clear" w:color="auto" w:fill="FFFFFF"/>
        </w:rPr>
        <w:t>Time and Society.</w:t>
      </w:r>
    </w:p>
    <w:p w14:paraId="1C91405E" w14:textId="40C651C1" w:rsidR="00710537" w:rsidRPr="00731A9E" w:rsidRDefault="00710537" w:rsidP="00710537">
      <w:pPr>
        <w:spacing w:line="240" w:lineRule="auto"/>
        <w:ind w:left="720" w:hanging="720"/>
        <w:rPr>
          <w:rStyle w:val="Hyperlink"/>
          <w:rFonts w:cs="Times New Roman"/>
        </w:rPr>
      </w:pPr>
      <w:r w:rsidRPr="00731A9E">
        <w:rPr>
          <w:rFonts w:cs="Times New Roman"/>
        </w:rPr>
        <w:t xml:space="preserve">Moussa, M. M. 2019. </w:t>
      </w:r>
      <w:r w:rsidR="00C243C8">
        <w:rPr>
          <w:rFonts w:cs="Times New Roman"/>
        </w:rPr>
        <w:t>“</w:t>
      </w:r>
      <w:r w:rsidRPr="00731A9E">
        <w:rPr>
          <w:rFonts w:cs="Times New Roman"/>
        </w:rPr>
        <w:t xml:space="preserve">The </w:t>
      </w:r>
      <w:r w:rsidR="002A39B1">
        <w:rPr>
          <w:rFonts w:cs="Times New Roman"/>
        </w:rPr>
        <w:t>R</w:t>
      </w:r>
      <w:r w:rsidRPr="00731A9E">
        <w:rPr>
          <w:rFonts w:cs="Times New Roman"/>
        </w:rPr>
        <w:t xml:space="preserve">elationship between </w:t>
      </w:r>
      <w:r w:rsidR="002A39B1">
        <w:rPr>
          <w:rFonts w:cs="Times New Roman"/>
        </w:rPr>
        <w:t>E</w:t>
      </w:r>
      <w:r w:rsidRPr="00731A9E">
        <w:rPr>
          <w:rFonts w:cs="Times New Roman"/>
        </w:rPr>
        <w:t xml:space="preserve">lder </w:t>
      </w:r>
      <w:r w:rsidR="002A39B1">
        <w:rPr>
          <w:rFonts w:cs="Times New Roman"/>
        </w:rPr>
        <w:t>C</w:t>
      </w:r>
      <w:r w:rsidRPr="00731A9E">
        <w:rPr>
          <w:rFonts w:cs="Times New Roman"/>
        </w:rPr>
        <w:t xml:space="preserve">are-giving and </w:t>
      </w:r>
      <w:proofErr w:type="spellStart"/>
      <w:r w:rsidR="002A39B1">
        <w:rPr>
          <w:rFonts w:cs="Times New Roman"/>
        </w:rPr>
        <w:t>L</w:t>
      </w:r>
      <w:r w:rsidRPr="00731A9E">
        <w:rPr>
          <w:rFonts w:cs="Times New Roman"/>
        </w:rPr>
        <w:t>abour</w:t>
      </w:r>
      <w:proofErr w:type="spellEnd"/>
      <w:r w:rsidRPr="00731A9E">
        <w:rPr>
          <w:rFonts w:cs="Times New Roman"/>
        </w:rPr>
        <w:t xml:space="preserve"> </w:t>
      </w:r>
      <w:r w:rsidR="002A39B1">
        <w:rPr>
          <w:rFonts w:cs="Times New Roman"/>
        </w:rPr>
        <w:t>F</w:t>
      </w:r>
      <w:r w:rsidRPr="00731A9E">
        <w:rPr>
          <w:rFonts w:cs="Times New Roman"/>
        </w:rPr>
        <w:t xml:space="preserve">orce </w:t>
      </w:r>
      <w:r w:rsidR="002A39B1">
        <w:rPr>
          <w:rFonts w:cs="Times New Roman"/>
        </w:rPr>
        <w:t>P</w:t>
      </w:r>
      <w:r w:rsidRPr="00731A9E">
        <w:rPr>
          <w:rFonts w:cs="Times New Roman"/>
        </w:rPr>
        <w:t xml:space="preserve">articipation in the </w:t>
      </w:r>
      <w:r w:rsidR="002A39B1">
        <w:rPr>
          <w:rFonts w:cs="Times New Roman"/>
        </w:rPr>
        <w:t>C</w:t>
      </w:r>
      <w:r w:rsidRPr="00731A9E">
        <w:rPr>
          <w:rFonts w:cs="Times New Roman"/>
        </w:rPr>
        <w:t xml:space="preserve">ontext of </w:t>
      </w:r>
      <w:r w:rsidR="002A39B1">
        <w:rPr>
          <w:rFonts w:cs="Times New Roman"/>
        </w:rPr>
        <w:t>P</w:t>
      </w:r>
      <w:r w:rsidRPr="00731A9E">
        <w:rPr>
          <w:rFonts w:cs="Times New Roman"/>
        </w:rPr>
        <w:t xml:space="preserve">olicies </w:t>
      </w:r>
      <w:r w:rsidR="002A39B1">
        <w:rPr>
          <w:rFonts w:cs="Times New Roman"/>
        </w:rPr>
        <w:t>A</w:t>
      </w:r>
      <w:r w:rsidRPr="00731A9E">
        <w:rPr>
          <w:rFonts w:cs="Times New Roman"/>
        </w:rPr>
        <w:t xml:space="preserve">ddressing </w:t>
      </w:r>
      <w:r w:rsidR="002A39B1">
        <w:rPr>
          <w:rFonts w:cs="Times New Roman"/>
        </w:rPr>
        <w:t>P</w:t>
      </w:r>
      <w:r w:rsidRPr="00731A9E">
        <w:rPr>
          <w:rFonts w:cs="Times New Roman"/>
        </w:rPr>
        <w:t xml:space="preserve">opulation </w:t>
      </w:r>
      <w:r w:rsidR="002A39B1">
        <w:rPr>
          <w:rFonts w:cs="Times New Roman"/>
        </w:rPr>
        <w:t>A</w:t>
      </w:r>
      <w:r w:rsidRPr="00731A9E">
        <w:rPr>
          <w:rFonts w:cs="Times New Roman"/>
        </w:rPr>
        <w:t xml:space="preserve">geing: A </w:t>
      </w:r>
      <w:r w:rsidR="002A39B1">
        <w:rPr>
          <w:rFonts w:cs="Times New Roman"/>
        </w:rPr>
        <w:t>R</w:t>
      </w:r>
      <w:r w:rsidRPr="00731A9E">
        <w:rPr>
          <w:rFonts w:cs="Times New Roman"/>
        </w:rPr>
        <w:t xml:space="preserve">eview of </w:t>
      </w:r>
      <w:r w:rsidR="002A39B1">
        <w:rPr>
          <w:rFonts w:cs="Times New Roman"/>
        </w:rPr>
        <w:t>E</w:t>
      </w:r>
      <w:r w:rsidRPr="00731A9E">
        <w:rPr>
          <w:rFonts w:cs="Times New Roman"/>
        </w:rPr>
        <w:t xml:space="preserve">mpirical </w:t>
      </w:r>
      <w:r w:rsidR="002A39B1">
        <w:rPr>
          <w:rFonts w:cs="Times New Roman"/>
        </w:rPr>
        <w:t>S</w:t>
      </w:r>
      <w:r w:rsidRPr="00731A9E">
        <w:rPr>
          <w:rFonts w:cs="Times New Roman"/>
        </w:rPr>
        <w:t xml:space="preserve">tudies </w:t>
      </w:r>
      <w:r w:rsidR="002A39B1">
        <w:rPr>
          <w:rFonts w:cs="Times New Roman"/>
        </w:rPr>
        <w:t>P</w:t>
      </w:r>
      <w:r w:rsidRPr="00731A9E">
        <w:rPr>
          <w:rFonts w:cs="Times New Roman"/>
        </w:rPr>
        <w:t>ublished between 2006 and 2016</w:t>
      </w:r>
      <w:r w:rsidR="002A39B1">
        <w:rPr>
          <w:rFonts w:cs="Times New Roman"/>
        </w:rPr>
        <w:t>,</w:t>
      </w:r>
      <w:r w:rsidR="00C243C8">
        <w:rPr>
          <w:rFonts w:cs="Times New Roman"/>
        </w:rPr>
        <w:t>”</w:t>
      </w:r>
      <w:r w:rsidRPr="00731A9E">
        <w:rPr>
          <w:rFonts w:cs="Times New Roman"/>
        </w:rPr>
        <w:t xml:space="preserve"> </w:t>
      </w:r>
      <w:r w:rsidRPr="00731A9E">
        <w:rPr>
          <w:rFonts w:cs="Times New Roman"/>
          <w:i/>
          <w:iCs/>
        </w:rPr>
        <w:t>Ageing &amp; Society</w:t>
      </w:r>
      <w:r w:rsidRPr="00731A9E">
        <w:rPr>
          <w:rFonts w:cs="Times New Roman"/>
        </w:rPr>
        <w:t xml:space="preserve">, </w:t>
      </w:r>
      <w:r w:rsidRPr="00731A9E">
        <w:rPr>
          <w:rFonts w:cs="Times New Roman"/>
          <w:i/>
          <w:iCs/>
        </w:rPr>
        <w:t>39</w:t>
      </w:r>
      <w:r w:rsidRPr="00731A9E">
        <w:rPr>
          <w:rFonts w:cs="Times New Roman"/>
        </w:rPr>
        <w:t>(6)</w:t>
      </w:r>
      <w:r w:rsidR="00733A62">
        <w:rPr>
          <w:rFonts w:cs="Times New Roman"/>
        </w:rPr>
        <w:t>:</w:t>
      </w:r>
      <w:r w:rsidRPr="00731A9E">
        <w:rPr>
          <w:rFonts w:cs="Times New Roman"/>
        </w:rPr>
        <w:t xml:space="preserve"> 1281–310. </w:t>
      </w:r>
      <w:hyperlink r:id="rId105" w:history="1">
        <w:r w:rsidRPr="00731A9E">
          <w:rPr>
            <w:rStyle w:val="Hyperlink"/>
            <w:rFonts w:cs="Times New Roman"/>
          </w:rPr>
          <w:t>https://doi.org/10.1017/S0144686X18000053</w:t>
        </w:r>
      </w:hyperlink>
    </w:p>
    <w:p w14:paraId="0B5F1D1C" w14:textId="0009425C" w:rsidR="00710537" w:rsidRPr="00731A9E" w:rsidRDefault="00710537" w:rsidP="00710537">
      <w:pPr>
        <w:spacing w:line="240" w:lineRule="auto"/>
        <w:ind w:left="720" w:hanging="720"/>
        <w:rPr>
          <w:rFonts w:eastAsia="Times New Roman" w:cs="Times New Roman"/>
        </w:rPr>
      </w:pPr>
      <w:r w:rsidRPr="00731A9E">
        <w:rPr>
          <w:rFonts w:eastAsia="Times New Roman" w:cs="Times New Roman"/>
          <w:color w:val="222222"/>
          <w:shd w:val="clear" w:color="auto" w:fill="FFFFFF"/>
        </w:rPr>
        <w:t xml:space="preserve">Mullan, K. 2010. </w:t>
      </w:r>
      <w:r w:rsidR="00C243C8">
        <w:rPr>
          <w:rFonts w:eastAsia="Times New Roman" w:cs="Times New Roman"/>
          <w:color w:val="222222"/>
          <w:shd w:val="clear" w:color="auto" w:fill="FFFFFF"/>
        </w:rPr>
        <w:t>“</w:t>
      </w:r>
      <w:r w:rsidRPr="00731A9E">
        <w:rPr>
          <w:rFonts w:eastAsia="Times New Roman" w:cs="Times New Roman"/>
          <w:color w:val="222222"/>
          <w:shd w:val="clear" w:color="auto" w:fill="FFFFFF"/>
        </w:rPr>
        <w:t>Valuing Parental Childcare in the United Kingdom.</w:t>
      </w:r>
      <w:r w:rsidR="00C243C8">
        <w:rPr>
          <w:rFonts w:eastAsia="Times New Roman" w:cs="Times New Roman"/>
          <w:color w:val="222222"/>
          <w:shd w:val="clear" w:color="auto" w:fill="FFFFFF"/>
        </w:rPr>
        <w:t>”</w:t>
      </w:r>
      <w:r w:rsidRPr="00731A9E">
        <w:rPr>
          <w:rFonts w:eastAsia="Times New Roman" w:cs="Times New Roman"/>
          <w:color w:val="222222"/>
          <w:shd w:val="clear" w:color="auto" w:fill="FFFFFF"/>
        </w:rPr>
        <w:t> </w:t>
      </w:r>
      <w:r w:rsidRPr="00731A9E">
        <w:rPr>
          <w:rFonts w:eastAsia="Times New Roman" w:cs="Times New Roman"/>
          <w:i/>
          <w:iCs/>
          <w:color w:val="222222"/>
          <w:shd w:val="clear" w:color="auto" w:fill="FFFFFF"/>
        </w:rPr>
        <w:t>Feminist Economics</w:t>
      </w:r>
      <w:r w:rsidRPr="00731A9E">
        <w:rPr>
          <w:rFonts w:eastAsia="Times New Roman" w:cs="Times New Roman"/>
          <w:color w:val="222222"/>
          <w:shd w:val="clear" w:color="auto" w:fill="FFFFFF"/>
        </w:rPr>
        <w:t> 16</w:t>
      </w:r>
      <w:r w:rsidR="00733A62">
        <w:rPr>
          <w:rFonts w:eastAsia="Times New Roman" w:cs="Times New Roman"/>
          <w:color w:val="222222"/>
          <w:shd w:val="clear" w:color="auto" w:fill="FFFFFF"/>
        </w:rPr>
        <w:t xml:space="preserve">(3): </w:t>
      </w:r>
      <w:r w:rsidRPr="00731A9E">
        <w:rPr>
          <w:rFonts w:eastAsia="Times New Roman" w:cs="Times New Roman"/>
          <w:color w:val="222222"/>
          <w:shd w:val="clear" w:color="auto" w:fill="FFFFFF"/>
        </w:rPr>
        <w:t>113</w:t>
      </w:r>
      <w:r w:rsidR="00733A62">
        <w:rPr>
          <w:rFonts w:eastAsia="Times New Roman" w:cs="Times New Roman"/>
          <w:color w:val="222222"/>
          <w:shd w:val="clear" w:color="auto" w:fill="FFFFFF"/>
        </w:rPr>
        <w:t>–</w:t>
      </w:r>
      <w:r w:rsidRPr="00731A9E">
        <w:rPr>
          <w:rFonts w:eastAsia="Times New Roman" w:cs="Times New Roman"/>
          <w:color w:val="222222"/>
          <w:shd w:val="clear" w:color="auto" w:fill="FFFFFF"/>
        </w:rPr>
        <w:t>39.</w:t>
      </w:r>
    </w:p>
    <w:p w14:paraId="5AEC6F2C" w14:textId="7A0D6B91" w:rsidR="00710537" w:rsidRDefault="00710537" w:rsidP="00710537">
      <w:pPr>
        <w:spacing w:line="240" w:lineRule="auto"/>
        <w:ind w:left="720" w:hanging="720"/>
        <w:rPr>
          <w:rStyle w:val="Hyperlink"/>
          <w:rFonts w:cs="Times New Roman"/>
        </w:rPr>
      </w:pPr>
      <w:r w:rsidRPr="00731A9E">
        <w:rPr>
          <w:rFonts w:cs="Times New Roman"/>
        </w:rPr>
        <w:t xml:space="preserve">National Research Council. 2005. </w:t>
      </w:r>
      <w:r w:rsidRPr="00731A9E">
        <w:rPr>
          <w:rFonts w:cs="Times New Roman"/>
          <w:i/>
          <w:iCs/>
        </w:rPr>
        <w:t>Beyond the Market: Designing Nonmarket Accounts for the United States</w:t>
      </w:r>
      <w:r w:rsidRPr="00731A9E">
        <w:rPr>
          <w:rFonts w:cs="Times New Roman"/>
        </w:rPr>
        <w:t xml:space="preserve"> (K. G. Abraham &amp; C. Mackie, Eds.). The National Academies Press. </w:t>
      </w:r>
      <w:hyperlink r:id="rId106" w:history="1">
        <w:r w:rsidRPr="00731A9E">
          <w:rPr>
            <w:rStyle w:val="Hyperlink"/>
            <w:rFonts w:cs="Times New Roman"/>
          </w:rPr>
          <w:t>https://doi.org/10.17226/11181</w:t>
        </w:r>
      </w:hyperlink>
    </w:p>
    <w:p w14:paraId="117D32A0" w14:textId="32837642" w:rsidR="00131E04" w:rsidRPr="00731A9E" w:rsidRDefault="00131E04" w:rsidP="00710537">
      <w:pPr>
        <w:spacing w:line="240" w:lineRule="auto"/>
        <w:ind w:left="720" w:hanging="720"/>
        <w:rPr>
          <w:rFonts w:cs="Times New Roman"/>
        </w:rPr>
      </w:pPr>
      <w:r w:rsidRPr="00131E04">
        <w:rPr>
          <w:rFonts w:cs="Times New Roman"/>
        </w:rPr>
        <w:t xml:space="preserve">Newman, D. A. 2014. </w:t>
      </w:r>
      <w:r>
        <w:rPr>
          <w:rFonts w:cs="Times New Roman"/>
        </w:rPr>
        <w:t>“</w:t>
      </w:r>
      <w:r w:rsidRPr="00131E04">
        <w:rPr>
          <w:rFonts w:cs="Times New Roman"/>
        </w:rPr>
        <w:t>Missing Data: Five Practical Guidelines.</w:t>
      </w:r>
      <w:r>
        <w:rPr>
          <w:rFonts w:cs="Times New Roman"/>
        </w:rPr>
        <w:t>”</w:t>
      </w:r>
      <w:r w:rsidRPr="00131E04">
        <w:rPr>
          <w:rFonts w:cs="Times New Roman"/>
        </w:rPr>
        <w:t> </w:t>
      </w:r>
      <w:r w:rsidRPr="00131E04">
        <w:rPr>
          <w:rFonts w:cs="Times New Roman"/>
          <w:i/>
          <w:iCs/>
        </w:rPr>
        <w:t>Organizational Research Methods</w:t>
      </w:r>
      <w:r w:rsidRPr="00131E04">
        <w:rPr>
          <w:rFonts w:cs="Times New Roman"/>
        </w:rPr>
        <w:t>, </w:t>
      </w:r>
      <w:r w:rsidRPr="00131E04">
        <w:rPr>
          <w:rFonts w:cs="Times New Roman"/>
          <w:i/>
          <w:iCs/>
        </w:rPr>
        <w:t>17</w:t>
      </w:r>
      <w:r w:rsidRPr="00131E04">
        <w:rPr>
          <w:rFonts w:cs="Times New Roman"/>
        </w:rPr>
        <w:t>(4), 372–411. </w:t>
      </w:r>
      <w:hyperlink r:id="rId107" w:tgtFrame="_blank" w:history="1">
        <w:r w:rsidRPr="00131E04">
          <w:rPr>
            <w:rStyle w:val="Hyperlink"/>
            <w:rFonts w:cs="Times New Roman"/>
          </w:rPr>
          <w:t>https://doi.org/10.1177/1094428114548590</w:t>
        </w:r>
      </w:hyperlink>
    </w:p>
    <w:p w14:paraId="3B71C712" w14:textId="734847EC" w:rsidR="00710537" w:rsidRPr="00731A9E" w:rsidRDefault="00710537" w:rsidP="00710537">
      <w:pPr>
        <w:spacing w:line="240" w:lineRule="auto"/>
        <w:ind w:left="720" w:hanging="720"/>
        <w:rPr>
          <w:rFonts w:cs="Times New Roman"/>
        </w:rPr>
      </w:pPr>
      <w:r w:rsidRPr="00731A9E">
        <w:rPr>
          <w:rFonts w:cs="Times New Roman"/>
        </w:rPr>
        <w:t xml:space="preserve">Osuna Victoria. 2021. </w:t>
      </w:r>
      <w:r w:rsidR="00C243C8">
        <w:rPr>
          <w:rFonts w:cs="Times New Roman"/>
        </w:rPr>
        <w:t>“</w:t>
      </w:r>
      <w:proofErr w:type="spellStart"/>
      <w:r w:rsidRPr="00731A9E">
        <w:rPr>
          <w:rFonts w:cs="Times New Roman"/>
        </w:rPr>
        <w:t>Subsidising</w:t>
      </w:r>
      <w:proofErr w:type="spellEnd"/>
      <w:r w:rsidRPr="00731A9E">
        <w:rPr>
          <w:rFonts w:cs="Times New Roman"/>
        </w:rPr>
        <w:t xml:space="preserve"> Formal Childcare Versus Grandmothers’ Time: Which Policy is More Effective?</w:t>
      </w:r>
      <w:r w:rsidR="00C243C8">
        <w:rPr>
          <w:rFonts w:cs="Times New Roman"/>
        </w:rPr>
        <w:t>”</w:t>
      </w:r>
      <w:r w:rsidRPr="00731A9E">
        <w:rPr>
          <w:rFonts w:cs="Times New Roman"/>
        </w:rPr>
        <w:t xml:space="preserve"> </w:t>
      </w:r>
      <w:r w:rsidRPr="00731A9E">
        <w:rPr>
          <w:rFonts w:cs="Times New Roman"/>
          <w:i/>
          <w:iCs/>
        </w:rPr>
        <w:t>Economics: Journal Articles</w:t>
      </w:r>
      <w:r w:rsidRPr="00731A9E">
        <w:rPr>
          <w:rFonts w:cs="Times New Roman"/>
        </w:rPr>
        <w:t xml:space="preserve">, </w:t>
      </w:r>
      <w:r w:rsidRPr="00731A9E">
        <w:rPr>
          <w:rFonts w:cs="Times New Roman"/>
          <w:i/>
          <w:iCs/>
        </w:rPr>
        <w:t>15</w:t>
      </w:r>
      <w:r w:rsidRPr="00731A9E">
        <w:rPr>
          <w:rFonts w:cs="Times New Roman"/>
        </w:rPr>
        <w:t>(1)</w:t>
      </w:r>
      <w:r w:rsidR="00733A62">
        <w:rPr>
          <w:rFonts w:cs="Times New Roman"/>
        </w:rPr>
        <w:t>:</w:t>
      </w:r>
      <w:r w:rsidRPr="00731A9E">
        <w:rPr>
          <w:rFonts w:cs="Times New Roman"/>
        </w:rPr>
        <w:t xml:space="preserve"> 85–111. </w:t>
      </w:r>
      <w:hyperlink r:id="rId108" w:history="1">
        <w:r w:rsidRPr="00731A9E">
          <w:rPr>
            <w:rStyle w:val="Hyperlink"/>
            <w:rFonts w:cs="Times New Roman"/>
          </w:rPr>
          <w:t>https://doi.org/10.1515/econ-2021-0007</w:t>
        </w:r>
      </w:hyperlink>
    </w:p>
    <w:p w14:paraId="239BB383" w14:textId="7FA4D46C" w:rsidR="00A72DE9" w:rsidRDefault="00710537" w:rsidP="00710537">
      <w:pPr>
        <w:spacing w:line="240" w:lineRule="auto"/>
        <w:ind w:left="720" w:hanging="720"/>
        <w:rPr>
          <w:rFonts w:cs="Times New Roman"/>
        </w:rPr>
      </w:pPr>
      <w:r w:rsidRPr="00731A9E">
        <w:rPr>
          <w:rFonts w:cs="Times New Roman"/>
        </w:rPr>
        <w:t xml:space="preserve">Reid, Margaret G. 1934. </w:t>
      </w:r>
      <w:r w:rsidRPr="00731A9E">
        <w:rPr>
          <w:rFonts w:cs="Times New Roman"/>
          <w:i/>
          <w:iCs/>
        </w:rPr>
        <w:t>Economics of Household Production</w:t>
      </w:r>
      <w:r w:rsidRPr="00731A9E">
        <w:rPr>
          <w:rFonts w:cs="Times New Roman"/>
        </w:rPr>
        <w:t>. New York: J. Wiley &amp; Sons.</w:t>
      </w:r>
    </w:p>
    <w:p w14:paraId="781F7A68" w14:textId="77777777" w:rsidR="00807740" w:rsidRDefault="00807740" w:rsidP="00131E04">
      <w:pPr>
        <w:spacing w:line="240" w:lineRule="auto"/>
        <w:ind w:left="720" w:hanging="720"/>
      </w:pPr>
      <w:r>
        <w:t xml:space="preserve">Royston, P. (2007). Multiple Imputation of Missing Values: Further Update of Ice, with an Emphasis on Interval Censoring. </w:t>
      </w:r>
      <w:r>
        <w:rPr>
          <w:i/>
          <w:iCs/>
        </w:rPr>
        <w:t>The Stata Journal: Promoting Communications on Statistics and Stata</w:t>
      </w:r>
      <w:r>
        <w:t xml:space="preserve">, </w:t>
      </w:r>
      <w:r>
        <w:rPr>
          <w:i/>
          <w:iCs/>
        </w:rPr>
        <w:t>7</w:t>
      </w:r>
      <w:r>
        <w:t xml:space="preserve">(4), 445–464. </w:t>
      </w:r>
      <w:hyperlink r:id="rId109" w:history="1">
        <w:r>
          <w:rPr>
            <w:rStyle w:val="Hyperlink"/>
          </w:rPr>
          <w:t>https://doi.org/10.1177/1536867X0800700401</w:t>
        </w:r>
      </w:hyperlink>
    </w:p>
    <w:p w14:paraId="16EEE072" w14:textId="03FE95ED" w:rsidR="00710537" w:rsidRPr="00731A9E" w:rsidRDefault="00A72DE9" w:rsidP="00A72DE9">
      <w:pPr>
        <w:spacing w:line="240" w:lineRule="auto"/>
        <w:ind w:left="720" w:hanging="720"/>
        <w:rPr>
          <w:rFonts w:cs="Times New Roman"/>
        </w:rPr>
      </w:pPr>
      <w:r w:rsidRPr="00A72DE9">
        <w:rPr>
          <w:rFonts w:cs="Times New Roman"/>
        </w:rPr>
        <w:t xml:space="preserve">Rubin, Donald B. </w:t>
      </w:r>
      <w:r>
        <w:rPr>
          <w:rFonts w:cs="Times New Roman"/>
        </w:rPr>
        <w:t xml:space="preserve">1986. </w:t>
      </w:r>
      <w:r w:rsidR="00C243C8">
        <w:rPr>
          <w:rFonts w:cs="Times New Roman"/>
        </w:rPr>
        <w:t>“</w:t>
      </w:r>
      <w:r w:rsidRPr="00A72DE9">
        <w:rPr>
          <w:rFonts w:cs="Times New Roman"/>
        </w:rPr>
        <w:t>Statistical Matching Using File Concatenation with Adjusted Weights and Multiple Imputations</w:t>
      </w:r>
      <w:r w:rsidR="00C243C8">
        <w:rPr>
          <w:rFonts w:cs="Times New Roman"/>
        </w:rPr>
        <w:t>”</w:t>
      </w:r>
      <w:r w:rsidRPr="00A72DE9">
        <w:rPr>
          <w:rFonts w:cs="Times New Roman"/>
        </w:rPr>
        <w:t xml:space="preserve"> </w:t>
      </w:r>
      <w:r w:rsidRPr="00A72DE9">
        <w:rPr>
          <w:rFonts w:cs="Times New Roman"/>
          <w:i/>
        </w:rPr>
        <w:t>Journal of Business &amp; Economic Statistics</w:t>
      </w:r>
      <w:r w:rsidRPr="00A72DE9">
        <w:rPr>
          <w:rFonts w:cs="Times New Roman"/>
        </w:rPr>
        <w:t xml:space="preserve">, </w:t>
      </w:r>
      <w:r w:rsidR="00733A62">
        <w:rPr>
          <w:rFonts w:cs="Times New Roman"/>
        </w:rPr>
        <w:t>4(</w:t>
      </w:r>
      <w:r w:rsidRPr="00A72DE9">
        <w:rPr>
          <w:rFonts w:cs="Times New Roman"/>
        </w:rPr>
        <w:t>1</w:t>
      </w:r>
      <w:r w:rsidR="00733A62">
        <w:rPr>
          <w:rFonts w:cs="Times New Roman"/>
        </w:rPr>
        <w:t>)</w:t>
      </w:r>
      <w:r w:rsidRPr="00A72DE9">
        <w:rPr>
          <w:rFonts w:cs="Times New Roman"/>
        </w:rPr>
        <w:t xml:space="preserve"> (Jan., 1986</w:t>
      </w:r>
      <w:r w:rsidR="00733A62">
        <w:rPr>
          <w:rFonts w:cs="Times New Roman"/>
        </w:rPr>
        <w:t xml:space="preserve">): </w:t>
      </w:r>
      <w:r w:rsidRPr="00A72DE9">
        <w:rPr>
          <w:rFonts w:cs="Times New Roman"/>
        </w:rPr>
        <w:t>87</w:t>
      </w:r>
      <w:r w:rsidR="00733A62">
        <w:rPr>
          <w:rFonts w:cs="Times New Roman"/>
        </w:rPr>
        <w:t>–</w:t>
      </w:r>
      <w:r w:rsidRPr="00A72DE9">
        <w:rPr>
          <w:rFonts w:cs="Times New Roman"/>
        </w:rPr>
        <w:t>94.</w:t>
      </w:r>
      <w:r w:rsidR="00710537" w:rsidRPr="00731A9E">
        <w:rPr>
          <w:rFonts w:cs="Times New Roman"/>
        </w:rPr>
        <w:t xml:space="preserve"> </w:t>
      </w:r>
    </w:p>
    <w:p w14:paraId="65254642" w14:textId="65E88EBF" w:rsidR="00710537" w:rsidRDefault="00710537" w:rsidP="00710537">
      <w:pPr>
        <w:spacing w:line="240" w:lineRule="auto"/>
        <w:ind w:left="720" w:hanging="720"/>
        <w:rPr>
          <w:rFonts w:cs="Times New Roman"/>
        </w:rPr>
      </w:pPr>
      <w:r w:rsidRPr="00731A9E">
        <w:rPr>
          <w:rFonts w:cs="Times New Roman"/>
        </w:rPr>
        <w:t xml:space="preserve">Shapiro, L. 2009. </w:t>
      </w:r>
      <w:r w:rsidRPr="00731A9E">
        <w:rPr>
          <w:rFonts w:cs="Times New Roman"/>
          <w:i/>
          <w:iCs/>
        </w:rPr>
        <w:t xml:space="preserve">Perfection </w:t>
      </w:r>
      <w:r w:rsidR="002A39B1">
        <w:rPr>
          <w:rFonts w:cs="Times New Roman"/>
          <w:i/>
          <w:iCs/>
        </w:rPr>
        <w:t>S</w:t>
      </w:r>
      <w:r w:rsidRPr="00731A9E">
        <w:rPr>
          <w:rFonts w:cs="Times New Roman"/>
          <w:i/>
          <w:iCs/>
        </w:rPr>
        <w:t xml:space="preserve">alad: Women and </w:t>
      </w:r>
      <w:r w:rsidR="002A39B1">
        <w:rPr>
          <w:rFonts w:cs="Times New Roman"/>
          <w:i/>
          <w:iCs/>
        </w:rPr>
        <w:t>C</w:t>
      </w:r>
      <w:r w:rsidRPr="00731A9E">
        <w:rPr>
          <w:rFonts w:cs="Times New Roman"/>
          <w:i/>
          <w:iCs/>
        </w:rPr>
        <w:t xml:space="preserve">ooking at the </w:t>
      </w:r>
      <w:r w:rsidR="002A39B1">
        <w:rPr>
          <w:rFonts w:cs="Times New Roman"/>
          <w:i/>
          <w:iCs/>
        </w:rPr>
        <w:t>T</w:t>
      </w:r>
      <w:r w:rsidRPr="00731A9E">
        <w:rPr>
          <w:rFonts w:cs="Times New Roman"/>
          <w:i/>
          <w:iCs/>
        </w:rPr>
        <w:t xml:space="preserve">urn of the </w:t>
      </w:r>
      <w:r w:rsidR="002A39B1">
        <w:rPr>
          <w:rFonts w:cs="Times New Roman"/>
          <w:i/>
          <w:iCs/>
        </w:rPr>
        <w:t>C</w:t>
      </w:r>
      <w:r w:rsidRPr="00731A9E">
        <w:rPr>
          <w:rFonts w:cs="Times New Roman"/>
          <w:i/>
          <w:iCs/>
        </w:rPr>
        <w:t>entury</w:t>
      </w:r>
      <w:r w:rsidRPr="00731A9E">
        <w:rPr>
          <w:rFonts w:cs="Times New Roman"/>
        </w:rPr>
        <w:t xml:space="preserve">. University of California Press. </w:t>
      </w:r>
    </w:p>
    <w:p w14:paraId="5B2BB7AC" w14:textId="47D69D69" w:rsidR="00F4191A" w:rsidRPr="00F4191A" w:rsidRDefault="00F4191A" w:rsidP="00F4191A">
      <w:pPr>
        <w:spacing w:line="240" w:lineRule="auto"/>
        <w:ind w:left="720" w:hanging="720"/>
        <w:rPr>
          <w:rFonts w:cs="Times New Roman"/>
          <w:bCs/>
        </w:rPr>
      </w:pPr>
      <w:r>
        <w:rPr>
          <w:rFonts w:cs="Times New Roman"/>
        </w:rPr>
        <w:lastRenderedPageBreak/>
        <w:t xml:space="preserve">Suh, Jooyeoun, and Nancy Folbre. 2023. </w:t>
      </w:r>
      <w:r w:rsidR="00C243C8">
        <w:rPr>
          <w:rFonts w:cs="Times New Roman"/>
        </w:rPr>
        <w:t>“</w:t>
      </w:r>
      <w:r w:rsidRPr="00B21161">
        <w:rPr>
          <w:rFonts w:cs="Times New Roman"/>
          <w:bCs/>
        </w:rPr>
        <w:t>The Responsibilities of Parental Childcare:</w:t>
      </w:r>
      <w:r>
        <w:rPr>
          <w:rFonts w:cs="Times New Roman"/>
          <w:bCs/>
        </w:rPr>
        <w:t xml:space="preserve"> </w:t>
      </w:r>
      <w:r w:rsidRPr="00B21161">
        <w:rPr>
          <w:rFonts w:cs="Times New Roman"/>
          <w:bCs/>
        </w:rPr>
        <w:t>Evidence from the American Time Use Survey</w:t>
      </w:r>
      <w:r w:rsidRPr="003D557D">
        <w:rPr>
          <w:rFonts w:cs="Times New Roman"/>
          <w:b/>
        </w:rPr>
        <w:t>,</w:t>
      </w:r>
      <w:r w:rsidR="00C243C8">
        <w:rPr>
          <w:rFonts w:cs="Times New Roman"/>
          <w:b/>
        </w:rPr>
        <w:t>”</w:t>
      </w:r>
      <w:r w:rsidRPr="003D557D">
        <w:rPr>
          <w:rFonts w:cs="Times New Roman"/>
          <w:b/>
        </w:rPr>
        <w:t xml:space="preserve"> </w:t>
      </w:r>
      <w:r w:rsidRPr="00F4191A">
        <w:rPr>
          <w:rFonts w:cs="Times New Roman"/>
        </w:rPr>
        <w:t>paper presented at the meetings of the Allied Social Science Meetings, New Orleans, LA, January.</w:t>
      </w:r>
    </w:p>
    <w:p w14:paraId="620551CD" w14:textId="490C53CC" w:rsidR="00710537" w:rsidRPr="00731A9E" w:rsidRDefault="00710537" w:rsidP="00710537">
      <w:pPr>
        <w:spacing w:line="240" w:lineRule="auto"/>
        <w:ind w:left="720" w:hanging="720"/>
        <w:rPr>
          <w:rFonts w:cs="Times New Roman"/>
        </w:rPr>
      </w:pPr>
      <w:r w:rsidRPr="00731A9E">
        <w:rPr>
          <w:rFonts w:cs="Times New Roman"/>
        </w:rPr>
        <w:t>Suh, Jooyeoun, and Nancy Folbre.</w:t>
      </w:r>
      <w:r w:rsidR="002C3EC7">
        <w:rPr>
          <w:rFonts w:cs="Times New Roman"/>
        </w:rPr>
        <w:t xml:space="preserve"> </w:t>
      </w:r>
      <w:r w:rsidRPr="00731A9E">
        <w:rPr>
          <w:rFonts w:cs="Times New Roman"/>
        </w:rPr>
        <w:t xml:space="preserve">2015. </w:t>
      </w:r>
      <w:r w:rsidR="00C243C8">
        <w:rPr>
          <w:rFonts w:cs="Times New Roman"/>
        </w:rPr>
        <w:t>“</w:t>
      </w:r>
      <w:r w:rsidRPr="00731A9E">
        <w:rPr>
          <w:rFonts w:cs="Times New Roman"/>
        </w:rPr>
        <w:t xml:space="preserve">Valuing Unpaid </w:t>
      </w:r>
      <w:r w:rsidR="00C15BD7">
        <w:rPr>
          <w:rFonts w:cs="Times New Roman"/>
        </w:rPr>
        <w:t>Childcare</w:t>
      </w:r>
      <w:r w:rsidRPr="00731A9E">
        <w:rPr>
          <w:rFonts w:cs="Times New Roman"/>
        </w:rPr>
        <w:t xml:space="preserve"> in the US: A Prototype Satellite Account Using the American Time Use Survey.</w:t>
      </w:r>
      <w:r w:rsidR="00C243C8">
        <w:rPr>
          <w:rFonts w:cs="Times New Roman"/>
        </w:rPr>
        <w:t>”</w:t>
      </w:r>
      <w:r w:rsidRPr="00731A9E">
        <w:rPr>
          <w:rFonts w:cs="Times New Roman"/>
        </w:rPr>
        <w:t xml:space="preserve"> </w:t>
      </w:r>
      <w:r w:rsidRPr="00731A9E">
        <w:rPr>
          <w:rFonts w:cs="Times New Roman"/>
          <w:i/>
        </w:rPr>
        <w:t>Review of Income and Wealth</w:t>
      </w:r>
      <w:r w:rsidRPr="00731A9E">
        <w:rPr>
          <w:rFonts w:cs="Times New Roman"/>
        </w:rPr>
        <w:t>, April, 1</w:t>
      </w:r>
      <w:r w:rsidR="00733A62">
        <w:rPr>
          <w:rFonts w:cs="Times New Roman"/>
        </w:rPr>
        <w:t>–</w:t>
      </w:r>
      <w:r w:rsidRPr="00731A9E">
        <w:rPr>
          <w:rFonts w:cs="Times New Roman"/>
        </w:rPr>
        <w:t>17.</w:t>
      </w:r>
    </w:p>
    <w:p w14:paraId="365F3579" w14:textId="343913B0" w:rsidR="00934EE9" w:rsidRDefault="00934EE9" w:rsidP="00131E04">
      <w:pPr>
        <w:spacing w:line="240" w:lineRule="auto"/>
        <w:ind w:left="720" w:hanging="720"/>
      </w:pPr>
      <w:r>
        <w:t xml:space="preserve">van </w:t>
      </w:r>
      <w:proofErr w:type="spellStart"/>
      <w:r>
        <w:t>Buuren</w:t>
      </w:r>
      <w:proofErr w:type="spellEnd"/>
      <w:r>
        <w:t xml:space="preserve">, S. (2007). Multiple imputation of discrete and continuous data by fully conditional specification. </w:t>
      </w:r>
      <w:r>
        <w:rPr>
          <w:i/>
          <w:iCs/>
        </w:rPr>
        <w:t>Statistical Methods in Medical Research</w:t>
      </w:r>
      <w:r>
        <w:t xml:space="preserve">, </w:t>
      </w:r>
      <w:r>
        <w:rPr>
          <w:i/>
          <w:iCs/>
        </w:rPr>
        <w:t>16</w:t>
      </w:r>
      <w:r>
        <w:t xml:space="preserve">(3), 219–242. </w:t>
      </w:r>
    </w:p>
    <w:p w14:paraId="01202109" w14:textId="4DCD1A70" w:rsidR="00710537" w:rsidRPr="00731A9E" w:rsidRDefault="00710537" w:rsidP="00710537">
      <w:pPr>
        <w:spacing w:line="240" w:lineRule="auto"/>
        <w:ind w:left="720" w:hanging="720"/>
        <w:rPr>
          <w:rFonts w:cs="Times New Roman"/>
        </w:rPr>
      </w:pPr>
      <w:r w:rsidRPr="00731A9E">
        <w:rPr>
          <w:rFonts w:cs="Times New Roman"/>
        </w:rPr>
        <w:t xml:space="preserve">Wheelock, J., &amp; Jones, K. 2002. ‘Grandparents Are the Next Best Thing’: Informal Childcare for Working Parents in Urban Britain. </w:t>
      </w:r>
      <w:r w:rsidRPr="00731A9E">
        <w:rPr>
          <w:rFonts w:cs="Times New Roman"/>
          <w:i/>
          <w:iCs/>
        </w:rPr>
        <w:t>Journal of Social Policy</w:t>
      </w:r>
      <w:r w:rsidRPr="00731A9E">
        <w:rPr>
          <w:rFonts w:cs="Times New Roman"/>
        </w:rPr>
        <w:t xml:space="preserve">, </w:t>
      </w:r>
      <w:r w:rsidRPr="00731A9E">
        <w:rPr>
          <w:rFonts w:cs="Times New Roman"/>
          <w:i/>
          <w:iCs/>
        </w:rPr>
        <w:t>31</w:t>
      </w:r>
      <w:r w:rsidRPr="00731A9E">
        <w:rPr>
          <w:rFonts w:cs="Times New Roman"/>
        </w:rPr>
        <w:t xml:space="preserve">(3), 441–463. </w:t>
      </w:r>
      <w:hyperlink r:id="rId110" w:history="1">
        <w:r w:rsidRPr="00731A9E">
          <w:rPr>
            <w:rStyle w:val="Hyperlink"/>
            <w:rFonts w:cs="Times New Roman"/>
          </w:rPr>
          <w:t>https://doi.org/10.1017/S0047279402006657</w:t>
        </w:r>
      </w:hyperlink>
    </w:p>
    <w:p w14:paraId="489FF78A" w14:textId="707C7717" w:rsidR="00710537" w:rsidRDefault="00710537" w:rsidP="00710537">
      <w:pPr>
        <w:spacing w:line="240" w:lineRule="auto"/>
        <w:ind w:left="720" w:hanging="720"/>
        <w:rPr>
          <w:rFonts w:eastAsia="Times New Roman" w:cs="Times New Roman"/>
        </w:rPr>
      </w:pPr>
      <w:r w:rsidRPr="00731A9E">
        <w:rPr>
          <w:rFonts w:eastAsia="Times New Roman" w:cs="Times New Roman"/>
        </w:rPr>
        <w:t xml:space="preserve">Wolff, Edward N., and Ajit Zacharias. 2007. </w:t>
      </w:r>
      <w:r w:rsidR="00C243C8">
        <w:rPr>
          <w:rFonts w:eastAsia="Times New Roman" w:cs="Times New Roman"/>
        </w:rPr>
        <w:t>“</w:t>
      </w:r>
      <w:r w:rsidRPr="00731A9E">
        <w:rPr>
          <w:rFonts w:eastAsia="Times New Roman" w:cs="Times New Roman"/>
        </w:rPr>
        <w:t>The Levy Institute Measure of Economic Well-Being: United States, 1989</w:t>
      </w:r>
      <w:r w:rsidR="002C3EC7">
        <w:rPr>
          <w:rFonts w:eastAsia="Times New Roman" w:cs="Times New Roman"/>
        </w:rPr>
        <w:t>–</w:t>
      </w:r>
      <w:r w:rsidRPr="00731A9E">
        <w:rPr>
          <w:rFonts w:eastAsia="Times New Roman" w:cs="Times New Roman"/>
        </w:rPr>
        <w:t>2001.</w:t>
      </w:r>
      <w:r w:rsidR="00C243C8">
        <w:rPr>
          <w:rFonts w:eastAsia="Times New Roman" w:cs="Times New Roman"/>
        </w:rPr>
        <w:t>”</w:t>
      </w:r>
      <w:r w:rsidRPr="00731A9E">
        <w:rPr>
          <w:rFonts w:eastAsia="Times New Roman" w:cs="Times New Roman"/>
        </w:rPr>
        <w:t xml:space="preserve"> </w:t>
      </w:r>
      <w:r w:rsidRPr="00731A9E">
        <w:rPr>
          <w:rFonts w:eastAsia="Times New Roman" w:cs="Times New Roman"/>
          <w:i/>
          <w:iCs/>
        </w:rPr>
        <w:t>Eastern Economic Journal</w:t>
      </w:r>
      <w:r w:rsidRPr="00731A9E">
        <w:rPr>
          <w:rFonts w:eastAsia="Times New Roman" w:cs="Times New Roman"/>
        </w:rPr>
        <w:t xml:space="preserve"> 33(4): 443–70.</w:t>
      </w:r>
    </w:p>
    <w:p w14:paraId="3ADE2D06" w14:textId="77777777" w:rsidR="008C1478" w:rsidRDefault="008C1478" w:rsidP="00131E04">
      <w:pPr>
        <w:spacing w:line="240" w:lineRule="auto"/>
        <w:ind w:left="720" w:hanging="720"/>
      </w:pPr>
      <w:r>
        <w:t xml:space="preserve">Yao, S. (1999). On the decomposition of Gini coefficients by population class and income source: A spreadsheet approach and application. </w:t>
      </w:r>
      <w:r>
        <w:rPr>
          <w:i/>
          <w:iCs/>
        </w:rPr>
        <w:t>Applied Economics</w:t>
      </w:r>
      <w:r>
        <w:t xml:space="preserve">, </w:t>
      </w:r>
      <w:r>
        <w:rPr>
          <w:i/>
          <w:iCs/>
        </w:rPr>
        <w:t>31</w:t>
      </w:r>
      <w:r>
        <w:t xml:space="preserve">(10), 1249–1264. </w:t>
      </w:r>
      <w:hyperlink r:id="rId111" w:history="1">
        <w:r>
          <w:rPr>
            <w:rStyle w:val="Hyperlink"/>
          </w:rPr>
          <w:t>https://doi.org/10.1080/000368499323463</w:t>
        </w:r>
      </w:hyperlink>
    </w:p>
    <w:p w14:paraId="3BE8357D" w14:textId="1ABFAAD1" w:rsidR="00710537" w:rsidRDefault="00710537" w:rsidP="00710537">
      <w:pPr>
        <w:spacing w:line="240" w:lineRule="auto"/>
        <w:ind w:left="720" w:hanging="720"/>
        <w:rPr>
          <w:rFonts w:cs="Times New Roman"/>
          <w:color w:val="0000FF"/>
        </w:rPr>
      </w:pPr>
      <w:r w:rsidRPr="00731A9E">
        <w:rPr>
          <w:rFonts w:cs="Times New Roman"/>
        </w:rPr>
        <w:t>Ye, P., Hu, X., Yuan, Y., Wang, F.Y.</w:t>
      </w:r>
      <w:r w:rsidR="002A39B1">
        <w:rPr>
          <w:rFonts w:cs="Times New Roman"/>
        </w:rPr>
        <w:t xml:space="preserve"> 2017. </w:t>
      </w:r>
      <w:r w:rsidR="00C243C8">
        <w:rPr>
          <w:rFonts w:cs="Times New Roman"/>
        </w:rPr>
        <w:t>“</w:t>
      </w:r>
      <w:r w:rsidRPr="00731A9E">
        <w:rPr>
          <w:rFonts w:cs="Times New Roman"/>
        </w:rPr>
        <w:t xml:space="preserve">Population </w:t>
      </w:r>
      <w:r w:rsidR="002A39B1">
        <w:rPr>
          <w:rFonts w:cs="Times New Roman"/>
        </w:rPr>
        <w:t>S</w:t>
      </w:r>
      <w:r w:rsidRPr="00731A9E">
        <w:rPr>
          <w:rFonts w:cs="Times New Roman"/>
        </w:rPr>
        <w:t xml:space="preserve">ynthesis </w:t>
      </w:r>
      <w:r w:rsidR="002A39B1">
        <w:rPr>
          <w:rFonts w:cs="Times New Roman"/>
        </w:rPr>
        <w:t>B</w:t>
      </w:r>
      <w:r w:rsidRPr="00731A9E">
        <w:rPr>
          <w:rFonts w:cs="Times New Roman"/>
        </w:rPr>
        <w:t xml:space="preserve">ased on </w:t>
      </w:r>
      <w:r w:rsidR="002A39B1">
        <w:rPr>
          <w:rFonts w:cs="Times New Roman"/>
        </w:rPr>
        <w:t>J</w:t>
      </w:r>
      <w:r w:rsidRPr="00731A9E">
        <w:rPr>
          <w:rFonts w:cs="Times New Roman"/>
        </w:rPr>
        <w:t xml:space="preserve">oint </w:t>
      </w:r>
      <w:r w:rsidR="002A39B1">
        <w:rPr>
          <w:rFonts w:cs="Times New Roman"/>
        </w:rPr>
        <w:t>D</w:t>
      </w:r>
      <w:r w:rsidRPr="00731A9E">
        <w:rPr>
          <w:rFonts w:cs="Times New Roman"/>
        </w:rPr>
        <w:t xml:space="preserve">istribution </w:t>
      </w:r>
      <w:r w:rsidR="002A39B1">
        <w:rPr>
          <w:rFonts w:cs="Times New Roman"/>
        </w:rPr>
        <w:t>I</w:t>
      </w:r>
      <w:r w:rsidRPr="00731A9E">
        <w:rPr>
          <w:rFonts w:cs="Times New Roman"/>
        </w:rPr>
        <w:t xml:space="preserve">nference without </w:t>
      </w:r>
      <w:r w:rsidR="002A39B1">
        <w:rPr>
          <w:rFonts w:cs="Times New Roman"/>
        </w:rPr>
        <w:t>D</w:t>
      </w:r>
      <w:r w:rsidRPr="00731A9E">
        <w:rPr>
          <w:rFonts w:cs="Times New Roman"/>
        </w:rPr>
        <w:t xml:space="preserve">is-aggregate </w:t>
      </w:r>
      <w:r w:rsidR="002A39B1">
        <w:rPr>
          <w:rFonts w:cs="Times New Roman"/>
        </w:rPr>
        <w:t>S</w:t>
      </w:r>
      <w:r w:rsidRPr="00731A9E">
        <w:rPr>
          <w:rFonts w:cs="Times New Roman"/>
        </w:rPr>
        <w:t>amples</w:t>
      </w:r>
      <w:r w:rsidR="002A39B1">
        <w:rPr>
          <w:rFonts w:cs="Times New Roman"/>
        </w:rPr>
        <w:t>,</w:t>
      </w:r>
      <w:r w:rsidR="00C243C8">
        <w:rPr>
          <w:rFonts w:cs="Times New Roman"/>
        </w:rPr>
        <w:t>”</w:t>
      </w:r>
      <w:r w:rsidRPr="00731A9E">
        <w:rPr>
          <w:rFonts w:cs="Times New Roman"/>
        </w:rPr>
        <w:t xml:space="preserve"> JASSS (2017). </w:t>
      </w:r>
      <w:r w:rsidRPr="00731A9E">
        <w:rPr>
          <w:rFonts w:cs="Times New Roman"/>
          <w:color w:val="0000FF"/>
        </w:rPr>
        <w:t xml:space="preserve">https:// </w:t>
      </w:r>
      <w:proofErr w:type="spellStart"/>
      <w:r w:rsidRPr="00731A9E">
        <w:rPr>
          <w:rFonts w:cs="Times New Roman"/>
          <w:color w:val="0000FF"/>
        </w:rPr>
        <w:t>doi</w:t>
      </w:r>
      <w:proofErr w:type="spellEnd"/>
      <w:r w:rsidRPr="00731A9E">
        <w:rPr>
          <w:rFonts w:cs="Times New Roman"/>
          <w:color w:val="0000FF"/>
        </w:rPr>
        <w:t xml:space="preserve">. org/ 10. 18564/ </w:t>
      </w:r>
      <w:proofErr w:type="spellStart"/>
      <w:r w:rsidRPr="00731A9E">
        <w:rPr>
          <w:rFonts w:cs="Times New Roman"/>
          <w:color w:val="0000FF"/>
        </w:rPr>
        <w:t>jasss</w:t>
      </w:r>
      <w:proofErr w:type="spellEnd"/>
      <w:r w:rsidRPr="00731A9E">
        <w:rPr>
          <w:rFonts w:cs="Times New Roman"/>
          <w:color w:val="0000FF"/>
        </w:rPr>
        <w:t>. 3533</w:t>
      </w:r>
    </w:p>
    <w:p w14:paraId="1B8C20BC" w14:textId="5A9FC309" w:rsidR="00AA6337" w:rsidRDefault="00AA6337" w:rsidP="00AA6337">
      <w:pPr>
        <w:spacing w:before="120" w:line="240" w:lineRule="auto"/>
        <w:ind w:left="720" w:hanging="720"/>
      </w:pPr>
      <w:r>
        <w:t xml:space="preserve">Zacharias, A., Masterson, T., Rios-Avilla, F., Nikiforos, M., Kim, K., &amp; </w:t>
      </w:r>
      <w:proofErr w:type="spellStart"/>
      <w:r>
        <w:t>Khitarshvili</w:t>
      </w:r>
      <w:proofErr w:type="spellEnd"/>
      <w:r>
        <w:t xml:space="preserve">, T. 2019. </w:t>
      </w:r>
      <w:r>
        <w:rPr>
          <w:i/>
          <w:iCs/>
        </w:rPr>
        <w:t>Macroeconomic and Microeconomic Impacts of Improving Physical and Social Infrastructure: A Macro-Micro Policy Model for Ghana and Tanzania</w:t>
      </w:r>
      <w:r>
        <w:t xml:space="preserve"> (September). Levy Economics Institute of Bard College. </w:t>
      </w:r>
      <w:hyperlink r:id="rId112" w:history="1">
        <w:r>
          <w:rPr>
            <w:rStyle w:val="Hyperlink"/>
          </w:rPr>
          <w:t>http://www.levyinstitute.org/publications/macroeconomic-and-microeconomic-impacts-of-improving-physical-and-social-infrastructure-a-macro-micro-policy-model-for-ghana-and-tanzania</w:t>
        </w:r>
      </w:hyperlink>
    </w:p>
    <w:p w14:paraId="01450DA9" w14:textId="6E146E9D" w:rsidR="00710537" w:rsidRPr="00710537" w:rsidRDefault="00710537" w:rsidP="00EE6400">
      <w:pPr>
        <w:spacing w:line="240" w:lineRule="auto"/>
        <w:ind w:left="720" w:hanging="720"/>
      </w:pPr>
      <w:r w:rsidRPr="00731A9E">
        <w:rPr>
          <w:rFonts w:cs="Times New Roman"/>
        </w:rPr>
        <w:t xml:space="preserve">Zang, E., Yang, Y. M., </w:t>
      </w:r>
      <w:r w:rsidR="002C3EC7">
        <w:rPr>
          <w:rFonts w:cs="Times New Roman"/>
        </w:rPr>
        <w:t>and</w:t>
      </w:r>
      <w:r w:rsidRPr="00731A9E">
        <w:rPr>
          <w:rFonts w:cs="Times New Roman"/>
        </w:rPr>
        <w:t xml:space="preserve"> </w:t>
      </w:r>
      <w:proofErr w:type="spellStart"/>
      <w:r w:rsidRPr="00731A9E">
        <w:rPr>
          <w:rFonts w:cs="Times New Roman"/>
        </w:rPr>
        <w:t>Calarco</w:t>
      </w:r>
      <w:proofErr w:type="spellEnd"/>
      <w:r w:rsidRPr="00731A9E">
        <w:rPr>
          <w:rFonts w:cs="Times New Roman"/>
        </w:rPr>
        <w:t xml:space="preserve">, J. M. 2022. </w:t>
      </w:r>
      <w:r w:rsidRPr="00731A9E">
        <w:rPr>
          <w:rFonts w:cs="Times New Roman"/>
          <w:i/>
          <w:iCs/>
        </w:rPr>
        <w:t>Patterns in Receiving Informal Help with Childcare Among US Parents During the COVID-19 Pandemic</w:t>
      </w:r>
      <w:r w:rsidRPr="00731A9E">
        <w:rPr>
          <w:rFonts w:cs="Times New Roman"/>
        </w:rPr>
        <w:t xml:space="preserve"> (SSRN Scholarly Paper No. 4108245). </w:t>
      </w:r>
      <w:hyperlink r:id="rId113" w:history="1">
        <w:r w:rsidRPr="00731A9E">
          <w:rPr>
            <w:rStyle w:val="Hyperlink"/>
            <w:rFonts w:cs="Times New Roman"/>
          </w:rPr>
          <w:t>https://doi.org/10.2139/ssrn.4108245</w:t>
        </w:r>
      </w:hyperlink>
    </w:p>
    <w:p w14:paraId="12EF6D3E" w14:textId="77777777" w:rsidR="004D7DCF" w:rsidRDefault="004D7DCF" w:rsidP="005F7EA6"/>
    <w:sectPr w:rsidR="004D7DCF">
      <w:footerReference w:type="default" r:id="rId11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3" w:author="Lindsey Carter" w:date="2024-02-07T12:40:00Z" w:initials="LC">
    <w:p w14:paraId="4B54748D" w14:textId="43AE062D" w:rsidR="007818CA" w:rsidRDefault="007818CA">
      <w:pPr>
        <w:pStyle w:val="CommentText"/>
      </w:pPr>
      <w:r>
        <w:rPr>
          <w:rStyle w:val="CommentReference"/>
        </w:rPr>
        <w:annotationRef/>
      </w:r>
      <w:r>
        <w:t>Correct?</w:t>
      </w:r>
    </w:p>
  </w:comment>
  <w:comment w:id="229" w:author="Michael Stephens" w:date="2024-01-31T16:09:00Z" w:initials="MS">
    <w:p w14:paraId="649DE169" w14:textId="2B78BDC9" w:rsidR="007818CA" w:rsidRDefault="007818CA">
      <w:pPr>
        <w:pStyle w:val="CommentText"/>
      </w:pPr>
      <w:r>
        <w:rPr>
          <w:rStyle w:val="CommentReference"/>
        </w:rPr>
        <w:annotationRef/>
      </w:r>
      <w:r>
        <w:t>These Figures and Tables in the Appendix do not appear in the “List of Figures” in the TOC. Shall we include them? (as, for example, Figure A1, A2, and so on)</w:t>
      </w:r>
    </w:p>
  </w:comment>
  <w:comment w:id="230" w:author="Ajit Zacharias" w:date="2024-02-05T13:24:00Z" w:initials="AZ">
    <w:p w14:paraId="3FCB3C14" w14:textId="5F5297EA" w:rsidR="007818CA" w:rsidRDefault="007818CA">
      <w:pPr>
        <w:pStyle w:val="CommentText"/>
      </w:pPr>
      <w:r>
        <w:rPr>
          <w:rStyle w:val="CommentReference"/>
        </w:rPr>
        <w:annotationRef/>
      </w:r>
      <w:r>
        <w:t>Yes. That ia a good idea.</w:t>
      </w:r>
    </w:p>
  </w:comment>
  <w:comment w:id="231" w:author="Lindsey Carter" w:date="2024-02-07T14:25:00Z" w:initials="LC">
    <w:p w14:paraId="76B40E3A" w14:textId="616B15D7" w:rsidR="007818CA" w:rsidRDefault="007818CA">
      <w:pPr>
        <w:pStyle w:val="CommentText"/>
      </w:pPr>
      <w:r>
        <w:rPr>
          <w:rStyle w:val="CommentReference"/>
        </w:rPr>
        <w:annotationRef/>
      </w:r>
      <w:r>
        <w:t xml:space="preserve">These still need to be added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B54748D" w15:done="0"/>
  <w15:commentEx w15:paraId="649DE169" w15:done="0"/>
  <w15:commentEx w15:paraId="3FCB3C14" w15:paraIdParent="649DE169" w15:done="0"/>
  <w15:commentEx w15:paraId="76B40E3A" w15:paraIdParent="649DE1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B9E8E7B" w16cex:dateUtc="2024-02-07T17:40:00Z"/>
  <w16cex:commentExtensible w16cex:durableId="2964EF36" w16cex:dateUtc="2024-01-31T21:09:00Z"/>
  <w16cex:commentExtensible w16cex:durableId="480C8831" w16cex:dateUtc="2024-02-07T19: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B54748D" w16cid:durableId="7B9E8E7B"/>
  <w16cid:commentId w16cid:paraId="649DE169" w16cid:durableId="2964EF36"/>
  <w16cid:commentId w16cid:paraId="3FCB3C14" w16cid:durableId="296B6020"/>
  <w16cid:commentId w16cid:paraId="76B40E3A" w16cid:durableId="480C88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415BCC" w14:textId="77777777" w:rsidR="006045FD" w:rsidRDefault="006045FD" w:rsidP="003F7551">
      <w:pPr>
        <w:spacing w:after="0" w:line="240" w:lineRule="auto"/>
      </w:pPr>
      <w:r>
        <w:separator/>
      </w:r>
    </w:p>
  </w:endnote>
  <w:endnote w:type="continuationSeparator" w:id="0">
    <w:p w14:paraId="4A8FD988" w14:textId="77777777" w:rsidR="006045FD" w:rsidRDefault="006045FD" w:rsidP="003F7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Body CS)">
    <w:altName w:val="Times New Roman"/>
    <w:charset w:val="00"/>
    <w:family w:val="roman"/>
    <w:pitch w:val="variable"/>
    <w:sig w:usb0="E0002AE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66853"/>
      <w:docPartObj>
        <w:docPartGallery w:val="Page Numbers (Bottom of Page)"/>
        <w:docPartUnique/>
      </w:docPartObj>
    </w:sdtPr>
    <w:sdtEndPr>
      <w:rPr>
        <w:noProof/>
      </w:rPr>
    </w:sdtEndPr>
    <w:sdtContent>
      <w:p w14:paraId="0CAC5EEF" w14:textId="08CF3DD6" w:rsidR="007818CA" w:rsidRDefault="007818C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3AD25B" w14:textId="45EA51D4" w:rsidR="007818CA" w:rsidRDefault="007818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6831166"/>
      <w:docPartObj>
        <w:docPartGallery w:val="Page Numbers (Bottom of Page)"/>
        <w:docPartUnique/>
      </w:docPartObj>
    </w:sdtPr>
    <w:sdtEndPr>
      <w:rPr>
        <w:noProof/>
      </w:rPr>
    </w:sdtEndPr>
    <w:sdtContent>
      <w:p w14:paraId="6E1F1A35" w14:textId="5EF81E71" w:rsidR="007818CA" w:rsidRDefault="007818CA">
        <w:pPr>
          <w:pStyle w:val="Footer"/>
          <w:jc w:val="right"/>
        </w:pPr>
        <w:r>
          <w:fldChar w:fldCharType="begin"/>
        </w:r>
        <w:r>
          <w:instrText xml:space="preserve"> PAGE   \* MERGEFORMAT </w:instrText>
        </w:r>
        <w:r>
          <w:fldChar w:fldCharType="separate"/>
        </w:r>
        <w:r>
          <w:rPr>
            <w:noProof/>
          </w:rPr>
          <w:t>9</w:t>
        </w:r>
        <w:r>
          <w:rPr>
            <w:noProof/>
          </w:rPr>
          <w:fldChar w:fldCharType="end"/>
        </w:r>
      </w:p>
    </w:sdtContent>
  </w:sdt>
  <w:p w14:paraId="2E5F74D6" w14:textId="77777777" w:rsidR="007818CA" w:rsidRDefault="007818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9485854"/>
      <w:docPartObj>
        <w:docPartGallery w:val="Page Numbers (Bottom of Page)"/>
        <w:docPartUnique/>
      </w:docPartObj>
    </w:sdtPr>
    <w:sdtEndPr>
      <w:rPr>
        <w:noProof/>
      </w:rPr>
    </w:sdtEndPr>
    <w:sdtContent>
      <w:p w14:paraId="7FA62265" w14:textId="77777777" w:rsidR="007818CA" w:rsidRDefault="007818CA">
        <w:pPr>
          <w:pStyle w:val="Footer"/>
          <w:jc w:val="right"/>
        </w:pPr>
        <w:r>
          <w:fldChar w:fldCharType="begin"/>
        </w:r>
        <w:r>
          <w:instrText xml:space="preserve"> PAGE   \* MERGEFORMAT </w:instrText>
        </w:r>
        <w:r>
          <w:fldChar w:fldCharType="separate"/>
        </w:r>
        <w:r>
          <w:rPr>
            <w:noProof/>
          </w:rPr>
          <w:t>144</w:t>
        </w:r>
        <w:r>
          <w:rPr>
            <w:noProof/>
          </w:rPr>
          <w:fldChar w:fldCharType="end"/>
        </w:r>
      </w:p>
    </w:sdtContent>
  </w:sdt>
  <w:p w14:paraId="238278C6" w14:textId="77777777" w:rsidR="007818CA" w:rsidRDefault="007818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826EAE" w14:textId="77777777" w:rsidR="006045FD" w:rsidRDefault="006045FD" w:rsidP="003F7551">
      <w:pPr>
        <w:spacing w:after="0" w:line="240" w:lineRule="auto"/>
      </w:pPr>
      <w:r>
        <w:separator/>
      </w:r>
    </w:p>
  </w:footnote>
  <w:footnote w:type="continuationSeparator" w:id="0">
    <w:p w14:paraId="6760CB7C" w14:textId="77777777" w:rsidR="006045FD" w:rsidRDefault="006045FD" w:rsidP="003F7551">
      <w:pPr>
        <w:spacing w:after="0" w:line="240" w:lineRule="auto"/>
      </w:pPr>
      <w:r>
        <w:continuationSeparator/>
      </w:r>
    </w:p>
  </w:footnote>
  <w:footnote w:id="1">
    <w:p w14:paraId="0F3682AE" w14:textId="77777777" w:rsidR="007818CA" w:rsidRDefault="007818CA">
      <w:pPr>
        <w:pStyle w:val="FootnoteText"/>
      </w:pPr>
      <w:r>
        <w:rPr>
          <w:rStyle w:val="FootnoteReference"/>
        </w:rPr>
        <w:footnoteRef/>
      </w:r>
      <w:r>
        <w:t xml:space="preserve"> For a critical historical interrogation of the notion of the homemaker, see Coleman (1998); Shapiro (2009) provides a social history of the transformation of production of food at home.</w:t>
      </w:r>
    </w:p>
    <w:p w14:paraId="39401345" w14:textId="77777777" w:rsidR="007818CA" w:rsidRDefault="007818CA">
      <w:pPr>
        <w:pStyle w:val="FootnoteText"/>
      </w:pPr>
    </w:p>
  </w:footnote>
  <w:footnote w:id="2">
    <w:p w14:paraId="6A301189" w14:textId="77777777" w:rsidR="007818CA" w:rsidRDefault="007818CA" w:rsidP="00957176">
      <w:pPr>
        <w:pStyle w:val="FootnoteText"/>
      </w:pPr>
      <w:r>
        <w:rPr>
          <w:rStyle w:val="FootnoteReference"/>
        </w:rPr>
        <w:footnoteRef/>
      </w:r>
      <w:r>
        <w:t xml:space="preserve"> Table 7.12 “Imputations in the National Income and Product Accounts” (Last revised on September 30, 2022).</w:t>
      </w:r>
    </w:p>
    <w:p w14:paraId="511D9BF2" w14:textId="77777777" w:rsidR="007818CA" w:rsidRDefault="007818CA" w:rsidP="00957176">
      <w:pPr>
        <w:pStyle w:val="FootnoteText"/>
      </w:pPr>
    </w:p>
  </w:footnote>
  <w:footnote w:id="3">
    <w:p w14:paraId="77F47152" w14:textId="729982FC" w:rsidR="007818CA" w:rsidRDefault="007818CA" w:rsidP="00957176">
      <w:pPr>
        <w:pStyle w:val="FootnoteText"/>
      </w:pPr>
      <w:r>
        <w:rPr>
          <w:rStyle w:val="FootnoteReference"/>
        </w:rPr>
        <w:footnoteRef/>
      </w:r>
      <w:r>
        <w:t xml:space="preserve"> The ATUS does collect information on the time spent on “lawn, garden and houseplant care” (020501), which should include the time inputs into growing fruits, </w:t>
      </w:r>
      <w:r w:rsidRPr="00957176">
        <w:t>vegetables</w:t>
      </w:r>
      <w:r>
        <w:t>, and herbs, and travel related to this activity. We have included this category in our definition of housework described below.</w:t>
      </w:r>
    </w:p>
  </w:footnote>
  <w:footnote w:id="4">
    <w:p w14:paraId="77AC51E5" w14:textId="4BC22D98" w:rsidR="007818CA" w:rsidRPr="00314204" w:rsidRDefault="007818CA">
      <w:pPr>
        <w:pStyle w:val="FootnoteText"/>
      </w:pPr>
      <w:r>
        <w:rPr>
          <w:rStyle w:val="FootnoteReference"/>
        </w:rPr>
        <w:footnoteRef/>
      </w:r>
      <w:r>
        <w:t xml:space="preserve"> </w:t>
      </w:r>
      <w:bookmarkStart w:id="13" w:name="_Hlk136963821"/>
      <w:r w:rsidRPr="009C1945">
        <w:t xml:space="preserve">Suppose that a person spends </w:t>
      </w:r>
      <w:r>
        <w:t>an</w:t>
      </w:r>
      <w:r w:rsidRPr="009C1945">
        <w:t xml:space="preserve"> hour cooking that does not overlap with supervisory care and </w:t>
      </w:r>
      <w:r>
        <w:t>another</w:t>
      </w:r>
      <w:r w:rsidRPr="009C1945">
        <w:t xml:space="preserve"> hour on cooking that overlaps with supervisory care. </w:t>
      </w:r>
      <w:r>
        <w:t xml:space="preserve">Also, assume that </w:t>
      </w:r>
      <w:r w:rsidRPr="00FE090D">
        <w:t>she</w:t>
      </w:r>
      <w:r>
        <w:t xml:space="preserve"> or he</w:t>
      </w:r>
      <w:r w:rsidRPr="009C1945">
        <w:t xml:space="preserve"> does not spend time on any other housework, active childcare</w:t>
      </w:r>
      <w:r>
        <w:t>,</w:t>
      </w:r>
      <w:r w:rsidRPr="009C1945">
        <w:t xml:space="preserve"> or adult care.</w:t>
      </w:r>
      <w:r>
        <w:t xml:space="preserve"> W</w:t>
      </w:r>
      <w:r w:rsidRPr="009C1945">
        <w:t xml:space="preserve">e will calculate the total time spent on household production </w:t>
      </w:r>
      <w:r>
        <w:t xml:space="preserve">by the person as the total time spent cooking, i.e., two hours. We avoid double counting by not considering the hour she or he spent cooking while engaged in supervisory care as an hour of cooking </w:t>
      </w:r>
      <w:r w:rsidRPr="00314204">
        <w:rPr>
          <w:i/>
        </w:rPr>
        <w:t>and</w:t>
      </w:r>
      <w:r>
        <w:rPr>
          <w:i/>
        </w:rPr>
        <w:t xml:space="preserve"> </w:t>
      </w:r>
      <w:r>
        <w:t>an hour of supervisory care.</w:t>
      </w:r>
      <w:bookmarkEnd w:id="13"/>
    </w:p>
  </w:footnote>
  <w:footnote w:id="5">
    <w:p w14:paraId="5AE69E47" w14:textId="5A9E0D4C" w:rsidR="007818CA" w:rsidRDefault="007818CA">
      <w:pPr>
        <w:pStyle w:val="FootnoteText"/>
      </w:pPr>
      <w:r>
        <w:rPr>
          <w:rStyle w:val="FootnoteReference"/>
        </w:rPr>
        <w:footnoteRef/>
      </w:r>
      <w:r>
        <w:t xml:space="preserve"> The occupational groups are: Cooks, fast food; Cooks, institutions and cafeteria; Cooks, restaurant; Cooks, short order; Cooks, all other; and Cooks, private household. OEWS occupational codes for the groups are in the listed order: </w:t>
      </w:r>
      <w:r w:rsidRPr="00FC040B">
        <w:t>35-2011</w:t>
      </w:r>
      <w:r>
        <w:t xml:space="preserve">, </w:t>
      </w:r>
      <w:r w:rsidRPr="00FC040B">
        <w:t>35-2012</w:t>
      </w:r>
      <w:r>
        <w:t xml:space="preserve">, </w:t>
      </w:r>
      <w:r w:rsidRPr="00FC040B">
        <w:t>35-2013</w:t>
      </w:r>
      <w:r>
        <w:t xml:space="preserve">, </w:t>
      </w:r>
      <w:r w:rsidRPr="00FC040B">
        <w:t>35-2014</w:t>
      </w:r>
      <w:r>
        <w:t xml:space="preserve">, </w:t>
      </w:r>
      <w:r w:rsidRPr="00FC040B">
        <w:t>35-2015</w:t>
      </w:r>
      <w:r>
        <w:t xml:space="preserve">, and </w:t>
      </w:r>
      <w:r w:rsidRPr="00FC040B">
        <w:t>35-2019</w:t>
      </w:r>
      <w:r>
        <w:t>.</w:t>
      </w:r>
    </w:p>
    <w:p w14:paraId="5C5302CD" w14:textId="77777777" w:rsidR="007818CA" w:rsidRDefault="007818CA">
      <w:pPr>
        <w:pStyle w:val="FootnoteText"/>
      </w:pPr>
    </w:p>
  </w:footnote>
  <w:footnote w:id="6">
    <w:p w14:paraId="779F59B9" w14:textId="77777777" w:rsidR="007818CA" w:rsidRDefault="007818CA">
      <w:pPr>
        <w:pStyle w:val="FootnoteText"/>
        <w:rPr>
          <w:rFonts w:eastAsia="Times New Roman" w:cs="Arial"/>
          <w:color w:val="222222"/>
        </w:rPr>
      </w:pPr>
      <w:r>
        <w:rPr>
          <w:rStyle w:val="FootnoteReference"/>
        </w:rPr>
        <w:footnoteRef/>
      </w:r>
      <w:r>
        <w:t xml:space="preserve"> </w:t>
      </w:r>
      <w:r>
        <w:rPr>
          <w:rFonts w:eastAsia="Times New Roman" w:cs="Arial"/>
          <w:color w:val="222222"/>
        </w:rPr>
        <w:t>While these disaggregated categories will not be imputed on the household level, it will be possible to apply a set of ATUS averages for the composition of active childcare to households in the merged data set to provide an approximation.</w:t>
      </w:r>
    </w:p>
    <w:p w14:paraId="5404BA40" w14:textId="77777777" w:rsidR="007818CA" w:rsidRDefault="007818CA">
      <w:pPr>
        <w:pStyle w:val="FootnoteText"/>
      </w:pPr>
    </w:p>
  </w:footnote>
  <w:footnote w:id="7">
    <w:p w14:paraId="3741F396" w14:textId="534FC93F" w:rsidR="007818CA" w:rsidRDefault="007818CA">
      <w:pPr>
        <w:pStyle w:val="FootnoteText"/>
      </w:pPr>
      <w:r>
        <w:rPr>
          <w:rStyle w:val="FootnoteReference"/>
        </w:rPr>
        <w:footnoteRef/>
      </w:r>
      <w:r>
        <w:t xml:space="preserve"> A recent study on </w:t>
      </w:r>
      <w:r w:rsidRPr="004D3475">
        <w:t xml:space="preserve">Austria argues that </w:t>
      </w:r>
      <w:r>
        <w:t>the wage information from digital platforms</w:t>
      </w:r>
      <w:r w:rsidRPr="004D3475">
        <w:t xml:space="preserve"> </w:t>
      </w:r>
      <w:r>
        <w:t>is</w:t>
      </w:r>
      <w:r w:rsidRPr="004D3475">
        <w:t xml:space="preserve"> superior to that derived from labor force surveys in some respects; the</w:t>
      </w:r>
      <w:r>
        <w:t xml:space="preserve"> platforms</w:t>
      </w:r>
      <w:r w:rsidRPr="004D3475">
        <w:t xml:space="preserve"> report wages specific to tasks that would be performed in individual households and are often geographically detailed (</w:t>
      </w:r>
      <w:proofErr w:type="spellStart"/>
      <w:r w:rsidRPr="004D3475">
        <w:t>Jokubauskaitė</w:t>
      </w:r>
      <w:proofErr w:type="spellEnd"/>
      <w:r w:rsidRPr="004D3475">
        <w:t xml:space="preserve"> and </w:t>
      </w:r>
      <w:proofErr w:type="spellStart"/>
      <w:r w:rsidRPr="004D3475">
        <w:t>Schneebaum</w:t>
      </w:r>
      <w:proofErr w:type="spellEnd"/>
      <w:r w:rsidRPr="004D3475">
        <w:t xml:space="preserve"> 2021). Several digital platforms operating in the US provide data on wages advertised by job applicants. However, aggregate data does not appear to be available (or scrapable) at this time. More importantly, the characteristics of the self-selected samples are unclear, and almost certainly more upscale.</w:t>
      </w:r>
      <w:r>
        <w:t xml:space="preserve"> A methodological issue that emerges from the consideration of data from digital platforms is the economies of scale in childcare: the differential in hourly cost between in-home nanny care and center-based care shrink with the number of children under care. </w:t>
      </w:r>
      <w:r w:rsidRPr="00DB1C13">
        <w:t>This has implications for differences between an input-based valuation based on replacement cost and an output valuation based on purchase of services outside the home (for a detailed discussion of this issue</w:t>
      </w:r>
      <w:r>
        <w:t>,</w:t>
      </w:r>
      <w:r w:rsidRPr="00DB1C13">
        <w:t xml:space="preserve"> see Mullan 2010).</w:t>
      </w:r>
    </w:p>
  </w:footnote>
  <w:footnote w:id="8">
    <w:p w14:paraId="782A9230" w14:textId="36E849F5" w:rsidR="007818CA" w:rsidRDefault="007818CA">
      <w:pPr>
        <w:pStyle w:val="FootnoteText"/>
      </w:pPr>
      <w:r>
        <w:rPr>
          <w:rStyle w:val="FootnoteReference"/>
        </w:rPr>
        <w:footnoteRef/>
      </w:r>
      <w:r>
        <w:t xml:space="preserve"> </w:t>
      </w:r>
      <w:r>
        <w:rPr>
          <w:rFonts w:eastAsiaTheme="minorEastAsia"/>
        </w:rPr>
        <w:t xml:space="preserve">Suppose that a person spends an hour cooking that does not overlap with supervisory care and an hour on cooking that overlaps with supervisory care. She does not spend time on any other housework, active childcare, or adult care. Our valuation methodology will assign a monetary value of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oMath>
      <w:r>
        <w:rPr>
          <w:rFonts w:eastAsiaTheme="minorEastAsia"/>
        </w:rPr>
        <w:t xml:space="preserve"> to her household production, where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oMath>
      <w:r>
        <w:rPr>
          <w:rFonts w:eastAsiaTheme="minorEastAsia"/>
        </w:rPr>
        <w:t xml:space="preserve"> are the hourly wage rates for cooking and active childcare. Now consider another person that spends two hours on cooking and engages in no other household production. The monetary value of her household production will be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oMath>
      <w:r>
        <w:rPr>
          <w:rFonts w:eastAsiaTheme="minorEastAsia"/>
        </w:rPr>
        <w:t xml:space="preserve">. </w:t>
      </w:r>
      <w:r w:rsidRPr="005F43F6">
        <w:rPr>
          <w:rFonts w:eastAsiaTheme="minorEastAsia"/>
        </w:rPr>
        <w:t xml:space="preserve">Since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&gt;2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oMath>
      <w:r>
        <w:rPr>
          <w:rFonts w:eastAsiaTheme="minorEastAsia"/>
        </w:rPr>
        <w:t xml:space="preserve">; </w:t>
      </w:r>
      <w:r w:rsidRPr="005F43F6">
        <w:rPr>
          <w:rFonts w:eastAsiaTheme="minorEastAsia"/>
        </w:rPr>
        <w:t xml:space="preserve">we are valuing the first person’s </w:t>
      </w:r>
      <w:r>
        <w:rPr>
          <w:rFonts w:eastAsiaTheme="minorEastAsia"/>
        </w:rPr>
        <w:t>two hours</w:t>
      </w:r>
      <w:r w:rsidRPr="005F43F6">
        <w:rPr>
          <w:rFonts w:eastAsiaTheme="minorEastAsia"/>
        </w:rPr>
        <w:t xml:space="preserve"> at a higher effective rate.</w:t>
      </w:r>
      <w:r>
        <w:rPr>
          <w:rFonts w:eastAsiaTheme="minorEastAsia"/>
        </w:rPr>
        <w:t xml:space="preserve"> </w:t>
      </w:r>
    </w:p>
  </w:footnote>
  <w:footnote w:id="9">
    <w:p w14:paraId="238981E5" w14:textId="2317021F" w:rsidR="007818CA" w:rsidRDefault="007818CA">
      <w:pPr>
        <w:pStyle w:val="FootnoteText"/>
      </w:pPr>
      <w:r>
        <w:rPr>
          <w:rStyle w:val="FootnoteReference"/>
        </w:rPr>
        <w:footnoteRef/>
      </w:r>
      <w:r>
        <w:t xml:space="preserve"> T</w:t>
      </w:r>
      <w:r w:rsidRPr="005A6C81">
        <w:t xml:space="preserve">his has changed since 2019 in the wake of </w:t>
      </w:r>
      <w:r>
        <w:t>increased adoption of</w:t>
      </w:r>
      <w:r w:rsidRPr="005A6C81">
        <w:t xml:space="preserve"> technologies that facilitate telecommuting</w:t>
      </w:r>
      <w:r>
        <w:t>.</w:t>
      </w:r>
    </w:p>
  </w:footnote>
  <w:footnote w:id="10">
    <w:p w14:paraId="6D48E569" w14:textId="77777777" w:rsidR="007818CA" w:rsidRDefault="007818CA">
      <w:pPr>
        <w:pStyle w:val="FootnoteText"/>
      </w:pPr>
      <w:r>
        <w:rPr>
          <w:rStyle w:val="FootnoteReference"/>
        </w:rPr>
        <w:footnoteRef/>
      </w:r>
      <w:r>
        <w:t xml:space="preserve"> This description is from Occupational Employment and Wages, May 2021. Nursing assistant definition is available at:</w:t>
      </w:r>
      <w:r w:rsidRPr="003B7B74">
        <w:t xml:space="preserve"> https://www.bls.gov/oes/current/oes311131.htm</w:t>
      </w:r>
    </w:p>
  </w:footnote>
  <w:footnote w:id="11">
    <w:p w14:paraId="557E7F96" w14:textId="77777777" w:rsidR="007818CA" w:rsidRDefault="007818CA">
      <w:pPr>
        <w:pStyle w:val="FootnoteText"/>
      </w:pPr>
      <w:r>
        <w:rPr>
          <w:rStyle w:val="FootnoteReference"/>
        </w:rPr>
        <w:footnoteRef/>
      </w:r>
      <w:r>
        <w:t xml:space="preserve"> However, still earlier work by </w:t>
      </w:r>
      <w:proofErr w:type="spellStart"/>
      <w:r>
        <w:t>Landefeld</w:t>
      </w:r>
      <w:proofErr w:type="spellEnd"/>
      <w:r>
        <w:t xml:space="preserve"> and </w:t>
      </w:r>
      <w:proofErr w:type="spellStart"/>
      <w:r>
        <w:t>McCulla</w:t>
      </w:r>
      <w:proofErr w:type="spellEnd"/>
      <w:r>
        <w:t xml:space="preserve"> (2000) used the generalist wage.</w:t>
      </w:r>
    </w:p>
  </w:footnote>
  <w:footnote w:id="12">
    <w:p w14:paraId="4AEB09B0" w14:textId="77777777" w:rsidR="007818CA" w:rsidRDefault="007818CA" w:rsidP="001B5934">
      <w:pPr>
        <w:pStyle w:val="FootnoteText"/>
      </w:pPr>
      <w:r>
        <w:rPr>
          <w:rStyle w:val="FootnoteReference"/>
        </w:rPr>
        <w:footnoteRef/>
      </w:r>
      <w:r>
        <w:t xml:space="preserve"> This survey was conducted by the Institute for Social Research at the University of Michigan. See </w:t>
      </w:r>
      <w:proofErr w:type="spellStart"/>
      <w:r>
        <w:t>Juster</w:t>
      </w:r>
      <w:proofErr w:type="spellEnd"/>
      <w:r>
        <w:t xml:space="preserve"> et al. (1979) for documentation. </w:t>
      </w:r>
    </w:p>
  </w:footnote>
  <w:footnote w:id="13">
    <w:p w14:paraId="35DF8BAA" w14:textId="5759FA9E" w:rsidR="007818CA" w:rsidRDefault="007818CA" w:rsidP="001B5934">
      <w:pPr>
        <w:pStyle w:val="FootnoteText"/>
      </w:pPr>
      <w:r>
        <w:rPr>
          <w:rStyle w:val="FootnoteReference"/>
        </w:rPr>
        <w:footnoteRef/>
      </w:r>
      <w:r>
        <w:t xml:space="preserve"> Schor (1992) employed the same method for imputing hours of household production in the March CPS supplements of 1970, 1974, 1980, and 1988. She used the TUS used by Fuchs (1986) and the 1981 wave of the same TUS. OLS estimates were obtained for women and men separately. The regressors included dummies for age group, marital status, housewife, head of household or spouse of the head of household, Black, and other race, as well as family income, hours of employment, square root of the number of children under 3 years, and square root of the number of children above 3 years (Schor 1992, 171–74).</w:t>
      </w:r>
    </w:p>
    <w:p w14:paraId="032F1304" w14:textId="77777777" w:rsidR="007818CA" w:rsidRDefault="007818CA" w:rsidP="001B5934">
      <w:pPr>
        <w:pStyle w:val="FootnoteText"/>
      </w:pPr>
    </w:p>
  </w:footnote>
  <w:footnote w:id="14">
    <w:p w14:paraId="5BFDD3B8" w14:textId="67AE2584" w:rsidR="007818CA" w:rsidRDefault="007818CA" w:rsidP="001B5934">
      <w:pPr>
        <w:pStyle w:val="FootnoteText"/>
      </w:pPr>
      <w:r>
        <w:rPr>
          <w:rStyle w:val="FootnoteReference"/>
        </w:rPr>
        <w:footnoteRef/>
      </w:r>
      <w:r>
        <w:t xml:space="preserve">Apps and Rees (1996), while deploying the same method of imputation in the Australian Bureau of Statistics (ABS) 1985/86 Income Distribution Survey with the OLS coefficients estimated from the 1987 ABS Time Use Pilot Survey, expanded the list of regressors in a notable fashion. In addition to household characteristics and own characteristics of the respondent, they incorporated characteristics of </w:t>
      </w:r>
      <w:r w:rsidRPr="00F87909">
        <w:rPr>
          <w:i/>
        </w:rPr>
        <w:t>other</w:t>
      </w:r>
      <w:r>
        <w:t xml:space="preserve"> household members, specifically, the married or cohabitating partner, such as their hours of employment and dummies for their occupational group (see Apps and Rees 1996, 217–18). The inclusion was prompted by the authors’ goal to compare the parameter estimates from two variants of the collective labor supply models: the “transfer model” which neglects the intrahousehold division of housework (by treating housework and leisure identically) and the “exchange model” that explicitly incorporates the gender division of housework.</w:t>
      </w:r>
    </w:p>
  </w:footnote>
  <w:footnote w:id="15">
    <w:p w14:paraId="33B02751" w14:textId="4AC7577E" w:rsidR="007818CA" w:rsidRDefault="007818CA" w:rsidP="001B5934">
      <w:pPr>
        <w:pStyle w:val="FootnoteText"/>
      </w:pPr>
      <w:r>
        <w:rPr>
          <w:rStyle w:val="FootnoteReference"/>
        </w:rPr>
        <w:footnoteRef/>
      </w:r>
      <w:r>
        <w:t xml:space="preserve"> It should be noted, however, that the RP+ methodology applied for care received from outside the household assumes distribution functions other than the censored normal distribution.</w:t>
      </w:r>
    </w:p>
  </w:footnote>
  <w:footnote w:id="16">
    <w:p w14:paraId="07E1105E" w14:textId="2AEE5C67" w:rsidR="007818CA" w:rsidRDefault="007818CA" w:rsidP="001B5934">
      <w:pPr>
        <w:pStyle w:val="FootnoteText"/>
      </w:pPr>
      <w:r>
        <w:rPr>
          <w:rStyle w:val="FootnoteReference"/>
        </w:rPr>
        <w:footnoteRef/>
      </w:r>
      <w:r>
        <w:t xml:space="preserve"> According to Enders (2010), data Y are said to be missing at random (MAR) when the probability of being missing depends on other variables, and not on itself.</w:t>
      </w:r>
    </w:p>
  </w:footnote>
  <w:footnote w:id="17">
    <w:p w14:paraId="603D93A1" w14:textId="1BF0DB25" w:rsidR="007818CA" w:rsidRDefault="007818CA" w:rsidP="001B5934">
      <w:pPr>
        <w:pStyle w:val="FootnoteText"/>
      </w:pPr>
      <w:r>
        <w:rPr>
          <w:rStyle w:val="FootnoteReference"/>
        </w:rPr>
        <w:footnoteRef/>
      </w:r>
      <w:r>
        <w:t xml:space="preserve"> For example, if recipient r1 is matched with donors d1 and d2 in rounds 3 and 5, donor d1 is selected as the effective donor. If recipient r1 is matched with donors d1 and d2 in the same round, the donor with the largest split weight is chosen as the effective donor.</w:t>
      </w:r>
    </w:p>
    <w:p w14:paraId="3B83D413" w14:textId="77777777" w:rsidR="007818CA" w:rsidRDefault="007818CA" w:rsidP="001B5934">
      <w:pPr>
        <w:pStyle w:val="FootnoteText"/>
      </w:pPr>
    </w:p>
  </w:footnote>
  <w:footnote w:id="18">
    <w:p w14:paraId="7D4B815A" w14:textId="7CF3547B" w:rsidR="007818CA" w:rsidRDefault="007818CA" w:rsidP="00BF560B">
      <w:pPr>
        <w:pStyle w:val="FootnoteText"/>
      </w:pPr>
      <w:r>
        <w:rPr>
          <w:rStyle w:val="FootnoteReference"/>
        </w:rPr>
        <w:footnoteRef/>
      </w:r>
      <w:r>
        <w:t xml:space="preserve"> For the interview sample, we separately matched memi191x, memi192, memi193, memi194, and memi201 data files. Separate matches were also conducted for the diary sample files, memd191, memd192, memd193 and memd194. We used information from the corresponding </w:t>
      </w:r>
      <w:proofErr w:type="spellStart"/>
      <w:r>
        <w:t>fmli</w:t>
      </w:r>
      <w:proofErr w:type="spellEnd"/>
      <w:r>
        <w:t xml:space="preserve"> files to construct household-level variables (such as family income) to be used in the matching. For each of the CE recipient files, the full-year ATUS 2019 was the donor file.</w:t>
      </w:r>
    </w:p>
  </w:footnote>
  <w:footnote w:id="19">
    <w:p w14:paraId="35556B25" w14:textId="34F99D36" w:rsidR="007818CA" w:rsidRDefault="007818CA" w:rsidP="001B5934">
      <w:pPr>
        <w:pStyle w:val="FootnoteText"/>
      </w:pPr>
      <w:r>
        <w:rPr>
          <w:rStyle w:val="FootnoteReference"/>
        </w:rPr>
        <w:footnoteRef/>
      </w:r>
      <w:r>
        <w:t xml:space="preserve"> In the ideal scenario, one would prefer using each day of the week as a separate matching task, so that we could better reconstruct the time-use heterogeneity across a typical week, month, or year. However, a potential drawback of treating the weekday and weekend diaries as separate donor files is that the size of the donor pool is cut in half because the time diaries in the ATUS are split equally between weekdays and weekends. The smaller donor pool can affect the quality of the imputation, because each ATUS subsample may be less representative of weekend or weekday time-use activities. Using weekend and weekday time–use data separately is a good compromise, given the time-use heterogeneity, although we do not recommend using a lower-level subsampling (for example, using quarter or month).</w:t>
      </w:r>
    </w:p>
  </w:footnote>
  <w:footnote w:id="20">
    <w:p w14:paraId="28FC343F" w14:textId="77777777" w:rsidR="007818CA" w:rsidRDefault="007818CA" w:rsidP="001B5934">
      <w:pPr>
        <w:pStyle w:val="FootnoteText"/>
        <w:jc w:val="both"/>
      </w:pPr>
      <w:r>
        <w:rPr>
          <w:rStyle w:val="FootnoteReference"/>
        </w:rPr>
        <w:footnoteRef/>
      </w:r>
      <w:r>
        <w:t xml:space="preserve"> In this case, conditional distribution</w:t>
      </w:r>
      <w:r w:rsidRPr="008E43E0">
        <w:t xml:space="preserve"> </w:t>
      </w:r>
      <w:r>
        <w:t>refers to the distribution</w:t>
      </w:r>
      <w:r w:rsidRPr="008E43E0">
        <w:t xml:space="preserve"> </w:t>
      </w:r>
      <w:r>
        <w:t>in time use we would expect to see among households with exactly the same characteristics.</w:t>
      </w:r>
    </w:p>
  </w:footnote>
  <w:footnote w:id="21">
    <w:p w14:paraId="6E6D2B80" w14:textId="6710DE22" w:rsidR="007818CA" w:rsidRDefault="007818CA" w:rsidP="001B5934">
      <w:pPr>
        <w:pStyle w:val="FootnoteText"/>
      </w:pPr>
      <w:r>
        <w:rPr>
          <w:rStyle w:val="FootnoteReference"/>
        </w:rPr>
        <w:footnoteRef/>
      </w:r>
      <w:r>
        <w:t xml:space="preserve"> We do not use secondary strata for the identification of subgroups via cluster analysis because the cells would have been too small to implement the partition-cluster algorithm.</w:t>
      </w:r>
    </w:p>
  </w:footnote>
  <w:footnote w:id="22">
    <w:p w14:paraId="6D2ACCCD" w14:textId="77777777" w:rsidR="007818CA" w:rsidRDefault="007818CA" w:rsidP="001B5934">
      <w:pPr>
        <w:pStyle w:val="FootnoteText"/>
      </w:pPr>
      <w:r>
        <w:rPr>
          <w:rStyle w:val="FootnoteReference"/>
        </w:rPr>
        <w:footnoteRef/>
      </w:r>
      <w:r>
        <w:t xml:space="preserve"> Women tend to devote more time to household production than men within each of the 33 subgroups. Our imputation replicates the gender disparity in hours by design because gender is a primary strata variable in our matching procedure.</w:t>
      </w:r>
    </w:p>
  </w:footnote>
  <w:footnote w:id="23">
    <w:p w14:paraId="1DFFC5B1" w14:textId="1D643912" w:rsidR="007818CA" w:rsidRDefault="007818CA" w:rsidP="001B5934">
      <w:pPr>
        <w:pStyle w:val="FootnoteText"/>
      </w:pPr>
      <w:r>
        <w:rPr>
          <w:rStyle w:val="FootnoteReference"/>
        </w:rPr>
        <w:footnoteRef/>
      </w:r>
      <w:r>
        <w:t xml:space="preserve"> If we set aside 30 hours in the 48-hour period of the weekend for sleep, personal care, and leisure there are 18 hours left. A difference of 0.5 hours would thus make up less than 3 percent of the maximum time available for household production for those who are not at their jobs on weekends.</w:t>
      </w:r>
    </w:p>
  </w:footnote>
  <w:footnote w:id="24">
    <w:p w14:paraId="784FDC75" w14:textId="4988F4B0" w:rsidR="007818CA" w:rsidRDefault="007818CA" w:rsidP="001B5934">
      <w:pPr>
        <w:pStyle w:val="FootnoteText"/>
      </w:pPr>
      <w:r>
        <w:rPr>
          <w:rStyle w:val="FootnoteReference"/>
        </w:rPr>
        <w:footnoteRef/>
      </w:r>
      <w:r>
        <w:t xml:space="preserve"> It may be noted that the “other” group constitutes only about 7 percent of the female population under study here. The gap between non-Hispanic White and “other” women was respectively 38, 6, and 10 minutes per day in the ATUS Interview and Diary samples. In our judgement, the size of the group and gaps are such (i.e., relatively small) that no major concern needs to be placed on the imputations with regard to racial groups.</w:t>
      </w:r>
    </w:p>
  </w:footnote>
  <w:footnote w:id="25">
    <w:p w14:paraId="2AC96772" w14:textId="77777777" w:rsidR="007818CA" w:rsidRDefault="007818CA" w:rsidP="001B5934">
      <w:pPr>
        <w:pStyle w:val="FootnoteText"/>
      </w:pPr>
      <w:r>
        <w:rPr>
          <w:rStyle w:val="FootnoteReference"/>
        </w:rPr>
        <w:footnoteRef/>
      </w:r>
      <w:r>
        <w:t xml:space="preserve"> A very small proportion of individuals in households without children report spending time on the care of household children. For the purposes of the estimation, we included such individuals in the group of individuals in households with children.</w:t>
      </w:r>
    </w:p>
  </w:footnote>
  <w:footnote w:id="26">
    <w:p w14:paraId="1D69600B" w14:textId="2DF97F12" w:rsidR="007818CA" w:rsidRDefault="007818CA">
      <w:pPr>
        <w:pStyle w:val="FootnoteText"/>
      </w:pPr>
      <w:r>
        <w:rPr>
          <w:rStyle w:val="FootnoteReference"/>
        </w:rPr>
        <w:footnoteRef/>
      </w:r>
      <w:r>
        <w:t xml:space="preserve"> As we noted above, the imputation quality for the 15–24 age group is expected to be poor (see the paragraph below </w:t>
      </w:r>
      <w:r>
        <w:fldChar w:fldCharType="begin"/>
      </w:r>
      <w:r>
        <w:instrText xml:space="preserve"> REF _Ref136939930 \h </w:instrText>
      </w:r>
      <w:r>
        <w:fldChar w:fldCharType="separate"/>
      </w:r>
      <w:r>
        <w:t xml:space="preserve">Figure </w:t>
      </w:r>
      <w:r>
        <w:rPr>
          <w:noProof/>
        </w:rPr>
        <w:t>3</w:t>
      </w:r>
      <w:r>
        <w:noBreakHyphen/>
      </w:r>
      <w:r>
        <w:rPr>
          <w:noProof/>
        </w:rPr>
        <w:t>5</w:t>
      </w:r>
      <w:r>
        <w:fldChar w:fldCharType="end"/>
      </w:r>
      <w:r>
        <w:t xml:space="preserve"> above). The spike in the middle of each panel in the figure below is associated with this age group.</w:t>
      </w:r>
    </w:p>
  </w:footnote>
  <w:footnote w:id="27">
    <w:p w14:paraId="2F8C398D" w14:textId="1632E877" w:rsidR="007818CA" w:rsidRDefault="007818CA">
      <w:pPr>
        <w:pStyle w:val="FootnoteText"/>
      </w:pPr>
      <w:r>
        <w:rPr>
          <w:rStyle w:val="FootnoteReference"/>
        </w:rPr>
        <w:footnoteRef/>
      </w:r>
      <w:r>
        <w:t xml:space="preserve"> The comparatively poor performance of RP with respect to capturing the mean values of male subgroups may be due</w:t>
      </w:r>
      <w:r w:rsidRPr="00AA6CD1">
        <w:t xml:space="preserve"> to the larger number of zeroes in </w:t>
      </w:r>
      <w:r>
        <w:t xml:space="preserve">the dependent variable for </w:t>
      </w:r>
      <w:r w:rsidRPr="00AA6CD1">
        <w:t xml:space="preserve">particular subgroups. Also, </w:t>
      </w:r>
      <w:r>
        <w:t xml:space="preserve">our </w:t>
      </w:r>
      <w:r w:rsidRPr="00AA6CD1">
        <w:t xml:space="preserve">RP is not based on </w:t>
      </w:r>
      <w:r>
        <w:t xml:space="preserve">a </w:t>
      </w:r>
      <w:r w:rsidRPr="00AA6CD1">
        <w:t>linear regression, where unconditional mean is equal to the predicted unconditional mean by construction. It</w:t>
      </w:r>
      <w:r>
        <w:t xml:space="preserve"> i</w:t>
      </w:r>
      <w:r w:rsidRPr="00AA6CD1">
        <w:t>s</w:t>
      </w:r>
      <w:r>
        <w:t>, however,</w:t>
      </w:r>
      <w:r w:rsidRPr="00AA6CD1">
        <w:t xml:space="preserve"> hard to pin down the reason for each subgroup because the imputations are done for the sample as a whole.</w:t>
      </w:r>
    </w:p>
  </w:footnote>
  <w:footnote w:id="28">
    <w:p w14:paraId="0B924C78" w14:textId="4B1AEBEB" w:rsidR="007818CA" w:rsidRDefault="007818CA" w:rsidP="001B5934">
      <w:pPr>
        <w:pStyle w:val="FootnoteText"/>
      </w:pPr>
      <w:r>
        <w:rPr>
          <w:rStyle w:val="FootnoteReference"/>
        </w:rPr>
        <w:footnoteRef/>
      </w:r>
      <w:r>
        <w:t xml:space="preserve"> Because of the qualitative similarity between the assessments of imputations in the Interview and Diary samples, we report here only the results from the Interview sample. The full set of results are available in an online data appendix.</w:t>
      </w:r>
    </w:p>
  </w:footnote>
  <w:footnote w:id="29">
    <w:p w14:paraId="61201928" w14:textId="578CB06D" w:rsidR="007818CA" w:rsidRDefault="007818CA">
      <w:pPr>
        <w:pStyle w:val="FootnoteText"/>
      </w:pPr>
      <w:r>
        <w:rPr>
          <w:rStyle w:val="FootnoteReference"/>
        </w:rPr>
        <w:footnoteRef/>
      </w:r>
      <w:r>
        <w:t xml:space="preserve"> The spike in the middle of each panel corresponds to the 15–24 age group. We outlined earlier why we expect the quality of imputation to be poor for this group (see the paragraph below </w:t>
      </w:r>
      <w:r>
        <w:fldChar w:fldCharType="begin"/>
      </w:r>
      <w:r>
        <w:instrText xml:space="preserve"> REF _Ref136939930 \h </w:instrText>
      </w:r>
      <w:r>
        <w:fldChar w:fldCharType="separate"/>
      </w:r>
      <w:r>
        <w:t xml:space="preserve">Figure </w:t>
      </w:r>
      <w:r>
        <w:rPr>
          <w:noProof/>
        </w:rPr>
        <w:t>3</w:t>
      </w:r>
      <w:r>
        <w:noBreakHyphen/>
      </w:r>
      <w:r>
        <w:rPr>
          <w:noProof/>
        </w:rPr>
        <w:t>5</w:t>
      </w:r>
      <w:r>
        <w:fldChar w:fldCharType="end"/>
      </w:r>
      <w:r>
        <w:t xml:space="preserve"> above).</w:t>
      </w:r>
    </w:p>
  </w:footnote>
  <w:footnote w:id="30">
    <w:p w14:paraId="49786274" w14:textId="4B592C19" w:rsidR="007818CA" w:rsidRDefault="007818CA">
      <w:pPr>
        <w:pStyle w:val="FootnoteText"/>
      </w:pPr>
      <w:r>
        <w:rPr>
          <w:rStyle w:val="FootnoteReference"/>
        </w:rPr>
        <w:footnoteRef/>
      </w:r>
      <w:r>
        <w:t xml:space="preserve"> An alternative (more cumbersome) procedure would be to consider time diaries from each day of the week as separate donor files. Given the difference in the number of observations between the ATUS and CE samples, such a procedure would entail, in the case of SM and MI methods, using the same observation from the ATUS for a relatively (relative, that is, to our method) large number of records in the CE samples.</w:t>
      </w:r>
      <w:r w:rsidRPr="0005123D">
        <w:t xml:space="preserve"> Alternatively, when using simple conditional mean imputation, one can consider the imputed data as representing a typical week. With multiple imputation data, the assumption is similar to SM.</w:t>
      </w:r>
    </w:p>
    <w:p w14:paraId="3402572F" w14:textId="77777777" w:rsidR="007818CA" w:rsidRDefault="007818CA">
      <w:pPr>
        <w:pStyle w:val="FootnoteText"/>
      </w:pPr>
    </w:p>
  </w:footnote>
  <w:footnote w:id="31">
    <w:p w14:paraId="36C667EF" w14:textId="65C2BE81" w:rsidR="007818CA" w:rsidRDefault="007818CA">
      <w:pPr>
        <w:pStyle w:val="FootnoteText"/>
      </w:pPr>
      <w:r>
        <w:rPr>
          <w:rStyle w:val="FootnoteReference"/>
        </w:rPr>
        <w:footnoteRef/>
      </w:r>
      <w:r>
        <w:t xml:space="preserve"> For example, an imputation procedure may be deployed in the ATUS to “fill in” the time spent on household production by members other than the respondent in each household. Once the imputations are completed, household-level aggregates of time-use activities could be formed in the ATUS. The household-level ATUS can then be used to impute time-use categories for consumer units in the CE samples. We prefer our method </w:t>
      </w:r>
      <w:r w:rsidRPr="00082274">
        <w:t xml:space="preserve">for various reasons: 1) because </w:t>
      </w:r>
      <w:r>
        <w:t>it</w:t>
      </w:r>
      <w:r w:rsidRPr="00082274">
        <w:t xml:space="preserve"> uses only the actual information reported by respondents in the ATUS, 2) this alternative approach still requires the conditional independence assumption among household member</w:t>
      </w:r>
      <w:r>
        <w:t>s’</w:t>
      </w:r>
      <w:r w:rsidRPr="00082274">
        <w:t xml:space="preserve"> activities, and 3) </w:t>
      </w:r>
      <w:r>
        <w:t>e</w:t>
      </w:r>
      <w:r w:rsidRPr="00082274">
        <w:t>ven with data for all household members, matching households is more difficult than matching individuals.</w:t>
      </w:r>
      <w:r>
        <w:t xml:space="preserve"> </w:t>
      </w:r>
    </w:p>
  </w:footnote>
  <w:footnote w:id="32">
    <w:p w14:paraId="7209EE57" w14:textId="36FDA781" w:rsidR="007818CA" w:rsidRDefault="007818CA" w:rsidP="007A1438">
      <w:pPr>
        <w:pStyle w:val="FootnoteText"/>
      </w:pPr>
      <w:r>
        <w:rPr>
          <w:rStyle w:val="FootnoteReference"/>
        </w:rPr>
        <w:footnoteRef/>
      </w:r>
      <w:r>
        <w:t xml:space="preserve"> The broader set of activities consists of h</w:t>
      </w:r>
      <w:r w:rsidRPr="00FA0C9D">
        <w:t xml:space="preserve">ousework, cooking, </w:t>
      </w:r>
      <w:r>
        <w:t>and</w:t>
      </w:r>
      <w:r w:rsidRPr="00FA0C9D">
        <w:t xml:space="preserve"> shopping assistance</w:t>
      </w:r>
      <w:r>
        <w:t>; h</w:t>
      </w:r>
      <w:r w:rsidRPr="00FA0C9D">
        <w:t xml:space="preserve">ouse </w:t>
      </w:r>
      <w:r>
        <w:t>and</w:t>
      </w:r>
      <w:r w:rsidRPr="00FA0C9D">
        <w:t xml:space="preserve"> lawn maintenance</w:t>
      </w:r>
      <w:r>
        <w:t>,</w:t>
      </w:r>
      <w:r w:rsidRPr="00FA0C9D">
        <w:t xml:space="preserve"> </w:t>
      </w:r>
      <w:r>
        <w:t>and</w:t>
      </w:r>
      <w:r w:rsidRPr="00FA0C9D">
        <w:t xml:space="preserve"> repair assistance</w:t>
      </w:r>
      <w:r>
        <w:t>; a</w:t>
      </w:r>
      <w:r w:rsidRPr="00FA0C9D">
        <w:t xml:space="preserve">nimal </w:t>
      </w:r>
      <w:r>
        <w:t>and</w:t>
      </w:r>
      <w:r w:rsidRPr="00FA0C9D">
        <w:t xml:space="preserve"> pet care assistance</w:t>
      </w:r>
      <w:r>
        <w:t>; v</w:t>
      </w:r>
      <w:r w:rsidRPr="00FA0C9D">
        <w:t xml:space="preserve">ehicle </w:t>
      </w:r>
      <w:r>
        <w:t>and</w:t>
      </w:r>
      <w:r w:rsidRPr="00FA0C9D">
        <w:t xml:space="preserve"> appliance maintenance/repair assistance</w:t>
      </w:r>
      <w:r>
        <w:t>;</w:t>
      </w:r>
      <w:r w:rsidRPr="00FA0C9D">
        <w:t xml:space="preserve"> </w:t>
      </w:r>
      <w:r>
        <w:t>f</w:t>
      </w:r>
      <w:r w:rsidRPr="00FA0C9D">
        <w:t>inancial management assistance</w:t>
      </w:r>
      <w:r>
        <w:t>; and h</w:t>
      </w:r>
      <w:r w:rsidRPr="00FA0C9D">
        <w:t xml:space="preserve">ousehold management </w:t>
      </w:r>
      <w:r>
        <w:t>and</w:t>
      </w:r>
      <w:r w:rsidRPr="00FA0C9D">
        <w:t xml:space="preserve"> paperwork assistance</w:t>
      </w:r>
      <w:r>
        <w:t>.</w:t>
      </w:r>
    </w:p>
  </w:footnote>
  <w:footnote w:id="33">
    <w:p w14:paraId="02097CBD" w14:textId="7B345581" w:rsidR="007818CA" w:rsidRDefault="007818CA" w:rsidP="007A1438">
      <w:pPr>
        <w:pStyle w:val="FootnoteText"/>
      </w:pPr>
      <w:r>
        <w:rPr>
          <w:rStyle w:val="FootnoteReference"/>
        </w:rPr>
        <w:footnoteRef/>
      </w:r>
      <w:r>
        <w:t xml:space="preserve"> A recent example of empirically comparing the impact of formal and informal childcare arrangements in Southern Europe (where provision of childcare by grandmothers is relatively high) on women’s employment and fertility is </w:t>
      </w:r>
      <w:bookmarkStart w:id="85" w:name="_Hlk157523483"/>
      <w:proofErr w:type="spellStart"/>
      <w:r w:rsidRPr="009502F8">
        <w:t>Aassve</w:t>
      </w:r>
      <w:proofErr w:type="spellEnd"/>
      <w:r w:rsidRPr="009502F8">
        <w:t xml:space="preserve">, </w:t>
      </w:r>
      <w:proofErr w:type="spellStart"/>
      <w:r w:rsidRPr="009502F8">
        <w:t>Meroni</w:t>
      </w:r>
      <w:proofErr w:type="spellEnd"/>
      <w:r w:rsidRPr="009502F8">
        <w:t xml:space="preserve">, and </w:t>
      </w:r>
      <w:proofErr w:type="spellStart"/>
      <w:r w:rsidRPr="009502F8">
        <w:t>Pronzato</w:t>
      </w:r>
      <w:proofErr w:type="spellEnd"/>
      <w:r w:rsidRPr="009502F8">
        <w:t xml:space="preserve"> (2012)</w:t>
      </w:r>
      <w:bookmarkEnd w:id="85"/>
      <w:r>
        <w:t>. On the other hand, Cardia and Ng (2003) provide a general equilibrium treatment of the issue of grandparents’ care versus formal care.</w:t>
      </w:r>
    </w:p>
    <w:p w14:paraId="05FB6898" w14:textId="77777777" w:rsidR="007818CA" w:rsidRDefault="007818CA" w:rsidP="007A1438">
      <w:pPr>
        <w:pStyle w:val="FootnoteText"/>
      </w:pPr>
    </w:p>
  </w:footnote>
  <w:footnote w:id="34">
    <w:p w14:paraId="41031F53" w14:textId="3C0FD355" w:rsidR="007818CA" w:rsidRDefault="007818CA" w:rsidP="007A1438">
      <w:pPr>
        <w:pStyle w:val="FootnoteText"/>
      </w:pPr>
      <w:r>
        <w:rPr>
          <w:rStyle w:val="FootnoteReference"/>
        </w:rPr>
        <w:footnoteRef/>
      </w:r>
      <w:r>
        <w:t xml:space="preserve"> Mother is the reference parent in</w:t>
      </w:r>
      <w:r w:rsidRPr="00FF58FB">
        <w:t xml:space="preserve"> households </w:t>
      </w:r>
      <w:r>
        <w:t>with</w:t>
      </w:r>
      <w:r w:rsidRPr="00FF58FB">
        <w:t xml:space="preserve"> both parents</w:t>
      </w:r>
      <w:r>
        <w:t xml:space="preserve">; father can give responses only if the mother is not </w:t>
      </w:r>
      <w:r w:rsidRPr="00FF58FB">
        <w:t>available for an interview</w:t>
      </w:r>
      <w:r>
        <w:t>.</w:t>
      </w:r>
      <w:r w:rsidRPr="00FF58FB">
        <w:t xml:space="preserve"> In single-parent families, the parent </w:t>
      </w:r>
      <w:r>
        <w:t xml:space="preserve">who lives with the child </w:t>
      </w:r>
      <w:r w:rsidRPr="00FF58FB">
        <w:t xml:space="preserve">is the reference parent. If neither parent is in the household, the </w:t>
      </w:r>
      <w:r>
        <w:t xml:space="preserve">guardian serves as the </w:t>
      </w:r>
      <w:r w:rsidRPr="00FF58FB">
        <w:t>reference parent.</w:t>
      </w:r>
    </w:p>
  </w:footnote>
  <w:footnote w:id="35">
    <w:p w14:paraId="2FD583A1" w14:textId="77777777" w:rsidR="007818CA" w:rsidRDefault="007818CA" w:rsidP="007A1438">
      <w:pPr>
        <w:pStyle w:val="FootnoteText"/>
      </w:pPr>
      <w:r>
        <w:rPr>
          <w:rStyle w:val="FootnoteReference"/>
        </w:rPr>
        <w:footnoteRef/>
      </w:r>
      <w:r>
        <w:t xml:space="preserve"> Average hours are based on those who reported using that specific arrangement.</w:t>
      </w:r>
    </w:p>
  </w:footnote>
  <w:footnote w:id="36">
    <w:p w14:paraId="2D27851E" w14:textId="77777777" w:rsidR="007818CA" w:rsidRDefault="007818CA" w:rsidP="007A1438">
      <w:pPr>
        <w:pStyle w:val="FootnoteText"/>
      </w:pPr>
      <w:r>
        <w:rPr>
          <w:rStyle w:val="FootnoteReference"/>
        </w:rPr>
        <w:footnoteRef/>
      </w:r>
      <w:r>
        <w:t xml:space="preserve"> The ECPP questionnaire is available at </w:t>
      </w:r>
      <w:r w:rsidRPr="00BC0F9B">
        <w:t>https://nces.ed.gov/nhes/pdf/early/2019_ecpp.pdf</w:t>
      </w:r>
    </w:p>
  </w:footnote>
  <w:footnote w:id="37">
    <w:p w14:paraId="602A8A44" w14:textId="05EB3680" w:rsidR="007818CA" w:rsidRDefault="007818CA" w:rsidP="007A1438">
      <w:pPr>
        <w:pStyle w:val="FootnoteText"/>
      </w:pPr>
      <w:r>
        <w:rPr>
          <w:rStyle w:val="FootnoteReference"/>
        </w:rPr>
        <w:footnoteRef/>
      </w:r>
      <w:r>
        <w:t xml:space="preserve"> It should be noted that the concept of the duration of caregiving here is different from that employed in the ATUS with respect to care given to </w:t>
      </w:r>
      <w:proofErr w:type="spellStart"/>
      <w:r>
        <w:t>nonhousehold</w:t>
      </w:r>
      <w:proofErr w:type="spellEnd"/>
      <w:r>
        <w:t xml:space="preserve"> children. The latter records the time spent by the respondent in such activity during the previous 24 hours and can include care that is not regularly scheduled, e.g., when the respondent babysits their friends’ three-year-old as a random act of kindness so that the friends can go out for a movie. It is arguable that regularly received care is a better measure of care with respect to augmenting a yardstick of consumption or income.</w:t>
      </w:r>
    </w:p>
  </w:footnote>
  <w:footnote w:id="38">
    <w:p w14:paraId="5B073FA6" w14:textId="2B967AE2" w:rsidR="007818CA" w:rsidRDefault="007818CA" w:rsidP="007A1438">
      <w:pPr>
        <w:pStyle w:val="FootnoteText"/>
      </w:pPr>
      <w:r>
        <w:rPr>
          <w:rStyle w:val="FootnoteReference"/>
        </w:rPr>
        <w:footnoteRef/>
      </w:r>
      <w:r>
        <w:t xml:space="preserve"> Definition of the family type had to be different across surveys though the difference is unlikely to matter significantly for the estimates presented here. In the CE samples, we can directly identify only the spouse and child (or grandchild) of the reference person. Hence, our family typology is based on the relationship to the reference person. However, in the ECPP, because the unit of observation is the child, fathers and mothers are identified directly if they live with the child.</w:t>
      </w:r>
      <w:r w:rsidRPr="00B90E5E">
        <w:t xml:space="preserve"> </w:t>
      </w:r>
      <w:r>
        <w:t>Father or mother could be biological,</w:t>
      </w:r>
      <w:r w:rsidRPr="00B90E5E">
        <w:t xml:space="preserve"> adoptive, step, foster, or </w:t>
      </w:r>
      <w:r>
        <w:t>same-sex</w:t>
      </w:r>
      <w:r w:rsidRPr="00B90E5E">
        <w:t xml:space="preserve"> partner of parent</w:t>
      </w:r>
      <w:r>
        <w:t>.</w:t>
      </w:r>
      <w:r w:rsidRPr="00D16FB6">
        <w:t xml:space="preserve"> </w:t>
      </w:r>
      <w:r>
        <w:t xml:space="preserve">An example may illustrate the difference clearly. </w:t>
      </w:r>
      <w:r w:rsidRPr="00D16FB6">
        <w:t xml:space="preserve">In the ECPP, if the child’s mother lives in the household, we will know who that is, irrespective of the mother’s relationship to other people in the household. In the CE, for the same family, if the mother of the child is the niece of the reference person, we </w:t>
      </w:r>
      <w:r>
        <w:t>will not</w:t>
      </w:r>
      <w:r w:rsidRPr="00D16FB6">
        <w:t xml:space="preserve"> be able to know for sure the relationship between the child and mother.</w:t>
      </w:r>
    </w:p>
  </w:footnote>
  <w:footnote w:id="39">
    <w:p w14:paraId="4021A131" w14:textId="77777777" w:rsidR="007818CA" w:rsidRDefault="007818CA" w:rsidP="007A1438">
      <w:pPr>
        <w:pStyle w:val="FootnoteText"/>
      </w:pPr>
      <w:r>
        <w:rPr>
          <w:rStyle w:val="FootnoteReference"/>
        </w:rPr>
        <w:footnoteRef/>
      </w:r>
      <w:r>
        <w:t xml:space="preserve"> In line with our previous note regarding family typology, we define parent as the reference person with their own child or grandchild in the household. If the reference person has a married or unmarried partner, that person is defined as the second parent.</w:t>
      </w:r>
    </w:p>
  </w:footnote>
  <w:footnote w:id="40">
    <w:p w14:paraId="65319F21" w14:textId="77777777" w:rsidR="007818CA" w:rsidRDefault="007818CA" w:rsidP="007A1438">
      <w:pPr>
        <w:pStyle w:val="FootnoteText"/>
      </w:pPr>
      <w:r>
        <w:rPr>
          <w:rStyle w:val="FootnoteReference"/>
        </w:rPr>
        <w:footnoteRef/>
      </w:r>
      <w:r>
        <w:t xml:space="preserve"> The ECPP contains detailed information regarding the reasons behind the choice of care providers. However, we cannot use that information for the imputation because of the absence of matching information in the CE survey.</w:t>
      </w:r>
    </w:p>
    <w:p w14:paraId="1EA0AAC9" w14:textId="77777777" w:rsidR="007818CA" w:rsidRDefault="007818CA" w:rsidP="007A1438">
      <w:pPr>
        <w:pStyle w:val="FootnoteText"/>
      </w:pPr>
    </w:p>
  </w:footnote>
  <w:footnote w:id="41">
    <w:p w14:paraId="3A00B550" w14:textId="7A383C5B" w:rsidR="007818CA" w:rsidRDefault="007818CA">
      <w:pPr>
        <w:pStyle w:val="FootnoteText"/>
      </w:pPr>
      <w:r>
        <w:rPr>
          <w:rStyle w:val="FootnoteReference"/>
        </w:rPr>
        <w:footnoteRef/>
      </w:r>
      <w:r>
        <w:t xml:space="preserve"> This may be due to the higher average number of adults in Hispanic households. See the discussion in Section 5.3.2 below.</w:t>
      </w:r>
    </w:p>
  </w:footnote>
  <w:footnote w:id="42">
    <w:p w14:paraId="3BB29605" w14:textId="786E41CF" w:rsidR="007818CA" w:rsidRDefault="007818CA" w:rsidP="007A1438">
      <w:pPr>
        <w:pStyle w:val="FootnoteText"/>
      </w:pPr>
      <w:r>
        <w:rPr>
          <w:rStyle w:val="FootnoteReference"/>
        </w:rPr>
        <w:footnoteRef/>
      </w:r>
      <w:r>
        <w:t xml:space="preserve"> We experimented with a truncated regression model. However, as happens frequently when the number of zeros in the dependent variable is “large” (i.e., the degree of participation is low), the model failed to converge. On the other hand, the Tobit model we estimated faced no convergence problems but the quality of imputation was inferior to the Poisson model we eventually chose.</w:t>
      </w:r>
    </w:p>
  </w:footnote>
  <w:footnote w:id="43">
    <w:p w14:paraId="4D322046" w14:textId="38DF9D4F" w:rsidR="007818CA" w:rsidRDefault="007818CA" w:rsidP="007A1438">
      <w:pPr>
        <w:pStyle w:val="FootnoteText"/>
      </w:pPr>
      <w:r>
        <w:rPr>
          <w:rStyle w:val="FootnoteReference"/>
        </w:rPr>
        <w:footnoteRef/>
      </w:r>
      <w:r>
        <w:t xml:space="preserve"> It may be recalled that,</w:t>
      </w:r>
      <w:r w:rsidRPr="00E740E1">
        <w:t xml:space="preserve"> </w:t>
      </w:r>
      <w:r>
        <w:t xml:space="preserve">in the Poisson model, the size of the implied effect can be found by exponentiating the parameter estimates. For example, the parameter estimate for parental employment status is 0.39 and </w:t>
      </w:r>
      <m:oMath>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0.39</m:t>
                </m:r>
              </m:e>
            </m:d>
          </m:e>
        </m:func>
        <m:r>
          <w:rPr>
            <w:rFonts w:ascii="Cambria Math" w:hAnsi="Cambria Math"/>
          </w:rPr>
          <m:t>=1.48</m:t>
        </m:r>
      </m:oMath>
      <w:r>
        <w:rPr>
          <w:rFonts w:eastAsiaTheme="minorEastAsia"/>
        </w:rPr>
        <w:t>. The a</w:t>
      </w:r>
      <w:r w:rsidRPr="00A60BDA">
        <w:rPr>
          <w:rFonts w:eastAsiaTheme="minorEastAsia"/>
        </w:rPr>
        <w:t xml:space="preserve">verage hours of care </w:t>
      </w:r>
      <w:r>
        <w:rPr>
          <w:rFonts w:eastAsiaTheme="minorEastAsia"/>
        </w:rPr>
        <w:t xml:space="preserve">received </w:t>
      </w:r>
      <w:r w:rsidRPr="00A60BDA">
        <w:rPr>
          <w:rFonts w:eastAsiaTheme="minorEastAsia"/>
        </w:rPr>
        <w:t>by a kid in a family where both parents are employed or a family with a single, employed parent is 1.48 times higher (i.e., approximately 50</w:t>
      </w:r>
      <w:r>
        <w:rPr>
          <w:rFonts w:eastAsiaTheme="minorEastAsia"/>
        </w:rPr>
        <w:t xml:space="preserve"> percent</w:t>
      </w:r>
      <w:r w:rsidRPr="00A60BDA">
        <w:rPr>
          <w:rFonts w:eastAsiaTheme="minorEastAsia"/>
        </w:rPr>
        <w:t xml:space="preserve"> higher) than the kids in the reference group, i.e., kids with at least one parent who is not employed, other covariates held constant.</w:t>
      </w:r>
    </w:p>
  </w:footnote>
  <w:footnote w:id="44">
    <w:p w14:paraId="170CEAD5" w14:textId="75A2A3F5" w:rsidR="007818CA" w:rsidRDefault="007818CA" w:rsidP="007A1438">
      <w:pPr>
        <w:pStyle w:val="FootnoteText"/>
      </w:pPr>
      <w:r>
        <w:rPr>
          <w:rStyle w:val="FootnoteReference"/>
        </w:rPr>
        <w:footnoteRef/>
      </w:r>
      <w:r>
        <w:t xml:space="preserve"> </w:t>
      </w:r>
      <w:r w:rsidRPr="00AF4CE6">
        <w:t>ADLs include dressing; walking across a room; bathing or showering; eating, including cutting up food; getting in and out of bed; and using the toilet.</w:t>
      </w:r>
    </w:p>
    <w:p w14:paraId="5E72B6BE" w14:textId="77777777" w:rsidR="007818CA" w:rsidRDefault="007818CA" w:rsidP="007A1438">
      <w:pPr>
        <w:pStyle w:val="FootnoteText"/>
      </w:pPr>
    </w:p>
  </w:footnote>
  <w:footnote w:id="45">
    <w:p w14:paraId="6599B934" w14:textId="70B1B7BE" w:rsidR="007818CA" w:rsidRDefault="007818CA" w:rsidP="007A1438">
      <w:pPr>
        <w:pStyle w:val="FootnoteText"/>
      </w:pPr>
      <w:r>
        <w:rPr>
          <w:rStyle w:val="FootnoteReference"/>
        </w:rPr>
        <w:footnoteRef/>
      </w:r>
      <w:r>
        <w:t xml:space="preserve"> </w:t>
      </w:r>
      <w:r w:rsidRPr="00F56A34">
        <w:t>IADLs include preparing a hot meal</w:t>
      </w:r>
      <w:r>
        <w:t>,</w:t>
      </w:r>
      <w:r w:rsidRPr="00F56A34">
        <w:t xml:space="preserve"> shopping for groceries</w:t>
      </w:r>
      <w:r>
        <w:t>,</w:t>
      </w:r>
      <w:r w:rsidRPr="00F56A34">
        <w:t xml:space="preserve"> making phone calls</w:t>
      </w:r>
      <w:r>
        <w:t>,</w:t>
      </w:r>
      <w:r w:rsidRPr="00F56A34">
        <w:t xml:space="preserve"> taking medications</w:t>
      </w:r>
      <w:r>
        <w:t>,</w:t>
      </w:r>
      <w:r w:rsidRPr="00F56A34">
        <w:t xml:space="preserve"> and managing money.</w:t>
      </w:r>
    </w:p>
  </w:footnote>
  <w:footnote w:id="46">
    <w:p w14:paraId="5562F933" w14:textId="77777777" w:rsidR="007818CA" w:rsidRDefault="007818CA" w:rsidP="007A1438">
      <w:pPr>
        <w:pStyle w:val="FootnoteText"/>
      </w:pPr>
      <w:r>
        <w:rPr>
          <w:rStyle w:val="FootnoteReference"/>
        </w:rPr>
        <w:footnoteRef/>
      </w:r>
      <w:r>
        <w:t xml:space="preserve"> </w:t>
      </w:r>
      <w:r w:rsidRPr="006C00D2">
        <w:t>If the helper is the spouse/partner of the respondent, we can identify whether they live together by utilizing the variable “2018 living arrangement status” (QLIVARR) in the so-called tracker file (Trk2018tr_r). If the helper is someone else, we can identify whether they live in the respondent’s household by ascertaining whether the person is included among the household members of the respondent and a resident of the household. For this purpose, we use the file that contains the records of household members (H18pr_mc) and the variable “residency status updated” (QX056_MC).</w:t>
      </w:r>
    </w:p>
    <w:p w14:paraId="58721E43" w14:textId="77777777" w:rsidR="007818CA" w:rsidRDefault="007818CA" w:rsidP="007A1438">
      <w:pPr>
        <w:pStyle w:val="FootnoteText"/>
      </w:pPr>
    </w:p>
  </w:footnote>
  <w:footnote w:id="47">
    <w:p w14:paraId="50FEF64A" w14:textId="77777777" w:rsidR="007818CA" w:rsidRDefault="007818CA" w:rsidP="007A1438">
      <w:pPr>
        <w:pStyle w:val="FootnoteText"/>
      </w:pPr>
      <w:r>
        <w:rPr>
          <w:rStyle w:val="FootnoteReference"/>
        </w:rPr>
        <w:footnoteRef/>
      </w:r>
      <w:r>
        <w:t xml:space="preserve"> We use the variable in the helper-level file representing the relationship of the respondent to the helper (</w:t>
      </w:r>
      <w:r w:rsidRPr="003325F8">
        <w:t>QG069</w:t>
      </w:r>
      <w:r>
        <w:t>) to perform this identification.</w:t>
      </w:r>
    </w:p>
    <w:p w14:paraId="4F1319A9" w14:textId="77777777" w:rsidR="007818CA" w:rsidRDefault="007818CA" w:rsidP="007A1438">
      <w:pPr>
        <w:pStyle w:val="FootnoteText"/>
      </w:pPr>
    </w:p>
  </w:footnote>
  <w:footnote w:id="48">
    <w:p w14:paraId="603B49C6" w14:textId="6CE2D727" w:rsidR="007818CA" w:rsidRDefault="007818CA" w:rsidP="007A1438">
      <w:pPr>
        <w:pStyle w:val="FootnoteText"/>
      </w:pPr>
      <w:r>
        <w:rPr>
          <w:rStyle w:val="FootnoteReference"/>
        </w:rPr>
        <w:footnoteRef/>
      </w:r>
      <w:r>
        <w:t xml:space="preserve"> </w:t>
      </w:r>
      <w:r w:rsidRPr="008842DD">
        <w:t xml:space="preserve">For those who reported the frequency of help from a given helper as the number of days during the previous month, we multiplied the days and hours per day and divided the product by </w:t>
      </w:r>
      <w:r>
        <w:t>four</w:t>
      </w:r>
      <w:r w:rsidRPr="008842DD">
        <w:t xml:space="preserve"> to obtain weekly hours.</w:t>
      </w:r>
    </w:p>
  </w:footnote>
  <w:footnote w:id="49">
    <w:p w14:paraId="5D19B55F" w14:textId="0E38E068" w:rsidR="007818CA" w:rsidRDefault="007818CA">
      <w:pPr>
        <w:pStyle w:val="FootnoteText"/>
      </w:pPr>
      <w:r>
        <w:rPr>
          <w:rStyle w:val="FootnoteReference"/>
        </w:rPr>
        <w:footnoteRef/>
      </w:r>
      <w:r>
        <w:t xml:space="preserve"> The HRS question allows responses “lives rent-free with relative/employer/friend” and “other” to the question regarding home ownership.</w:t>
      </w:r>
    </w:p>
  </w:footnote>
  <w:footnote w:id="50">
    <w:p w14:paraId="5D8A296A" w14:textId="3E016D9D" w:rsidR="007818CA" w:rsidRDefault="007818CA" w:rsidP="007A1438">
      <w:pPr>
        <w:pStyle w:val="FootnoteText"/>
      </w:pPr>
      <w:r>
        <w:rPr>
          <w:rStyle w:val="FootnoteReference"/>
        </w:rPr>
        <w:footnoteRef/>
      </w:r>
      <w:r>
        <w:t xml:space="preserve"> Our imputations were not completely effective in terms of replicating the averages by household income quintiles. A reason could be the differences in the definition of household income. In the HRS, household income includes only the income of the respondent and their spouse while in the CE samples, incomes of all members are included. About 70 percent of people over 50 years of age live in couple-only or single-person households (see Table </w:t>
      </w:r>
      <w:r>
        <w:rPr>
          <w:noProof/>
        </w:rPr>
        <w:t>6</w:t>
      </w:r>
      <w:r>
        <w:t>). For these households, the income definitions in the two surveys coincide. However, that leaves out 30 percent of people for whom there may be discrepancies across surveys. In spite of these differences, we found that the average hours imputed for the bottom 40 percent and the top 20 percent of households in the income distribution in the two CE samples were identical to the observed averages in the HRS. For the third quintile, we understate the average hours and for the fourth quintile, we do the opposite. An obvious choice for those interested in looking at income-based differences in the hours may be to lump the third and fourth quintiles in the CE samples into a single category.</w:t>
      </w:r>
    </w:p>
  </w:footnote>
  <w:footnote w:id="51">
    <w:p w14:paraId="1863A459" w14:textId="18E582C9" w:rsidR="007818CA" w:rsidRDefault="007818CA" w:rsidP="007A1438">
      <w:pPr>
        <w:pStyle w:val="FootnoteText"/>
      </w:pPr>
      <w:r>
        <w:rPr>
          <w:rStyle w:val="FootnoteReference"/>
        </w:rPr>
        <w:footnoteRef/>
      </w:r>
      <w:r>
        <w:t xml:space="preserve"> While the ATUS collects information on care given by respondents to </w:t>
      </w:r>
      <w:proofErr w:type="spellStart"/>
      <w:r>
        <w:t>nonhousehold</w:t>
      </w:r>
      <w:proofErr w:type="spellEnd"/>
      <w:r>
        <w:t xml:space="preserve"> children, it does not record the age of </w:t>
      </w:r>
      <w:proofErr w:type="spellStart"/>
      <w:r>
        <w:t>nonhousehold</w:t>
      </w:r>
      <w:proofErr w:type="spellEnd"/>
      <w:r>
        <w:t xml:space="preserve"> children.</w:t>
      </w:r>
    </w:p>
    <w:p w14:paraId="2BA61732" w14:textId="77777777" w:rsidR="007818CA" w:rsidRDefault="007818CA" w:rsidP="007A1438">
      <w:pPr>
        <w:pStyle w:val="FootnoteText"/>
      </w:pPr>
    </w:p>
  </w:footnote>
  <w:footnote w:id="52">
    <w:p w14:paraId="3EA0D0E9" w14:textId="68E9DB6D" w:rsidR="007818CA" w:rsidRDefault="007818CA">
      <w:pPr>
        <w:pStyle w:val="FootnoteText"/>
      </w:pPr>
      <w:r>
        <w:rPr>
          <w:rStyle w:val="FootnoteReference"/>
        </w:rPr>
        <w:footnoteRef/>
      </w:r>
      <w:r>
        <w:t xml:space="preserve"> Our assumption is that, in principle, the aggregate hours of care given and received should be identical. We calculated the aggregate hours of care given as those reported under the category of “Caring and helping </w:t>
      </w:r>
      <w:proofErr w:type="spellStart"/>
      <w:r>
        <w:t>nonhousehold</w:t>
      </w:r>
      <w:proofErr w:type="spellEnd"/>
      <w:r>
        <w:t xml:space="preserve"> children” delineated in the ATUS tables published by the BLS.</w:t>
      </w:r>
    </w:p>
    <w:p w14:paraId="39CEE94A" w14:textId="77777777" w:rsidR="007818CA" w:rsidRDefault="007818CA">
      <w:pPr>
        <w:pStyle w:val="FootnoteText"/>
      </w:pPr>
    </w:p>
  </w:footnote>
  <w:footnote w:id="53">
    <w:p w14:paraId="6173FEBD" w14:textId="0D7BFEC7" w:rsidR="007818CA" w:rsidRDefault="007818CA">
      <w:pPr>
        <w:pStyle w:val="FootnoteText"/>
      </w:pPr>
      <w:r>
        <w:rPr>
          <w:rStyle w:val="FootnoteReference"/>
        </w:rPr>
        <w:footnoteRef/>
      </w:r>
      <w:r>
        <w:t xml:space="preserve"> We estimated this using the category of “Caring and helping </w:t>
      </w:r>
      <w:proofErr w:type="spellStart"/>
      <w:r>
        <w:t>nonhousehold</w:t>
      </w:r>
      <w:proofErr w:type="spellEnd"/>
      <w:r>
        <w:t xml:space="preserve"> adults” in the ATUS tables published by the BLS.</w:t>
      </w:r>
    </w:p>
  </w:footnote>
  <w:footnote w:id="54">
    <w:p w14:paraId="4F91F743" w14:textId="2FD10C39" w:rsidR="007818CA" w:rsidRDefault="007818CA">
      <w:pPr>
        <w:pStyle w:val="FootnoteText"/>
      </w:pPr>
      <w:r>
        <w:rPr>
          <w:rStyle w:val="FootnoteReference"/>
        </w:rPr>
        <w:footnoteRef/>
      </w:r>
      <w:r>
        <w:t xml:space="preserve"> We report monthly values of household production rather than weekly values because they match expenditures reported on a monthly basis. The monthly values were calculated by multiplying weekly values by </w:t>
      </w:r>
      <w:r w:rsidRPr="00AB2E1D">
        <w:t>4.345</w:t>
      </w:r>
      <w:r>
        <w:t>. However, this implies the assumption that the weekly values we constructed are typical for all the weeks of the month. (See Section 3.4.)</w:t>
      </w:r>
    </w:p>
  </w:footnote>
  <w:footnote w:id="55">
    <w:p w14:paraId="75332F34" w14:textId="37D70BD2" w:rsidR="007818CA" w:rsidRDefault="007818CA" w:rsidP="00EB46EB">
      <w:pPr>
        <w:pStyle w:val="FootnoteText"/>
      </w:pPr>
      <w:r>
        <w:rPr>
          <w:rStyle w:val="FootnoteReference"/>
        </w:rPr>
        <w:footnoteRef/>
      </w:r>
      <w:r>
        <w:t xml:space="preserve"> The variables used to create the quarterly expenditures are as follows: Mortgage interest: </w:t>
      </w:r>
      <w:r w:rsidRPr="006C6187">
        <w:t>MRTINTPQ+MRTINTCQ</w:t>
      </w:r>
      <w:r>
        <w:t xml:space="preserve">; property taxes: </w:t>
      </w:r>
      <w:r w:rsidRPr="006C6187">
        <w:t>PROPTXPQ+PROPTXCQ</w:t>
      </w:r>
      <w:r>
        <w:t xml:space="preserve">; </w:t>
      </w:r>
      <w:r w:rsidRPr="0022109C">
        <w:t>maintenance, repairs, insurance, and other expenditures on owner-occupied primary home</w:t>
      </w:r>
      <w:r>
        <w:t xml:space="preserve">: </w:t>
      </w:r>
      <w:r w:rsidRPr="006C6187">
        <w:t>MRPINSPQ + MRPINSCQ</w:t>
      </w:r>
      <w:r>
        <w:t xml:space="preserve">; </w:t>
      </w:r>
      <w:r w:rsidRPr="0022109C">
        <w:t>miscellaneous</w:t>
      </w:r>
      <w:r>
        <w:t xml:space="preserve">: </w:t>
      </w:r>
      <w:r w:rsidRPr="006C6187">
        <w:t>MISCPQ + MISCCQ</w:t>
      </w:r>
      <w:r>
        <w:t xml:space="preserve">; cash contributions: </w:t>
      </w:r>
      <w:r w:rsidRPr="006C6187">
        <w:t>CASHCOPQ + CASHCOCQ</w:t>
      </w:r>
      <w:r>
        <w:t xml:space="preserve">; and, </w:t>
      </w:r>
      <w:r w:rsidRPr="0022109C">
        <w:t>personal insurance and pensions</w:t>
      </w:r>
      <w:r>
        <w:t xml:space="preserve">: </w:t>
      </w:r>
      <w:r w:rsidRPr="006C6187">
        <w:t>PERINSPQ + PERINSCQ</w:t>
      </w:r>
      <w:r>
        <w:t>. Each expenditure item was divided by three to obtain monthly amounts.</w:t>
      </w:r>
    </w:p>
    <w:p w14:paraId="4AEF73CC" w14:textId="77777777" w:rsidR="007818CA" w:rsidRDefault="007818CA" w:rsidP="00EB46EB">
      <w:pPr>
        <w:pStyle w:val="FootnoteText"/>
      </w:pPr>
    </w:p>
  </w:footnote>
  <w:footnote w:id="56">
    <w:p w14:paraId="0E23E8FB" w14:textId="3ED4F236" w:rsidR="007818CA" w:rsidRDefault="007818CA">
      <w:pPr>
        <w:pStyle w:val="FootnoteText"/>
      </w:pPr>
      <w:r>
        <w:rPr>
          <w:rStyle w:val="FootnoteReference"/>
        </w:rPr>
        <w:footnoteRef/>
      </w:r>
      <w:r>
        <w:t xml:space="preserve"> We did not make corresponding adjustments in constructing a consumption measure in our validation exercise using the PSID data because the categories we subtracted could not be readily identified and an estimate of imputed rent was not available.</w:t>
      </w:r>
    </w:p>
  </w:footnote>
  <w:footnote w:id="57">
    <w:p w14:paraId="34315D42" w14:textId="4FED56F9" w:rsidR="007818CA" w:rsidRDefault="007818CA" w:rsidP="007A1438">
      <w:pPr>
        <w:pStyle w:val="FootnoteText"/>
      </w:pPr>
      <w:r>
        <w:rPr>
          <w:rStyle w:val="FootnoteReference"/>
        </w:rPr>
        <w:footnoteRef/>
      </w:r>
      <w:r>
        <w:t xml:space="preserve"> The estimated value of “Nonmarket services” (mostly household production) in the BEA’s satellite account amounted to 22 percent of personal consumption expenditures in 2020 (Bridgman et al. 2022, Table 2). The lower share in NIPA as compared to our measure is not surprising because of the broader definition of expenditures used in the national accounts.</w:t>
      </w:r>
    </w:p>
    <w:p w14:paraId="22FBE5DF" w14:textId="77777777" w:rsidR="007818CA" w:rsidRDefault="007818CA" w:rsidP="007A1438">
      <w:pPr>
        <w:pStyle w:val="FootnoteText"/>
      </w:pPr>
    </w:p>
  </w:footnote>
  <w:footnote w:id="58">
    <w:p w14:paraId="64D370B6" w14:textId="77777777" w:rsidR="007818CA" w:rsidRDefault="007818CA" w:rsidP="007A1438">
      <w:pPr>
        <w:pStyle w:val="FootnoteText"/>
      </w:pPr>
      <w:r>
        <w:rPr>
          <w:rStyle w:val="FootnoteReference"/>
        </w:rPr>
        <w:footnoteRef/>
      </w:r>
      <w:r>
        <w:t xml:space="preserve"> As noted in Chapter 4, our estimate of nonmarket help from outside the household is downward biased because we did not include care received by older children and adults under 50 with disabilities or serious illness.</w:t>
      </w:r>
    </w:p>
  </w:footnote>
  <w:footnote w:id="59">
    <w:p w14:paraId="71E431C4" w14:textId="29C74919" w:rsidR="007818CA" w:rsidRDefault="007818CA">
      <w:pPr>
        <w:pStyle w:val="FootnoteText"/>
      </w:pPr>
      <w:r>
        <w:rPr>
          <w:rStyle w:val="FootnoteReference"/>
        </w:rPr>
        <w:footnoteRef/>
      </w:r>
      <w:r>
        <w:t xml:space="preserve"> </w:t>
      </w:r>
      <w:r w:rsidRPr="00935969">
        <w:t>The definition of time spent on supervisory care was given in Section 2.2 (see especially Table 2-1 and text below the table)</w:t>
      </w:r>
      <w:r>
        <w:t>.</w:t>
      </w:r>
      <w:r w:rsidRPr="00935969">
        <w:t xml:space="preserve"> </w:t>
      </w:r>
      <w:r>
        <w:t xml:space="preserve">We discuss the </w:t>
      </w:r>
      <w:r w:rsidRPr="00935969">
        <w:t>valuation of supervisory care in Section 2.3</w:t>
      </w:r>
      <w:r>
        <w:t xml:space="preserve"> (</w:t>
      </w:r>
      <w:r w:rsidRPr="00935969">
        <w:t>please see especially the paragraph above Table 2-2 and text below the table</w:t>
      </w:r>
      <w:r>
        <w:t>)</w:t>
      </w:r>
      <w:r w:rsidRPr="00935969">
        <w:t>.</w:t>
      </w:r>
    </w:p>
  </w:footnote>
  <w:footnote w:id="60">
    <w:p w14:paraId="7EC0955A" w14:textId="4158BC0A" w:rsidR="007818CA" w:rsidRDefault="007818CA" w:rsidP="00EB53C5">
      <w:pPr>
        <w:pStyle w:val="FootnoteText"/>
      </w:pPr>
      <w:r>
        <w:rPr>
          <w:rStyle w:val="FootnoteReference"/>
        </w:rPr>
        <w:footnoteRef/>
      </w:r>
      <w:r>
        <w:t xml:space="preserve"> </w:t>
      </w:r>
      <w:r w:rsidRPr="00FE1FF6">
        <w:t xml:space="preserve">One of us has argued strongly against using either </w:t>
      </w:r>
      <w:r>
        <w:t xml:space="preserve">the </w:t>
      </w:r>
      <w:proofErr w:type="spellStart"/>
      <w:r>
        <w:t>Betson</w:t>
      </w:r>
      <w:proofErr w:type="spellEnd"/>
      <w:r>
        <w:t xml:space="preserve"> three-parameter scale or square-</w:t>
      </w:r>
      <w:proofErr w:type="spellStart"/>
      <w:r>
        <w:t>root</w:t>
      </w:r>
      <w:proofErr w:type="spellEnd"/>
      <w:r>
        <w:t xml:space="preserve"> scale </w:t>
      </w:r>
      <w:r w:rsidRPr="00FE1FF6">
        <w:t xml:space="preserve">in the context of home production elsewhere and proposed an alternative </w:t>
      </w:r>
      <w:r>
        <w:t xml:space="preserve">equivalence scale </w:t>
      </w:r>
      <w:r w:rsidRPr="00FE1FF6">
        <w:t>(Folbre, Murray-Close</w:t>
      </w:r>
      <w:r>
        <w:t>,</w:t>
      </w:r>
      <w:r w:rsidRPr="00FE1FF6">
        <w:t xml:space="preserve"> and Suh 2018).</w:t>
      </w:r>
      <w:r>
        <w:t xml:space="preserve"> A different approach is taken in Zacharias et al. (2019, Appendix B) as a part of constructing a measure of time and consumption poverty. Here, a reference group of households is identified first and thresholds for household production, differentiated by the number of young children, older children, nonelderly adults, and elderly adults are estimated next for the reference group by means of a nonlinear regression model. The estimated time thresholds are then applied to all households for ascertaining their time-poverty status. This approach is similar in spirit to the standard procedure of constructing absolute income or consumption-poverty thresholds.</w:t>
      </w:r>
    </w:p>
    <w:p w14:paraId="7B9640D5" w14:textId="77777777" w:rsidR="007818CA" w:rsidRDefault="007818CA" w:rsidP="00EB53C5">
      <w:pPr>
        <w:pStyle w:val="FootnoteText"/>
      </w:pPr>
    </w:p>
  </w:footnote>
  <w:footnote w:id="61">
    <w:p w14:paraId="3D2E8E50" w14:textId="043299DD" w:rsidR="007818CA" w:rsidRDefault="007818CA" w:rsidP="00EB53C5">
      <w:pPr>
        <w:pStyle w:val="FootnoteText"/>
      </w:pPr>
      <w:r>
        <w:rPr>
          <w:rStyle w:val="FootnoteReference"/>
        </w:rPr>
        <w:footnoteRef/>
      </w:r>
      <w:r>
        <w:t xml:space="preserve"> The two-adult–no-child households made up 31 percent of all consumer units. A close second position was taken by the single-person households (30 percent).</w:t>
      </w:r>
    </w:p>
  </w:footnote>
  <w:footnote w:id="62">
    <w:p w14:paraId="77062F64" w14:textId="244558AD" w:rsidR="007818CA" w:rsidRDefault="007818CA" w:rsidP="00194D73">
      <w:pPr>
        <w:spacing w:line="240" w:lineRule="auto"/>
      </w:pPr>
      <w:r>
        <w:rPr>
          <w:rStyle w:val="FootnoteReference"/>
        </w:rPr>
        <w:footnoteRef/>
      </w:r>
      <w:r w:rsidRPr="00B55F08">
        <w:rPr>
          <w:rStyle w:val="FootnoteTextChar"/>
        </w:rPr>
        <w:t xml:space="preserve">It might be useful to note that these estimates have implications for the ratio of adult consumption to child consumption: </w:t>
      </w:r>
      <w:r>
        <w:rPr>
          <w:rStyle w:val="FootnoteTextChar"/>
        </w:rPr>
        <w:t>h</w:t>
      </w:r>
      <w:r w:rsidRPr="00B55F08">
        <w:rPr>
          <w:rStyle w:val="FootnoteTextChar"/>
        </w:rPr>
        <w:t>ousehold consumption can increase while adult consumption declines.</w:t>
      </w:r>
    </w:p>
    <w:p w14:paraId="7BE5F149" w14:textId="5A39D0A5" w:rsidR="007818CA" w:rsidRDefault="007818CA">
      <w:pPr>
        <w:pStyle w:val="FootnoteText"/>
      </w:pPr>
    </w:p>
  </w:footnote>
  <w:footnote w:id="63">
    <w:p w14:paraId="3E166D34" w14:textId="77777777" w:rsidR="007818CA" w:rsidRDefault="007818CA" w:rsidP="00EB53C5">
      <w:pPr>
        <w:pStyle w:val="FootnoteText"/>
      </w:pPr>
      <w:r>
        <w:rPr>
          <w:rStyle w:val="FootnoteReference"/>
        </w:rPr>
        <w:footnoteRef/>
      </w:r>
      <w:r>
        <w:t xml:space="preserve"> We refer to the unit value as “implicit” because different components of home production are assigned different hourly values in our valuation procedure. Thus, substantial differences in implicit unit values would indicate corresponding differences in the composition of home production (e.g., a higher share of childcare in the total hours of home production for a group compared to other groups). </w:t>
      </w:r>
    </w:p>
  </w:footnote>
  <w:footnote w:id="64">
    <w:p w14:paraId="1317D958" w14:textId="5F66BFBF" w:rsidR="007818CA" w:rsidRDefault="007818CA">
      <w:pPr>
        <w:pStyle w:val="FootnoteText"/>
      </w:pPr>
      <w:r>
        <w:rPr>
          <w:rStyle w:val="FootnoteReference"/>
        </w:rPr>
        <w:footnoteRef/>
      </w:r>
      <w:r>
        <w:t xml:space="preserve"> We are not using an equivalence scale in defining the deciles (see below, Section 5.3.2, for a discussion of equivalence scales). The deciles are constructed such that each consists of approximately the same weighted number of consumer units.</w:t>
      </w:r>
    </w:p>
  </w:footnote>
  <w:footnote w:id="65">
    <w:p w14:paraId="1E97D7C0" w14:textId="77777777" w:rsidR="007818CA" w:rsidRDefault="007818CA" w:rsidP="007A1438">
      <w:pPr>
        <w:pStyle w:val="FootnoteText"/>
      </w:pPr>
      <w:r>
        <w:rPr>
          <w:rStyle w:val="FootnoteReference"/>
        </w:rPr>
        <w:footnoteRef/>
      </w:r>
      <w:r>
        <w:t xml:space="preserve"> The decomposition can be expressed as: </w:t>
      </w:r>
      <m:oMath>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w</m:t>
            </m:r>
          </m:sub>
        </m:sSub>
        <m:r>
          <w:rPr>
            <w:rFonts w:ascii="Cambria Math" w:hAnsi="Cambria Math"/>
          </w:rPr>
          <m:t>+O</m:t>
        </m:r>
      </m:oMath>
      <w:r>
        <w:rPr>
          <w:rFonts w:eastAsiaTheme="minorEastAsia"/>
        </w:rPr>
        <w:t xml:space="preserve">, where </w:t>
      </w:r>
      <m:oMath>
        <m:r>
          <w:rPr>
            <w:rFonts w:ascii="Cambria Math" w:eastAsiaTheme="minorEastAsia" w:hAnsi="Cambria Math"/>
          </w:rPr>
          <m:t>G</m:t>
        </m:r>
      </m:oMath>
      <w:r>
        <w:rPr>
          <w:rFonts w:eastAsiaTheme="minorEastAsia"/>
        </w:rPr>
        <w:t xml:space="preserve"> is the Gini coefficient,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oMath>
      <w:r>
        <w:rPr>
          <w:rFonts w:eastAsiaTheme="minorEastAsia"/>
        </w:rPr>
        <w:t xml:space="preserve"> is between-group inequality,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w</m:t>
            </m:r>
          </m:sub>
        </m:sSub>
      </m:oMath>
      <w:r>
        <w:rPr>
          <w:rFonts w:eastAsiaTheme="minorEastAsia"/>
        </w:rPr>
        <w:t xml:space="preserve"> is within-group inequality and </w:t>
      </w:r>
      <m:oMath>
        <m:r>
          <w:rPr>
            <w:rFonts w:ascii="Cambria Math" w:eastAsiaTheme="minorEastAsia" w:hAnsi="Cambria Math"/>
          </w:rPr>
          <m:t>O</m:t>
        </m:r>
      </m:oMath>
      <w:r>
        <w:rPr>
          <w:rFonts w:eastAsiaTheme="minorEastAsia"/>
        </w:rPr>
        <w:t xml:space="preserve"> is the overlap or residual term.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oMath>
      <w:r>
        <w:rPr>
          <w:rFonts w:eastAsiaTheme="minorEastAsia"/>
        </w:rPr>
        <w:t xml:space="preserve"> is simply the Gini coefficient of group averages while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w</m:t>
            </m:r>
          </m:sub>
        </m:sSub>
        <m:r>
          <w:rPr>
            <w:rFonts w:ascii="Cambria Math" w:eastAsiaTheme="minorEastAsia" w:hAnsi="Cambria Math"/>
          </w:rPr>
          <m:t>=</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e>
        </m:nary>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i.e. a weighted average of the within-group Gini coefficients with weights given by the product of the share of group </w:t>
      </w:r>
      <m:oMath>
        <m:r>
          <w:rPr>
            <w:rFonts w:ascii="Cambria Math" w:eastAsiaTheme="minorEastAsia" w:hAnsi="Cambria Math"/>
          </w:rPr>
          <m:t>i</m:t>
        </m:r>
      </m:oMath>
      <w:r>
        <w:rPr>
          <w:rFonts w:eastAsiaTheme="minorEastAsia"/>
        </w:rPr>
        <w:t xml:space="preserve"> in the total quantity of the variable for which we are measuring inequality,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and the share of group </w:t>
      </w:r>
      <m:oMath>
        <m:r>
          <w:rPr>
            <w:rFonts w:ascii="Cambria Math" w:eastAsiaTheme="minorEastAsia" w:hAnsi="Cambria Math"/>
          </w:rPr>
          <m:t>i</m:t>
        </m:r>
      </m:oMath>
      <w:r>
        <w:rPr>
          <w:rFonts w:eastAsiaTheme="minorEastAsia"/>
        </w:rPr>
        <w:t xml:space="preserve"> in the total population (number of households),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(see, e.g., Yao 1999).</w:t>
      </w:r>
    </w:p>
  </w:footnote>
  <w:footnote w:id="66">
    <w:p w14:paraId="423CAE3A" w14:textId="5A356071" w:rsidR="007818CA" w:rsidRDefault="007818CA" w:rsidP="007A1438">
      <w:pPr>
        <w:pStyle w:val="FootnoteText"/>
      </w:pPr>
      <w:r>
        <w:rPr>
          <w:rStyle w:val="FootnoteReference"/>
        </w:rPr>
        <w:footnoteRef/>
      </w:r>
      <w:r>
        <w:t xml:space="preserve"> We use the standard decomposition by source formula: </w:t>
      </w:r>
      <m:oMath>
        <m:r>
          <w:rPr>
            <w:rFonts w:ascii="Cambria Math" w:hAnsi="Cambria Math"/>
          </w:rPr>
          <m:t>G=</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eastAsiaTheme="minorEastAsia"/>
        </w:rPr>
        <w:t xml:space="preserve">, where </w:t>
      </w:r>
      <m:oMath>
        <m:r>
          <w:rPr>
            <w:rFonts w:ascii="Cambria Math" w:eastAsiaTheme="minorEastAsia" w:hAnsi="Cambria Math"/>
          </w:rPr>
          <m:t>G</m:t>
        </m:r>
      </m:oMath>
      <w:r>
        <w:rPr>
          <w:rFonts w:eastAsiaTheme="minorEastAsia"/>
        </w:rPr>
        <w:t xml:space="preserve"> is the Gini coefficient of expenditures,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Pr>
          <w:rFonts w:eastAsiaTheme="minorEastAsia"/>
        </w:rPr>
        <w:t xml:space="preserve"> is the contribution of component </w:t>
      </w:r>
      <m:oMath>
        <m:r>
          <w:rPr>
            <w:rFonts w:ascii="Cambria Math" w:eastAsiaTheme="minorEastAsia" w:hAnsi="Cambria Math"/>
          </w:rPr>
          <m:t>i</m:t>
        </m:r>
      </m:oMath>
      <w:r>
        <w:rPr>
          <w:rFonts w:eastAsiaTheme="minorEastAsia"/>
        </w:rPr>
        <w:t xml:space="preserve"> to the Gini,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is the concentration coefficient of component </w:t>
      </w:r>
      <m:oMath>
        <m:r>
          <w:rPr>
            <w:rFonts w:ascii="Cambria Math" w:eastAsiaTheme="minorEastAsia" w:hAnsi="Cambria Math"/>
          </w:rPr>
          <m:t>i</m:t>
        </m:r>
      </m:oMath>
      <w:r>
        <w:rPr>
          <w:rFonts w:eastAsiaTheme="minorEastAsia"/>
        </w:rPr>
        <w:t xml:space="preserve"> with respect to expenditures,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is the share of component </w:t>
      </w:r>
      <m:oMath>
        <m:r>
          <w:rPr>
            <w:rFonts w:ascii="Cambria Math" w:eastAsiaTheme="minorEastAsia" w:hAnsi="Cambria Math"/>
          </w:rPr>
          <m:t>i</m:t>
        </m:r>
      </m:oMath>
      <w:r>
        <w:rPr>
          <w:rFonts w:eastAsiaTheme="minorEastAsia"/>
        </w:rPr>
        <w:t xml:space="preserve"> in expenditures (Yao 1999). </w:t>
      </w:r>
    </w:p>
  </w:footnote>
  <w:footnote w:id="67">
    <w:p w14:paraId="2ED703FD" w14:textId="0DA89EA1" w:rsidR="007818CA" w:rsidRDefault="007818CA" w:rsidP="00A3020A">
      <w:pPr>
        <w:pStyle w:val="footnotedescription"/>
        <w:spacing w:after="41" w:line="246" w:lineRule="auto"/>
      </w:pPr>
      <w:r>
        <w:rPr>
          <w:rStyle w:val="footnotemark"/>
        </w:rPr>
        <w:footnoteRef/>
      </w:r>
      <w:r>
        <w:t xml:space="preserve"> Our question is related to, yet different from the mainstream approach of viewing “eating” as a commodity produced by food expenditures and “time” inputs, which includes</w:t>
      </w:r>
      <w:ins w:id="151" w:author="Lindsey Carter" w:date="2024-02-07T14:18:00Z">
        <w:r>
          <w:t>,</w:t>
        </w:r>
      </w:ins>
      <w:r>
        <w:t xml:space="preserve"> in addition to the hours of food preparation etc., also the time spent on eating and drinking (see, Hamermesh 2007 for an early discussion and </w:t>
      </w:r>
      <w:proofErr w:type="spellStart"/>
      <w:r>
        <w:t>Gardes</w:t>
      </w:r>
      <w:proofErr w:type="spellEnd"/>
      <w:r>
        <w:t xml:space="preserve"> 2019 for a recent reformulation). The main difference is that we do not consider the time spent on eating and drinking as contributing to a product. Our interest is also not to analyze the reasons why people choose outsourcing of food </w:t>
      </w:r>
      <w:del w:id="152" w:author="Lindsey Carter" w:date="2024-02-07T14:19:00Z">
        <w:r w:rsidDel="001D45EA">
          <w:delText>rather than</w:delText>
        </w:r>
      </w:del>
      <w:ins w:id="153" w:author="Lindsey Carter" w:date="2024-02-07T14:19:00Z">
        <w:r>
          <w:t>over</w:t>
        </w:r>
      </w:ins>
      <w:r>
        <w:t xml:space="preserve"> cooking at home but to look at the effect of the mix (outsourcing and own preparation) of food expenditures on hours of cooking. </w:t>
      </w:r>
    </w:p>
  </w:footnote>
  <w:footnote w:id="68">
    <w:p w14:paraId="2FBCF501" w14:textId="77777777" w:rsidR="007818CA" w:rsidRDefault="007818CA" w:rsidP="00A3020A">
      <w:pPr>
        <w:pStyle w:val="footnotedescription"/>
        <w:spacing w:after="26"/>
      </w:pPr>
      <w:r>
        <w:rPr>
          <w:rStyle w:val="footnotemark"/>
        </w:rPr>
        <w:footnoteRef/>
      </w:r>
      <w:r>
        <w:t xml:space="preserve"> The food expenditure variables are taken from the public-use FMLI file, FMLI193 (the variable names are shown in the parentheses): food expenditure is the sum of expenditures on food at home (FDHOME) and food away from home (FDAWAY).  </w:t>
      </w:r>
    </w:p>
  </w:footnote>
  <w:footnote w:id="69">
    <w:p w14:paraId="7F0FF180" w14:textId="262A952F" w:rsidR="007818CA" w:rsidRDefault="007818CA" w:rsidP="00A3020A">
      <w:pPr>
        <w:pStyle w:val="footnotedescription"/>
        <w:spacing w:line="278" w:lineRule="auto"/>
      </w:pPr>
      <w:r>
        <w:rPr>
          <w:rStyle w:val="footnotemark"/>
        </w:rPr>
        <w:footnoteRef/>
      </w:r>
      <w:r>
        <w:t xml:space="preserve"> Please see Table 2-1 for the ATUS categories included in our measure of “cooking” time. Basically, it consists of hours of food and drink preparation; food and drink presentation; and</w:t>
      </w:r>
      <w:del w:id="173" w:author="Lindsey Carter" w:date="2024-02-07T14:20:00Z">
        <w:r w:rsidDel="001D45EA">
          <w:delText>,</w:delText>
        </w:r>
      </w:del>
      <w:r>
        <w:t xml:space="preserve"> kitchen and food clean-up. </w:t>
      </w:r>
    </w:p>
  </w:footnote>
  <w:footnote w:id="70">
    <w:p w14:paraId="7A28D7A8" w14:textId="77777777" w:rsidR="007818CA" w:rsidRDefault="007818CA" w:rsidP="00F67FE3">
      <w:pPr>
        <w:pStyle w:val="footnotedescription"/>
        <w:spacing w:after="64"/>
      </w:pPr>
      <w:r>
        <w:rPr>
          <w:rStyle w:val="footnotemark"/>
        </w:rPr>
        <w:footnoteRef/>
      </w:r>
      <w:r>
        <w:t xml:space="preserve"> We used the “BBYDAY” variable in the FMLI public-use file to calculate expenditures. </w:t>
      </w:r>
    </w:p>
  </w:footnote>
  <w:footnote w:id="71">
    <w:p w14:paraId="0BE6331B" w14:textId="77777777" w:rsidR="007818CA" w:rsidRDefault="007818CA" w:rsidP="00F67FE3">
      <w:pPr>
        <w:pStyle w:val="footnotedescription"/>
      </w:pPr>
      <w:r>
        <w:rPr>
          <w:rStyle w:val="footnotemark"/>
        </w:rPr>
        <w:footnoteRef/>
      </w:r>
      <w:r>
        <w:t xml:space="preserve"> That is, we use “191x, 192, 193, 194, and 201” matched files. </w:t>
      </w:r>
    </w:p>
  </w:footnote>
  <w:footnote w:id="72">
    <w:p w14:paraId="542C1EA1" w14:textId="062980EC" w:rsidR="007818CA" w:rsidRDefault="007818CA">
      <w:pPr>
        <w:pStyle w:val="FootnoteText"/>
      </w:pPr>
      <w:r>
        <w:rPr>
          <w:rStyle w:val="FootnoteReference"/>
        </w:rPr>
        <w:footnoteRef/>
      </w:r>
      <w:r>
        <w:t xml:space="preserve"> For example, the share of each decile in the aggregate value of the new expenditures that includes the value of household production.</w:t>
      </w:r>
    </w:p>
  </w:footnote>
  <w:footnote w:id="73">
    <w:p w14:paraId="2F65811D" w14:textId="6BA82D41" w:rsidR="007818CA" w:rsidRDefault="007818CA">
      <w:pPr>
        <w:pStyle w:val="FootnoteText"/>
      </w:pPr>
      <w:r>
        <w:rPr>
          <w:rStyle w:val="FootnoteReference"/>
        </w:rPr>
        <w:footnoteRef/>
      </w:r>
      <w:r>
        <w:t xml:space="preserve"> </w:t>
      </w:r>
      <w:bookmarkStart w:id="216" w:name="_Hlk136962539"/>
      <w:r>
        <w:t>A technical question here is the appropriateness of using the CE replicate weights with variables imputed via statistical matching.</w:t>
      </w:r>
      <w:bookmarkEnd w:id="216"/>
      <w:r>
        <w:t xml:space="preserve"> We cannot provide estimated imputation errors associated with our statistical matching. On the other hand, imputation errors can be accounted for by using the values imputed by the MI method. A proper investigation of this issue falls outside the scope of our report.</w:t>
      </w:r>
    </w:p>
  </w:footnote>
  <w:footnote w:id="74">
    <w:p w14:paraId="25F4F083" w14:textId="7E2A643F" w:rsidR="007818CA" w:rsidRDefault="007818CA" w:rsidP="00CD4BFA">
      <w:pPr>
        <w:pStyle w:val="FootnoteText"/>
      </w:pPr>
      <w:r>
        <w:rPr>
          <w:rStyle w:val="FootnoteReference"/>
        </w:rPr>
        <w:footnoteRef/>
      </w:r>
      <w:r>
        <w:t xml:space="preserve"> This issue of consistency has been discussed in detail in </w:t>
      </w:r>
      <w:proofErr w:type="spellStart"/>
      <w:r>
        <w:t>Citro</w:t>
      </w:r>
      <w:proofErr w:type="spellEnd"/>
      <w:r>
        <w:t xml:space="preserve"> and Michael (1995)</w:t>
      </w:r>
      <w:r w:rsidRPr="00C84BA8">
        <w:t>.</w:t>
      </w:r>
      <w:r>
        <w:t xml:space="preserve"> The Levy Institute Measure of Time and Consumption Poverty that has been estimated for a variety of countries represents a potential approach to developing such a measure. More information is available at:</w:t>
      </w:r>
      <w:r w:rsidRPr="005D33B9">
        <w:t xml:space="preserve"> https://www.levyinstitute.org/research/the-levy-institute-measure-of-time-and-income-poverty</w:t>
      </w:r>
    </w:p>
  </w:footnote>
  <w:footnote w:id="75">
    <w:p w14:paraId="1103FD33" w14:textId="17C6426B" w:rsidR="007818CA" w:rsidRDefault="007818CA">
      <w:pPr>
        <w:pStyle w:val="FootnoteText"/>
      </w:pPr>
      <w:r>
        <w:rPr>
          <w:rStyle w:val="FootnoteReference"/>
        </w:rPr>
        <w:footnoteRef/>
      </w:r>
      <w:r>
        <w:t xml:space="preserve"> As noted in Appendix A, Chapter 3, our validation exercise was conducted using total consumption expenditures. However, the method outlined there can be deployed to study the relationship between a specific broad category of expenditure, say food expenditures, and time-use variables using the PSID, bearing in mind the limitations of the data with respect to the categories. Advanced users seeking to explore such relationships using the imputed household production variables in the CE samples may want to conduct supplementary analysis using the PSID as a robustness check.</w:t>
      </w:r>
    </w:p>
  </w:footnote>
  <w:footnote w:id="76">
    <w:p w14:paraId="65653195" w14:textId="3B54CADC" w:rsidR="007818CA" w:rsidRDefault="007818CA" w:rsidP="0049052A">
      <w:pPr>
        <w:pStyle w:val="FootnoteText"/>
      </w:pPr>
      <w:r>
        <w:rPr>
          <w:rStyle w:val="FootnoteReference"/>
        </w:rPr>
        <w:footnoteRef/>
      </w:r>
      <w:r>
        <w:t xml:space="preserve"> Rubin (1986) proposed a method that does not assume CIA. Instead, he proposes to combine the donor and recipient files using assumptions about the value of the unobserved partial correlation between the variables of interest (e.g., time spent on household production and consumption expenditures). The initial value of the partial correlation is estimated from the parameters of separate linear regressions using common regressors in the donor and recipient files (e.g. OLS of consumption expenditures on a set of characteristics in the CE and OLS of time spent on household production on the same set of characteristics). In contrast, CIA assumes the value to be equal to zero. However, both approaches involve placing restriction on the partial correlation coefficient. Our exercise in this appendix uses a particular method and data where both variables are observed to assess the appropriateness of our assumption of CIA.</w:t>
      </w:r>
    </w:p>
    <w:p w14:paraId="44A686D8" w14:textId="77777777" w:rsidR="007818CA" w:rsidRDefault="007818CA" w:rsidP="0049052A">
      <w:pPr>
        <w:pStyle w:val="FootnoteText"/>
      </w:pPr>
    </w:p>
  </w:footnote>
  <w:footnote w:id="77">
    <w:p w14:paraId="762C0C93" w14:textId="3EF72B12" w:rsidR="007818CA" w:rsidRDefault="007818CA" w:rsidP="0049052A">
      <w:pPr>
        <w:pStyle w:val="FootnoteText"/>
      </w:pPr>
      <w:r>
        <w:rPr>
          <w:rStyle w:val="FootnoteReference"/>
        </w:rPr>
        <w:footnoteRef/>
      </w:r>
      <w:r>
        <w:t xml:space="preserve"> See </w:t>
      </w:r>
      <w:proofErr w:type="spellStart"/>
      <w:r>
        <w:t>Insolera</w:t>
      </w:r>
      <w:proofErr w:type="spellEnd"/>
      <w:r>
        <w:t xml:space="preserve"> et al. (2019) for a comparison of PSID and ATUS. </w:t>
      </w:r>
      <w:proofErr w:type="spellStart"/>
      <w:r w:rsidRPr="00E00EE5">
        <w:t>Andreski</w:t>
      </w:r>
      <w:proofErr w:type="spellEnd"/>
      <w:r>
        <w:t xml:space="preserve"> et al. (2014) provide a comparison of consumption expenditures in PSID and CE.</w:t>
      </w:r>
    </w:p>
  </w:footnote>
  <w:footnote w:id="78">
    <w:p w14:paraId="12EB4F61" w14:textId="2B3C2084" w:rsidR="007818CA" w:rsidRDefault="007818CA" w:rsidP="0049052A">
      <w:pPr>
        <w:pStyle w:val="FootnoteText"/>
      </w:pPr>
      <w:r>
        <w:rPr>
          <w:rStyle w:val="FootnoteReference"/>
        </w:rPr>
        <w:footnoteRef/>
      </w:r>
      <w:r>
        <w:t xml:space="preserve"> The control variables used here overlap with those used in </w:t>
      </w:r>
      <w:proofErr w:type="spellStart"/>
      <w:r w:rsidRPr="002B224C">
        <w:t>Attanasio</w:t>
      </w:r>
      <w:proofErr w:type="spellEnd"/>
      <w:r>
        <w:t xml:space="preserve"> and</w:t>
      </w:r>
      <w:r w:rsidRPr="002B224C">
        <w:t xml:space="preserve"> </w:t>
      </w:r>
      <w:proofErr w:type="spellStart"/>
      <w:r w:rsidRPr="002B224C">
        <w:t>Pistaferri</w:t>
      </w:r>
      <w:proofErr w:type="spellEnd"/>
      <w:r>
        <w:t xml:space="preserve"> </w:t>
      </w:r>
      <w:r w:rsidRPr="002B224C">
        <w:t>(2014)</w:t>
      </w:r>
      <w:r>
        <w:t xml:space="preserve"> for their imputation of consumption expenditures in the PSID. We are also evaluating a model that includes in addition to the variables listed above, variables related to the earnings of the head and spouse (if applicable) as in Crossley et al. (2020).</w:t>
      </w:r>
    </w:p>
    <w:p w14:paraId="09E1BF8C" w14:textId="77777777" w:rsidR="007818CA" w:rsidRDefault="007818CA" w:rsidP="0049052A">
      <w:pPr>
        <w:pStyle w:val="FootnoteText"/>
      </w:pPr>
    </w:p>
  </w:footnote>
  <w:footnote w:id="79">
    <w:p w14:paraId="6850E5F9" w14:textId="77777777" w:rsidR="007818CA" w:rsidRDefault="007818CA" w:rsidP="0049052A">
      <w:pPr>
        <w:pStyle w:val="FootnoteText"/>
      </w:pPr>
      <w:r>
        <w:rPr>
          <w:rStyle w:val="FootnoteReference"/>
        </w:rPr>
        <w:footnoteRef/>
      </w:r>
      <w:r>
        <w:t xml:space="preserve"> Using these as strict strata variables means that we will never form a cluster that will include both men and women or include men in households with and without children or women in households with and without children.</w:t>
      </w:r>
    </w:p>
  </w:footnote>
  <w:footnote w:id="80">
    <w:p w14:paraId="029361F8" w14:textId="1EF76F19" w:rsidR="007818CA" w:rsidRDefault="007818CA" w:rsidP="0049052A">
      <w:pPr>
        <w:pStyle w:val="FootnoteText"/>
      </w:pPr>
      <w:r>
        <w:rPr>
          <w:rStyle w:val="FootnoteReference"/>
        </w:rPr>
        <w:footnoteRef/>
      </w:r>
      <w:r>
        <w:t xml:space="preserve"> </w:t>
      </w:r>
      <w:r w:rsidRPr="00A73F61">
        <w:t>The cloud of points represents absolute percentage difference between the ATUS subgroup statistic and the imputed data. The closer the point is to zero, the better was the imputation to carry over the distribution of time use. Points below the 45</w:t>
      </w:r>
      <w:r>
        <w:t>-</w:t>
      </w:r>
      <w:r w:rsidRPr="00A73F61">
        <w:t>degree line suggest SAS FCS procedure produces better imputed values, whereas points above the line suggest Stata</w:t>
      </w:r>
      <w:r>
        <w:t>-</w:t>
      </w:r>
      <w:r w:rsidRPr="00A73F61">
        <w:t>censored regression imputation to perform better.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A2C355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4F4ED5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BA963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C18BCC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B48F3C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F6092A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6F40DD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EA8EB3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D464A8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0D4973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4472BD6"/>
    <w:multiLevelType w:val="hybridMultilevel"/>
    <w:tmpl w:val="CAB07FD4"/>
    <w:lvl w:ilvl="0" w:tplc="1A7A432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4C31F7E"/>
    <w:multiLevelType w:val="hybridMultilevel"/>
    <w:tmpl w:val="33AE04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1005AC"/>
    <w:multiLevelType w:val="hybridMultilevel"/>
    <w:tmpl w:val="A0126828"/>
    <w:lvl w:ilvl="0" w:tplc="44BC3A9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500BD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1245D8B"/>
    <w:multiLevelType w:val="hybridMultilevel"/>
    <w:tmpl w:val="2B0837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0C658D"/>
    <w:multiLevelType w:val="hybridMultilevel"/>
    <w:tmpl w:val="926848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9A017E"/>
    <w:multiLevelType w:val="hybridMultilevel"/>
    <w:tmpl w:val="EAC66C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6F5A30"/>
    <w:multiLevelType w:val="hybridMultilevel"/>
    <w:tmpl w:val="840C28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1001AD"/>
    <w:multiLevelType w:val="hybridMultilevel"/>
    <w:tmpl w:val="A5927F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2834D2"/>
    <w:multiLevelType w:val="hybridMultilevel"/>
    <w:tmpl w:val="A5927F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6F093C"/>
    <w:multiLevelType w:val="hybridMultilevel"/>
    <w:tmpl w:val="99C460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0648A6"/>
    <w:multiLevelType w:val="hybridMultilevel"/>
    <w:tmpl w:val="4CFA8558"/>
    <w:lvl w:ilvl="0" w:tplc="E15E98E6">
      <w:start w:val="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21"/>
  </w:num>
  <w:num w:numId="13">
    <w:abstractNumId w:val="12"/>
  </w:num>
  <w:num w:numId="14">
    <w:abstractNumId w:val="15"/>
  </w:num>
  <w:num w:numId="15">
    <w:abstractNumId w:val="14"/>
  </w:num>
  <w:num w:numId="16">
    <w:abstractNumId w:val="19"/>
  </w:num>
  <w:num w:numId="17">
    <w:abstractNumId w:val="18"/>
  </w:num>
  <w:num w:numId="18">
    <w:abstractNumId w:val="11"/>
  </w:num>
  <w:num w:numId="19">
    <w:abstractNumId w:val="17"/>
  </w:num>
  <w:num w:numId="20">
    <w:abstractNumId w:val="10"/>
  </w:num>
  <w:num w:numId="21">
    <w:abstractNumId w:val="20"/>
  </w:num>
  <w:num w:numId="22">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jit Zacharias">
    <w15:presenceInfo w15:providerId="Windows Live" w15:userId="2fe2ed3aa7bb8e50"/>
  </w15:person>
  <w15:person w15:author="Lindsey Carter">
    <w15:presenceInfo w15:providerId="None" w15:userId="Lindsey Carter"/>
  </w15:person>
  <w15:person w15:author="Michael Stephens">
    <w15:presenceInfo w15:providerId="None" w15:userId="Michael Stephe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AmITU1NTSzNDAwszUyUdpeDU4uLM/DyQAiPTWgCwIM1HLQAAAA=="/>
  </w:docVars>
  <w:rsids>
    <w:rsidRoot w:val="00836DA5"/>
    <w:rsid w:val="00000234"/>
    <w:rsid w:val="00003BE0"/>
    <w:rsid w:val="00005144"/>
    <w:rsid w:val="000070F9"/>
    <w:rsid w:val="000156B6"/>
    <w:rsid w:val="00015F3B"/>
    <w:rsid w:val="00017C87"/>
    <w:rsid w:val="000215C8"/>
    <w:rsid w:val="00021666"/>
    <w:rsid w:val="000219D7"/>
    <w:rsid w:val="00026327"/>
    <w:rsid w:val="0002774B"/>
    <w:rsid w:val="00031C0F"/>
    <w:rsid w:val="00032E95"/>
    <w:rsid w:val="00034841"/>
    <w:rsid w:val="00042F9D"/>
    <w:rsid w:val="00046FA0"/>
    <w:rsid w:val="000506D4"/>
    <w:rsid w:val="0005123D"/>
    <w:rsid w:val="000516CC"/>
    <w:rsid w:val="00056927"/>
    <w:rsid w:val="00056E88"/>
    <w:rsid w:val="00061965"/>
    <w:rsid w:val="00066141"/>
    <w:rsid w:val="000731E9"/>
    <w:rsid w:val="0007422B"/>
    <w:rsid w:val="000766F0"/>
    <w:rsid w:val="000767B0"/>
    <w:rsid w:val="000775DE"/>
    <w:rsid w:val="00077675"/>
    <w:rsid w:val="00077B15"/>
    <w:rsid w:val="0008162F"/>
    <w:rsid w:val="00082274"/>
    <w:rsid w:val="00083AB3"/>
    <w:rsid w:val="000840B7"/>
    <w:rsid w:val="00085482"/>
    <w:rsid w:val="000862FD"/>
    <w:rsid w:val="00090055"/>
    <w:rsid w:val="0009523F"/>
    <w:rsid w:val="000956A0"/>
    <w:rsid w:val="000A092C"/>
    <w:rsid w:val="000A53EE"/>
    <w:rsid w:val="000A612A"/>
    <w:rsid w:val="000A673D"/>
    <w:rsid w:val="000B03CF"/>
    <w:rsid w:val="000B07AD"/>
    <w:rsid w:val="000B1212"/>
    <w:rsid w:val="000B2CFA"/>
    <w:rsid w:val="000B3BA0"/>
    <w:rsid w:val="000B41AC"/>
    <w:rsid w:val="000C43CB"/>
    <w:rsid w:val="000C4FEE"/>
    <w:rsid w:val="000C6933"/>
    <w:rsid w:val="000C6B49"/>
    <w:rsid w:val="000C6C3D"/>
    <w:rsid w:val="000C6E63"/>
    <w:rsid w:val="000D0F32"/>
    <w:rsid w:val="000D0F73"/>
    <w:rsid w:val="000D3536"/>
    <w:rsid w:val="000D494A"/>
    <w:rsid w:val="000D5E6E"/>
    <w:rsid w:val="000D7C08"/>
    <w:rsid w:val="000E1240"/>
    <w:rsid w:val="000E1533"/>
    <w:rsid w:val="000E2261"/>
    <w:rsid w:val="000E59EF"/>
    <w:rsid w:val="000E5C85"/>
    <w:rsid w:val="000E73FC"/>
    <w:rsid w:val="000E7F47"/>
    <w:rsid w:val="000F17C5"/>
    <w:rsid w:val="000F1BB2"/>
    <w:rsid w:val="000F33FD"/>
    <w:rsid w:val="000F3601"/>
    <w:rsid w:val="000F3EB7"/>
    <w:rsid w:val="00100250"/>
    <w:rsid w:val="00103BB9"/>
    <w:rsid w:val="00104312"/>
    <w:rsid w:val="00104A54"/>
    <w:rsid w:val="00105038"/>
    <w:rsid w:val="00111B49"/>
    <w:rsid w:val="00123820"/>
    <w:rsid w:val="001255C4"/>
    <w:rsid w:val="001272F2"/>
    <w:rsid w:val="00131E04"/>
    <w:rsid w:val="001359A5"/>
    <w:rsid w:val="001365AB"/>
    <w:rsid w:val="00137F76"/>
    <w:rsid w:val="001400F8"/>
    <w:rsid w:val="00141D4B"/>
    <w:rsid w:val="001434B3"/>
    <w:rsid w:val="00150A66"/>
    <w:rsid w:val="001515BD"/>
    <w:rsid w:val="0015327E"/>
    <w:rsid w:val="00154E24"/>
    <w:rsid w:val="001567D6"/>
    <w:rsid w:val="001602E7"/>
    <w:rsid w:val="0016037F"/>
    <w:rsid w:val="0016265E"/>
    <w:rsid w:val="00163510"/>
    <w:rsid w:val="0016647E"/>
    <w:rsid w:val="0017185B"/>
    <w:rsid w:val="001758AA"/>
    <w:rsid w:val="00176A2A"/>
    <w:rsid w:val="0017721D"/>
    <w:rsid w:val="00183050"/>
    <w:rsid w:val="001834E7"/>
    <w:rsid w:val="00184998"/>
    <w:rsid w:val="00187079"/>
    <w:rsid w:val="00187587"/>
    <w:rsid w:val="0019121A"/>
    <w:rsid w:val="0019210B"/>
    <w:rsid w:val="00194D73"/>
    <w:rsid w:val="00196AFF"/>
    <w:rsid w:val="00197485"/>
    <w:rsid w:val="001A1B27"/>
    <w:rsid w:val="001A4384"/>
    <w:rsid w:val="001A4520"/>
    <w:rsid w:val="001A485A"/>
    <w:rsid w:val="001A7236"/>
    <w:rsid w:val="001B219F"/>
    <w:rsid w:val="001B5934"/>
    <w:rsid w:val="001B79EC"/>
    <w:rsid w:val="001C778F"/>
    <w:rsid w:val="001D0B7E"/>
    <w:rsid w:val="001D45EA"/>
    <w:rsid w:val="001D572E"/>
    <w:rsid w:val="001D5BA1"/>
    <w:rsid w:val="001D76F6"/>
    <w:rsid w:val="001E25F9"/>
    <w:rsid w:val="001E5E6C"/>
    <w:rsid w:val="001F3411"/>
    <w:rsid w:val="001F4519"/>
    <w:rsid w:val="001F645E"/>
    <w:rsid w:val="0020032E"/>
    <w:rsid w:val="00200A23"/>
    <w:rsid w:val="00201BCC"/>
    <w:rsid w:val="002120A2"/>
    <w:rsid w:val="00212E00"/>
    <w:rsid w:val="0022109C"/>
    <w:rsid w:val="00222A56"/>
    <w:rsid w:val="00222D44"/>
    <w:rsid w:val="00230373"/>
    <w:rsid w:val="00232BD5"/>
    <w:rsid w:val="002346BE"/>
    <w:rsid w:val="002356E1"/>
    <w:rsid w:val="00236ACD"/>
    <w:rsid w:val="0024180F"/>
    <w:rsid w:val="002443A2"/>
    <w:rsid w:val="002503EC"/>
    <w:rsid w:val="00250C69"/>
    <w:rsid w:val="002519EE"/>
    <w:rsid w:val="002542ED"/>
    <w:rsid w:val="00257E05"/>
    <w:rsid w:val="00263203"/>
    <w:rsid w:val="002653F7"/>
    <w:rsid w:val="00266288"/>
    <w:rsid w:val="002669BE"/>
    <w:rsid w:val="00270363"/>
    <w:rsid w:val="00271F81"/>
    <w:rsid w:val="0027350C"/>
    <w:rsid w:val="00275786"/>
    <w:rsid w:val="00276955"/>
    <w:rsid w:val="00280244"/>
    <w:rsid w:val="002809F7"/>
    <w:rsid w:val="00280B7A"/>
    <w:rsid w:val="0029288C"/>
    <w:rsid w:val="002945A4"/>
    <w:rsid w:val="00295E92"/>
    <w:rsid w:val="00296CB5"/>
    <w:rsid w:val="00296D7E"/>
    <w:rsid w:val="002A03B6"/>
    <w:rsid w:val="002A1B78"/>
    <w:rsid w:val="002A353E"/>
    <w:rsid w:val="002A3848"/>
    <w:rsid w:val="002A39B1"/>
    <w:rsid w:val="002A3E69"/>
    <w:rsid w:val="002A4297"/>
    <w:rsid w:val="002A59A1"/>
    <w:rsid w:val="002A5F7B"/>
    <w:rsid w:val="002A6F4B"/>
    <w:rsid w:val="002A7232"/>
    <w:rsid w:val="002A758C"/>
    <w:rsid w:val="002B1EA3"/>
    <w:rsid w:val="002B2F19"/>
    <w:rsid w:val="002C0FC3"/>
    <w:rsid w:val="002C3635"/>
    <w:rsid w:val="002C3EC7"/>
    <w:rsid w:val="002C45A6"/>
    <w:rsid w:val="002D30BD"/>
    <w:rsid w:val="002E4641"/>
    <w:rsid w:val="002E75D9"/>
    <w:rsid w:val="002F0217"/>
    <w:rsid w:val="002F0EA4"/>
    <w:rsid w:val="002F13F6"/>
    <w:rsid w:val="002F2BB7"/>
    <w:rsid w:val="002F7E3B"/>
    <w:rsid w:val="00300E36"/>
    <w:rsid w:val="0030240A"/>
    <w:rsid w:val="00305A9A"/>
    <w:rsid w:val="00313FFF"/>
    <w:rsid w:val="00314204"/>
    <w:rsid w:val="00321B47"/>
    <w:rsid w:val="0032351C"/>
    <w:rsid w:val="00324568"/>
    <w:rsid w:val="003255D7"/>
    <w:rsid w:val="00334668"/>
    <w:rsid w:val="00341131"/>
    <w:rsid w:val="00341E32"/>
    <w:rsid w:val="003433A7"/>
    <w:rsid w:val="00351291"/>
    <w:rsid w:val="00357F43"/>
    <w:rsid w:val="00360D5F"/>
    <w:rsid w:val="003636D2"/>
    <w:rsid w:val="00365697"/>
    <w:rsid w:val="00370CB2"/>
    <w:rsid w:val="00371400"/>
    <w:rsid w:val="00372E92"/>
    <w:rsid w:val="00376426"/>
    <w:rsid w:val="003807E3"/>
    <w:rsid w:val="00381BC3"/>
    <w:rsid w:val="00383569"/>
    <w:rsid w:val="00385B44"/>
    <w:rsid w:val="0038635D"/>
    <w:rsid w:val="00390901"/>
    <w:rsid w:val="00390B65"/>
    <w:rsid w:val="00390D76"/>
    <w:rsid w:val="00391852"/>
    <w:rsid w:val="003939A3"/>
    <w:rsid w:val="003939FE"/>
    <w:rsid w:val="003965E4"/>
    <w:rsid w:val="003A2682"/>
    <w:rsid w:val="003A2C77"/>
    <w:rsid w:val="003A42B6"/>
    <w:rsid w:val="003A4F1C"/>
    <w:rsid w:val="003A53B2"/>
    <w:rsid w:val="003A6F05"/>
    <w:rsid w:val="003B1471"/>
    <w:rsid w:val="003B18A7"/>
    <w:rsid w:val="003B245C"/>
    <w:rsid w:val="003B2543"/>
    <w:rsid w:val="003B5383"/>
    <w:rsid w:val="003B6993"/>
    <w:rsid w:val="003B7B74"/>
    <w:rsid w:val="003C0F71"/>
    <w:rsid w:val="003C2DF2"/>
    <w:rsid w:val="003C6107"/>
    <w:rsid w:val="003C62F0"/>
    <w:rsid w:val="003C71C3"/>
    <w:rsid w:val="003C7B4D"/>
    <w:rsid w:val="003C7CB1"/>
    <w:rsid w:val="003D14F5"/>
    <w:rsid w:val="003D15EE"/>
    <w:rsid w:val="003D5520"/>
    <w:rsid w:val="003D5583"/>
    <w:rsid w:val="003D59FE"/>
    <w:rsid w:val="003E46A6"/>
    <w:rsid w:val="003E575B"/>
    <w:rsid w:val="003E6246"/>
    <w:rsid w:val="003E764E"/>
    <w:rsid w:val="003F42CD"/>
    <w:rsid w:val="003F5C88"/>
    <w:rsid w:val="003F7551"/>
    <w:rsid w:val="003F7D72"/>
    <w:rsid w:val="00400BAB"/>
    <w:rsid w:val="00405DAD"/>
    <w:rsid w:val="004125E3"/>
    <w:rsid w:val="00412E64"/>
    <w:rsid w:val="004133AB"/>
    <w:rsid w:val="0041464F"/>
    <w:rsid w:val="0042026F"/>
    <w:rsid w:val="0043045A"/>
    <w:rsid w:val="004316F6"/>
    <w:rsid w:val="00432AC9"/>
    <w:rsid w:val="00443F1B"/>
    <w:rsid w:val="0044494B"/>
    <w:rsid w:val="004464E1"/>
    <w:rsid w:val="00446690"/>
    <w:rsid w:val="00451CA6"/>
    <w:rsid w:val="004544E3"/>
    <w:rsid w:val="004645E8"/>
    <w:rsid w:val="0046688A"/>
    <w:rsid w:val="00473F61"/>
    <w:rsid w:val="004802C7"/>
    <w:rsid w:val="0048465C"/>
    <w:rsid w:val="00484EFC"/>
    <w:rsid w:val="00486B35"/>
    <w:rsid w:val="0049052A"/>
    <w:rsid w:val="004972D2"/>
    <w:rsid w:val="00497AED"/>
    <w:rsid w:val="004A3D22"/>
    <w:rsid w:val="004C1A51"/>
    <w:rsid w:val="004C21A3"/>
    <w:rsid w:val="004C29FD"/>
    <w:rsid w:val="004C369C"/>
    <w:rsid w:val="004C512E"/>
    <w:rsid w:val="004D14BF"/>
    <w:rsid w:val="004D3171"/>
    <w:rsid w:val="004D3475"/>
    <w:rsid w:val="004D6C2A"/>
    <w:rsid w:val="004D7DCF"/>
    <w:rsid w:val="004D7F68"/>
    <w:rsid w:val="004E0643"/>
    <w:rsid w:val="004E14C6"/>
    <w:rsid w:val="004E1E1F"/>
    <w:rsid w:val="004E2B78"/>
    <w:rsid w:val="004E362B"/>
    <w:rsid w:val="004E7908"/>
    <w:rsid w:val="004E7918"/>
    <w:rsid w:val="004F0AD1"/>
    <w:rsid w:val="004F1487"/>
    <w:rsid w:val="004F318A"/>
    <w:rsid w:val="004F6AA6"/>
    <w:rsid w:val="00501BB6"/>
    <w:rsid w:val="00502C43"/>
    <w:rsid w:val="00510D0B"/>
    <w:rsid w:val="00510E80"/>
    <w:rsid w:val="0051115C"/>
    <w:rsid w:val="005200D4"/>
    <w:rsid w:val="005218E1"/>
    <w:rsid w:val="00524264"/>
    <w:rsid w:val="0052549F"/>
    <w:rsid w:val="00525B27"/>
    <w:rsid w:val="00526ADB"/>
    <w:rsid w:val="005375FF"/>
    <w:rsid w:val="00541C42"/>
    <w:rsid w:val="00543033"/>
    <w:rsid w:val="00543598"/>
    <w:rsid w:val="005452B5"/>
    <w:rsid w:val="0055272B"/>
    <w:rsid w:val="00562388"/>
    <w:rsid w:val="005806A1"/>
    <w:rsid w:val="00581C55"/>
    <w:rsid w:val="00583EAD"/>
    <w:rsid w:val="00584D1A"/>
    <w:rsid w:val="00586528"/>
    <w:rsid w:val="00591A5E"/>
    <w:rsid w:val="00592264"/>
    <w:rsid w:val="00593D52"/>
    <w:rsid w:val="00594C6C"/>
    <w:rsid w:val="00597D84"/>
    <w:rsid w:val="005A1A7E"/>
    <w:rsid w:val="005A2726"/>
    <w:rsid w:val="005A2E7A"/>
    <w:rsid w:val="005A4771"/>
    <w:rsid w:val="005A531B"/>
    <w:rsid w:val="005A57EB"/>
    <w:rsid w:val="005A6462"/>
    <w:rsid w:val="005A6AE7"/>
    <w:rsid w:val="005A6D19"/>
    <w:rsid w:val="005A7790"/>
    <w:rsid w:val="005B0569"/>
    <w:rsid w:val="005B0818"/>
    <w:rsid w:val="005B34EA"/>
    <w:rsid w:val="005C0F24"/>
    <w:rsid w:val="005C2980"/>
    <w:rsid w:val="005C2D0F"/>
    <w:rsid w:val="005C2D1D"/>
    <w:rsid w:val="005C522A"/>
    <w:rsid w:val="005C5A9A"/>
    <w:rsid w:val="005C5B64"/>
    <w:rsid w:val="005D37DC"/>
    <w:rsid w:val="005D6317"/>
    <w:rsid w:val="005D6FD3"/>
    <w:rsid w:val="005E0522"/>
    <w:rsid w:val="005E2F23"/>
    <w:rsid w:val="005F24C1"/>
    <w:rsid w:val="005F2FC8"/>
    <w:rsid w:val="005F323D"/>
    <w:rsid w:val="005F43F6"/>
    <w:rsid w:val="005F4A2E"/>
    <w:rsid w:val="005F5273"/>
    <w:rsid w:val="005F7EA6"/>
    <w:rsid w:val="006003C3"/>
    <w:rsid w:val="006045FD"/>
    <w:rsid w:val="006049AB"/>
    <w:rsid w:val="00604B88"/>
    <w:rsid w:val="00606ED6"/>
    <w:rsid w:val="0061167F"/>
    <w:rsid w:val="00614087"/>
    <w:rsid w:val="0061533B"/>
    <w:rsid w:val="0061704F"/>
    <w:rsid w:val="00621C8D"/>
    <w:rsid w:val="00624808"/>
    <w:rsid w:val="00627728"/>
    <w:rsid w:val="00630E98"/>
    <w:rsid w:val="006314BE"/>
    <w:rsid w:val="0063586F"/>
    <w:rsid w:val="00640800"/>
    <w:rsid w:val="00641BD3"/>
    <w:rsid w:val="006427AF"/>
    <w:rsid w:val="00645C00"/>
    <w:rsid w:val="0064777B"/>
    <w:rsid w:val="006500B0"/>
    <w:rsid w:val="006518A5"/>
    <w:rsid w:val="0065200A"/>
    <w:rsid w:val="00653998"/>
    <w:rsid w:val="006543E2"/>
    <w:rsid w:val="006631AA"/>
    <w:rsid w:val="00663577"/>
    <w:rsid w:val="00665923"/>
    <w:rsid w:val="0067110F"/>
    <w:rsid w:val="006716F9"/>
    <w:rsid w:val="00672323"/>
    <w:rsid w:val="006731DA"/>
    <w:rsid w:val="00675D65"/>
    <w:rsid w:val="0068329B"/>
    <w:rsid w:val="00687932"/>
    <w:rsid w:val="006904E6"/>
    <w:rsid w:val="00690795"/>
    <w:rsid w:val="006918D9"/>
    <w:rsid w:val="0069555C"/>
    <w:rsid w:val="006A0B8C"/>
    <w:rsid w:val="006A1C32"/>
    <w:rsid w:val="006A22A4"/>
    <w:rsid w:val="006A42A4"/>
    <w:rsid w:val="006B0BBC"/>
    <w:rsid w:val="006B163A"/>
    <w:rsid w:val="006B1CBE"/>
    <w:rsid w:val="006B3A7C"/>
    <w:rsid w:val="006B5E75"/>
    <w:rsid w:val="006B600C"/>
    <w:rsid w:val="006C0FE6"/>
    <w:rsid w:val="006C1B9E"/>
    <w:rsid w:val="006C1E64"/>
    <w:rsid w:val="006C1E92"/>
    <w:rsid w:val="006C3BD2"/>
    <w:rsid w:val="006C5331"/>
    <w:rsid w:val="006C6187"/>
    <w:rsid w:val="006C6F2A"/>
    <w:rsid w:val="006D00F1"/>
    <w:rsid w:val="006D3AC4"/>
    <w:rsid w:val="006E22FA"/>
    <w:rsid w:val="006E27BE"/>
    <w:rsid w:val="006E2BD9"/>
    <w:rsid w:val="006E79B1"/>
    <w:rsid w:val="006F04FD"/>
    <w:rsid w:val="006F310C"/>
    <w:rsid w:val="006F7A58"/>
    <w:rsid w:val="00701D3A"/>
    <w:rsid w:val="00706F48"/>
    <w:rsid w:val="007072E9"/>
    <w:rsid w:val="00710537"/>
    <w:rsid w:val="00711407"/>
    <w:rsid w:val="0071301E"/>
    <w:rsid w:val="00715F7B"/>
    <w:rsid w:val="007170CA"/>
    <w:rsid w:val="00721F5E"/>
    <w:rsid w:val="00726F4B"/>
    <w:rsid w:val="007278EC"/>
    <w:rsid w:val="00731B31"/>
    <w:rsid w:val="0073266C"/>
    <w:rsid w:val="00733A62"/>
    <w:rsid w:val="007340CC"/>
    <w:rsid w:val="007370E4"/>
    <w:rsid w:val="00737EA0"/>
    <w:rsid w:val="00741F85"/>
    <w:rsid w:val="00745750"/>
    <w:rsid w:val="0074727F"/>
    <w:rsid w:val="00750005"/>
    <w:rsid w:val="0075383B"/>
    <w:rsid w:val="00754865"/>
    <w:rsid w:val="00754D5C"/>
    <w:rsid w:val="0075524D"/>
    <w:rsid w:val="007629B8"/>
    <w:rsid w:val="00766177"/>
    <w:rsid w:val="007671F9"/>
    <w:rsid w:val="00767275"/>
    <w:rsid w:val="00772955"/>
    <w:rsid w:val="00774665"/>
    <w:rsid w:val="007760CB"/>
    <w:rsid w:val="007775D1"/>
    <w:rsid w:val="00777C48"/>
    <w:rsid w:val="00781198"/>
    <w:rsid w:val="007818CA"/>
    <w:rsid w:val="00783B9B"/>
    <w:rsid w:val="00784A0E"/>
    <w:rsid w:val="0078507A"/>
    <w:rsid w:val="007853E8"/>
    <w:rsid w:val="00785EE2"/>
    <w:rsid w:val="00791D0D"/>
    <w:rsid w:val="0079274F"/>
    <w:rsid w:val="007934AC"/>
    <w:rsid w:val="00796BFF"/>
    <w:rsid w:val="007A09DF"/>
    <w:rsid w:val="007A1438"/>
    <w:rsid w:val="007A31AF"/>
    <w:rsid w:val="007A31E0"/>
    <w:rsid w:val="007A4E69"/>
    <w:rsid w:val="007A7E0A"/>
    <w:rsid w:val="007B481C"/>
    <w:rsid w:val="007B4E78"/>
    <w:rsid w:val="007B617D"/>
    <w:rsid w:val="007B651E"/>
    <w:rsid w:val="007B69D5"/>
    <w:rsid w:val="007C0441"/>
    <w:rsid w:val="007C389D"/>
    <w:rsid w:val="007D106C"/>
    <w:rsid w:val="007D1117"/>
    <w:rsid w:val="007D2594"/>
    <w:rsid w:val="007D282D"/>
    <w:rsid w:val="007D4D72"/>
    <w:rsid w:val="007D700E"/>
    <w:rsid w:val="007D75C5"/>
    <w:rsid w:val="007E0599"/>
    <w:rsid w:val="007F027E"/>
    <w:rsid w:val="007F31FA"/>
    <w:rsid w:val="007F34EF"/>
    <w:rsid w:val="007F6167"/>
    <w:rsid w:val="007F70FF"/>
    <w:rsid w:val="008038E9"/>
    <w:rsid w:val="008044A0"/>
    <w:rsid w:val="00807678"/>
    <w:rsid w:val="00807740"/>
    <w:rsid w:val="00812105"/>
    <w:rsid w:val="008123D4"/>
    <w:rsid w:val="00815C51"/>
    <w:rsid w:val="00815FB3"/>
    <w:rsid w:val="00816184"/>
    <w:rsid w:val="00822B63"/>
    <w:rsid w:val="00823062"/>
    <w:rsid w:val="0082599C"/>
    <w:rsid w:val="00826853"/>
    <w:rsid w:val="008339E1"/>
    <w:rsid w:val="00836DA5"/>
    <w:rsid w:val="00840A21"/>
    <w:rsid w:val="00841139"/>
    <w:rsid w:val="00843089"/>
    <w:rsid w:val="00843EBA"/>
    <w:rsid w:val="008463A9"/>
    <w:rsid w:val="00846C93"/>
    <w:rsid w:val="00846FC5"/>
    <w:rsid w:val="008475C8"/>
    <w:rsid w:val="00847E7A"/>
    <w:rsid w:val="008506A2"/>
    <w:rsid w:val="00850FFC"/>
    <w:rsid w:val="00851181"/>
    <w:rsid w:val="00852FA9"/>
    <w:rsid w:val="008548F7"/>
    <w:rsid w:val="008609E5"/>
    <w:rsid w:val="0086373D"/>
    <w:rsid w:val="00863EEB"/>
    <w:rsid w:val="008640D9"/>
    <w:rsid w:val="00864A48"/>
    <w:rsid w:val="008737CD"/>
    <w:rsid w:val="008743FB"/>
    <w:rsid w:val="0087546F"/>
    <w:rsid w:val="00883E78"/>
    <w:rsid w:val="0088724A"/>
    <w:rsid w:val="00895D58"/>
    <w:rsid w:val="008970A6"/>
    <w:rsid w:val="008A0B46"/>
    <w:rsid w:val="008A1C69"/>
    <w:rsid w:val="008A1EDA"/>
    <w:rsid w:val="008A53B0"/>
    <w:rsid w:val="008B0014"/>
    <w:rsid w:val="008B0F3B"/>
    <w:rsid w:val="008B2822"/>
    <w:rsid w:val="008B60E5"/>
    <w:rsid w:val="008B7967"/>
    <w:rsid w:val="008C1478"/>
    <w:rsid w:val="008C1E1D"/>
    <w:rsid w:val="008C3BEC"/>
    <w:rsid w:val="008C422A"/>
    <w:rsid w:val="008D1125"/>
    <w:rsid w:val="008D1BDF"/>
    <w:rsid w:val="008D3668"/>
    <w:rsid w:val="008D4365"/>
    <w:rsid w:val="008D48A0"/>
    <w:rsid w:val="008D50DA"/>
    <w:rsid w:val="008E09D5"/>
    <w:rsid w:val="008E325B"/>
    <w:rsid w:val="008E3330"/>
    <w:rsid w:val="008E431A"/>
    <w:rsid w:val="008F0E5F"/>
    <w:rsid w:val="008F13A4"/>
    <w:rsid w:val="008F1624"/>
    <w:rsid w:val="008F4425"/>
    <w:rsid w:val="008F59E6"/>
    <w:rsid w:val="008F648D"/>
    <w:rsid w:val="00900FDD"/>
    <w:rsid w:val="00905790"/>
    <w:rsid w:val="00906287"/>
    <w:rsid w:val="0090761D"/>
    <w:rsid w:val="00914225"/>
    <w:rsid w:val="00916BD0"/>
    <w:rsid w:val="00921A91"/>
    <w:rsid w:val="00924605"/>
    <w:rsid w:val="00926893"/>
    <w:rsid w:val="00930478"/>
    <w:rsid w:val="009314EF"/>
    <w:rsid w:val="0093203F"/>
    <w:rsid w:val="00933275"/>
    <w:rsid w:val="00934EE9"/>
    <w:rsid w:val="00935059"/>
    <w:rsid w:val="00935969"/>
    <w:rsid w:val="00937246"/>
    <w:rsid w:val="00941469"/>
    <w:rsid w:val="00943E05"/>
    <w:rsid w:val="009447E1"/>
    <w:rsid w:val="00945BB6"/>
    <w:rsid w:val="00947C02"/>
    <w:rsid w:val="009516BF"/>
    <w:rsid w:val="00951BF6"/>
    <w:rsid w:val="0095238B"/>
    <w:rsid w:val="00952BF2"/>
    <w:rsid w:val="00954B07"/>
    <w:rsid w:val="00956FA7"/>
    <w:rsid w:val="00957176"/>
    <w:rsid w:val="009571C7"/>
    <w:rsid w:val="00957929"/>
    <w:rsid w:val="0096139A"/>
    <w:rsid w:val="009627AB"/>
    <w:rsid w:val="00963915"/>
    <w:rsid w:val="009643E7"/>
    <w:rsid w:val="009644BB"/>
    <w:rsid w:val="00965D9A"/>
    <w:rsid w:val="00965DF8"/>
    <w:rsid w:val="00970CD4"/>
    <w:rsid w:val="00971DA4"/>
    <w:rsid w:val="00972F33"/>
    <w:rsid w:val="00973890"/>
    <w:rsid w:val="00974AAE"/>
    <w:rsid w:val="0097520B"/>
    <w:rsid w:val="00976423"/>
    <w:rsid w:val="00983D61"/>
    <w:rsid w:val="00984CD2"/>
    <w:rsid w:val="00987EA7"/>
    <w:rsid w:val="00990BB1"/>
    <w:rsid w:val="009939C5"/>
    <w:rsid w:val="0099576F"/>
    <w:rsid w:val="00995F53"/>
    <w:rsid w:val="00997763"/>
    <w:rsid w:val="009A0648"/>
    <w:rsid w:val="009A0F12"/>
    <w:rsid w:val="009A1796"/>
    <w:rsid w:val="009A2D2F"/>
    <w:rsid w:val="009A33E8"/>
    <w:rsid w:val="009A67A5"/>
    <w:rsid w:val="009A78E1"/>
    <w:rsid w:val="009B3588"/>
    <w:rsid w:val="009B6F42"/>
    <w:rsid w:val="009C0F04"/>
    <w:rsid w:val="009C1945"/>
    <w:rsid w:val="009D17E9"/>
    <w:rsid w:val="009D1C37"/>
    <w:rsid w:val="009D25A6"/>
    <w:rsid w:val="009D528D"/>
    <w:rsid w:val="009E0422"/>
    <w:rsid w:val="009E1D92"/>
    <w:rsid w:val="009E3102"/>
    <w:rsid w:val="009E3A6E"/>
    <w:rsid w:val="009E47C6"/>
    <w:rsid w:val="009E7E3C"/>
    <w:rsid w:val="009F6F47"/>
    <w:rsid w:val="009F723F"/>
    <w:rsid w:val="00A013CF"/>
    <w:rsid w:val="00A034DC"/>
    <w:rsid w:val="00A03933"/>
    <w:rsid w:val="00A03E7D"/>
    <w:rsid w:val="00A0551C"/>
    <w:rsid w:val="00A15F56"/>
    <w:rsid w:val="00A173D3"/>
    <w:rsid w:val="00A17D34"/>
    <w:rsid w:val="00A23A72"/>
    <w:rsid w:val="00A24A1E"/>
    <w:rsid w:val="00A254D4"/>
    <w:rsid w:val="00A270C3"/>
    <w:rsid w:val="00A2723C"/>
    <w:rsid w:val="00A3020A"/>
    <w:rsid w:val="00A4153B"/>
    <w:rsid w:val="00A4286A"/>
    <w:rsid w:val="00A47A91"/>
    <w:rsid w:val="00A54246"/>
    <w:rsid w:val="00A57973"/>
    <w:rsid w:val="00A61342"/>
    <w:rsid w:val="00A63B3F"/>
    <w:rsid w:val="00A64729"/>
    <w:rsid w:val="00A7088F"/>
    <w:rsid w:val="00A727B9"/>
    <w:rsid w:val="00A72DE9"/>
    <w:rsid w:val="00A73F61"/>
    <w:rsid w:val="00A92729"/>
    <w:rsid w:val="00A92CCE"/>
    <w:rsid w:val="00A93D63"/>
    <w:rsid w:val="00AA1EE7"/>
    <w:rsid w:val="00AA6337"/>
    <w:rsid w:val="00AA6CD1"/>
    <w:rsid w:val="00AB2E1D"/>
    <w:rsid w:val="00AB3286"/>
    <w:rsid w:val="00AB400D"/>
    <w:rsid w:val="00AB45E2"/>
    <w:rsid w:val="00AC13B4"/>
    <w:rsid w:val="00AC2D90"/>
    <w:rsid w:val="00AD048A"/>
    <w:rsid w:val="00AD076F"/>
    <w:rsid w:val="00AD34EA"/>
    <w:rsid w:val="00AD3F72"/>
    <w:rsid w:val="00AD4B62"/>
    <w:rsid w:val="00AD5135"/>
    <w:rsid w:val="00AD6FA1"/>
    <w:rsid w:val="00AE442C"/>
    <w:rsid w:val="00AE4A15"/>
    <w:rsid w:val="00AE4EB3"/>
    <w:rsid w:val="00AE5717"/>
    <w:rsid w:val="00AF199C"/>
    <w:rsid w:val="00AF38C7"/>
    <w:rsid w:val="00AF6F32"/>
    <w:rsid w:val="00B03C87"/>
    <w:rsid w:val="00B04D66"/>
    <w:rsid w:val="00B06FF6"/>
    <w:rsid w:val="00B12DF2"/>
    <w:rsid w:val="00B17921"/>
    <w:rsid w:val="00B22808"/>
    <w:rsid w:val="00B25F85"/>
    <w:rsid w:val="00B26281"/>
    <w:rsid w:val="00B32E3D"/>
    <w:rsid w:val="00B34DDA"/>
    <w:rsid w:val="00B37E50"/>
    <w:rsid w:val="00B40FB2"/>
    <w:rsid w:val="00B4490F"/>
    <w:rsid w:val="00B4745D"/>
    <w:rsid w:val="00B52456"/>
    <w:rsid w:val="00B52651"/>
    <w:rsid w:val="00B5309B"/>
    <w:rsid w:val="00B532FB"/>
    <w:rsid w:val="00B54128"/>
    <w:rsid w:val="00B5599C"/>
    <w:rsid w:val="00B55F08"/>
    <w:rsid w:val="00B611AC"/>
    <w:rsid w:val="00B62BBC"/>
    <w:rsid w:val="00B6461A"/>
    <w:rsid w:val="00B672FB"/>
    <w:rsid w:val="00B719AF"/>
    <w:rsid w:val="00B724D1"/>
    <w:rsid w:val="00B735A0"/>
    <w:rsid w:val="00B7566A"/>
    <w:rsid w:val="00B75EF0"/>
    <w:rsid w:val="00B777D4"/>
    <w:rsid w:val="00B802AB"/>
    <w:rsid w:val="00B81340"/>
    <w:rsid w:val="00B83907"/>
    <w:rsid w:val="00B83AA2"/>
    <w:rsid w:val="00B83DD1"/>
    <w:rsid w:val="00B861F1"/>
    <w:rsid w:val="00B86503"/>
    <w:rsid w:val="00B91AA0"/>
    <w:rsid w:val="00B94376"/>
    <w:rsid w:val="00B948A3"/>
    <w:rsid w:val="00B960A7"/>
    <w:rsid w:val="00B969A3"/>
    <w:rsid w:val="00BA1A8F"/>
    <w:rsid w:val="00BB5467"/>
    <w:rsid w:val="00BB5683"/>
    <w:rsid w:val="00BB6678"/>
    <w:rsid w:val="00BC08F7"/>
    <w:rsid w:val="00BC158B"/>
    <w:rsid w:val="00BC58C9"/>
    <w:rsid w:val="00BC7335"/>
    <w:rsid w:val="00BC7682"/>
    <w:rsid w:val="00BD0336"/>
    <w:rsid w:val="00BD0EE4"/>
    <w:rsid w:val="00BD2F32"/>
    <w:rsid w:val="00BD793B"/>
    <w:rsid w:val="00BE08F0"/>
    <w:rsid w:val="00BE0DAF"/>
    <w:rsid w:val="00BE3D9A"/>
    <w:rsid w:val="00BE4655"/>
    <w:rsid w:val="00BF0A69"/>
    <w:rsid w:val="00BF1840"/>
    <w:rsid w:val="00BF3E22"/>
    <w:rsid w:val="00BF560B"/>
    <w:rsid w:val="00BF6175"/>
    <w:rsid w:val="00C0367A"/>
    <w:rsid w:val="00C15BD7"/>
    <w:rsid w:val="00C209B3"/>
    <w:rsid w:val="00C22265"/>
    <w:rsid w:val="00C22DD5"/>
    <w:rsid w:val="00C243C8"/>
    <w:rsid w:val="00C24B04"/>
    <w:rsid w:val="00C27093"/>
    <w:rsid w:val="00C30613"/>
    <w:rsid w:val="00C30725"/>
    <w:rsid w:val="00C314B7"/>
    <w:rsid w:val="00C35892"/>
    <w:rsid w:val="00C35CE4"/>
    <w:rsid w:val="00C4402F"/>
    <w:rsid w:val="00C5163B"/>
    <w:rsid w:val="00C53DBC"/>
    <w:rsid w:val="00C5513E"/>
    <w:rsid w:val="00C558D3"/>
    <w:rsid w:val="00C55B17"/>
    <w:rsid w:val="00C55DF7"/>
    <w:rsid w:val="00C6220A"/>
    <w:rsid w:val="00C630A5"/>
    <w:rsid w:val="00C65DD9"/>
    <w:rsid w:val="00C65F55"/>
    <w:rsid w:val="00C66EE1"/>
    <w:rsid w:val="00C73C4B"/>
    <w:rsid w:val="00C75E21"/>
    <w:rsid w:val="00C820D7"/>
    <w:rsid w:val="00C83C3F"/>
    <w:rsid w:val="00C84A50"/>
    <w:rsid w:val="00C875A1"/>
    <w:rsid w:val="00C9454F"/>
    <w:rsid w:val="00C951C6"/>
    <w:rsid w:val="00CA061E"/>
    <w:rsid w:val="00CA06C1"/>
    <w:rsid w:val="00CA0952"/>
    <w:rsid w:val="00CA14F7"/>
    <w:rsid w:val="00CA29F9"/>
    <w:rsid w:val="00CA44F6"/>
    <w:rsid w:val="00CA5037"/>
    <w:rsid w:val="00CB18BA"/>
    <w:rsid w:val="00CB1F67"/>
    <w:rsid w:val="00CB23F6"/>
    <w:rsid w:val="00CB30DE"/>
    <w:rsid w:val="00CB3C8A"/>
    <w:rsid w:val="00CB436B"/>
    <w:rsid w:val="00CB52F9"/>
    <w:rsid w:val="00CB593B"/>
    <w:rsid w:val="00CB6A78"/>
    <w:rsid w:val="00CC0A58"/>
    <w:rsid w:val="00CC4567"/>
    <w:rsid w:val="00CC4F64"/>
    <w:rsid w:val="00CC5D24"/>
    <w:rsid w:val="00CC5DFD"/>
    <w:rsid w:val="00CC6E3D"/>
    <w:rsid w:val="00CD03E2"/>
    <w:rsid w:val="00CD0FFD"/>
    <w:rsid w:val="00CD10F2"/>
    <w:rsid w:val="00CD1C1E"/>
    <w:rsid w:val="00CD22A5"/>
    <w:rsid w:val="00CD346D"/>
    <w:rsid w:val="00CD3B21"/>
    <w:rsid w:val="00CD4BFA"/>
    <w:rsid w:val="00CD6932"/>
    <w:rsid w:val="00CD6C16"/>
    <w:rsid w:val="00CD6FBA"/>
    <w:rsid w:val="00CE7F7C"/>
    <w:rsid w:val="00CF1340"/>
    <w:rsid w:val="00CF1BA7"/>
    <w:rsid w:val="00CF2D48"/>
    <w:rsid w:val="00CF3155"/>
    <w:rsid w:val="00D035F2"/>
    <w:rsid w:val="00D04F47"/>
    <w:rsid w:val="00D106C3"/>
    <w:rsid w:val="00D140FC"/>
    <w:rsid w:val="00D1636F"/>
    <w:rsid w:val="00D16FB6"/>
    <w:rsid w:val="00D245F2"/>
    <w:rsid w:val="00D3383C"/>
    <w:rsid w:val="00D35454"/>
    <w:rsid w:val="00D37AC0"/>
    <w:rsid w:val="00D41EFC"/>
    <w:rsid w:val="00D50335"/>
    <w:rsid w:val="00D50934"/>
    <w:rsid w:val="00D55C15"/>
    <w:rsid w:val="00D57AD6"/>
    <w:rsid w:val="00D6088D"/>
    <w:rsid w:val="00D60D2B"/>
    <w:rsid w:val="00D7045B"/>
    <w:rsid w:val="00D75B86"/>
    <w:rsid w:val="00D771DA"/>
    <w:rsid w:val="00D822C7"/>
    <w:rsid w:val="00D8524C"/>
    <w:rsid w:val="00D85530"/>
    <w:rsid w:val="00D87221"/>
    <w:rsid w:val="00D9458E"/>
    <w:rsid w:val="00D94FF8"/>
    <w:rsid w:val="00D95000"/>
    <w:rsid w:val="00D95979"/>
    <w:rsid w:val="00D95F4C"/>
    <w:rsid w:val="00DA0AFC"/>
    <w:rsid w:val="00DA0DDA"/>
    <w:rsid w:val="00DA2267"/>
    <w:rsid w:val="00DA3A84"/>
    <w:rsid w:val="00DB04A0"/>
    <w:rsid w:val="00DB1C13"/>
    <w:rsid w:val="00DB295A"/>
    <w:rsid w:val="00DB3521"/>
    <w:rsid w:val="00DC05D0"/>
    <w:rsid w:val="00DC1EE1"/>
    <w:rsid w:val="00DC3714"/>
    <w:rsid w:val="00DD189C"/>
    <w:rsid w:val="00DD2479"/>
    <w:rsid w:val="00DD35AA"/>
    <w:rsid w:val="00DE1818"/>
    <w:rsid w:val="00DE493D"/>
    <w:rsid w:val="00DE56EE"/>
    <w:rsid w:val="00DE7699"/>
    <w:rsid w:val="00DF3D1D"/>
    <w:rsid w:val="00DF3DA1"/>
    <w:rsid w:val="00DF5E92"/>
    <w:rsid w:val="00DF7F61"/>
    <w:rsid w:val="00E030C3"/>
    <w:rsid w:val="00E05E00"/>
    <w:rsid w:val="00E121D4"/>
    <w:rsid w:val="00E204C4"/>
    <w:rsid w:val="00E21836"/>
    <w:rsid w:val="00E224B5"/>
    <w:rsid w:val="00E23243"/>
    <w:rsid w:val="00E23BE4"/>
    <w:rsid w:val="00E24F68"/>
    <w:rsid w:val="00E27A83"/>
    <w:rsid w:val="00E3215F"/>
    <w:rsid w:val="00E354D4"/>
    <w:rsid w:val="00E400DA"/>
    <w:rsid w:val="00E4069E"/>
    <w:rsid w:val="00E408BF"/>
    <w:rsid w:val="00E41150"/>
    <w:rsid w:val="00E42172"/>
    <w:rsid w:val="00E42BFC"/>
    <w:rsid w:val="00E436A1"/>
    <w:rsid w:val="00E448CA"/>
    <w:rsid w:val="00E5093F"/>
    <w:rsid w:val="00E52F2E"/>
    <w:rsid w:val="00E5382A"/>
    <w:rsid w:val="00E54D12"/>
    <w:rsid w:val="00E55061"/>
    <w:rsid w:val="00E55DB0"/>
    <w:rsid w:val="00E578E9"/>
    <w:rsid w:val="00E6281F"/>
    <w:rsid w:val="00E64DDE"/>
    <w:rsid w:val="00E67D5A"/>
    <w:rsid w:val="00E67F93"/>
    <w:rsid w:val="00E7019A"/>
    <w:rsid w:val="00E71315"/>
    <w:rsid w:val="00E739EE"/>
    <w:rsid w:val="00E75952"/>
    <w:rsid w:val="00E76DF2"/>
    <w:rsid w:val="00E83328"/>
    <w:rsid w:val="00E84180"/>
    <w:rsid w:val="00E84F00"/>
    <w:rsid w:val="00E8682D"/>
    <w:rsid w:val="00E87CAB"/>
    <w:rsid w:val="00E93090"/>
    <w:rsid w:val="00E93EEA"/>
    <w:rsid w:val="00E97DB2"/>
    <w:rsid w:val="00EA027A"/>
    <w:rsid w:val="00EA0EF6"/>
    <w:rsid w:val="00EA1669"/>
    <w:rsid w:val="00EA33B5"/>
    <w:rsid w:val="00EA3674"/>
    <w:rsid w:val="00EA38CD"/>
    <w:rsid w:val="00EB0D86"/>
    <w:rsid w:val="00EB41B2"/>
    <w:rsid w:val="00EB431A"/>
    <w:rsid w:val="00EB46EB"/>
    <w:rsid w:val="00EB51AD"/>
    <w:rsid w:val="00EB53C5"/>
    <w:rsid w:val="00EB620F"/>
    <w:rsid w:val="00EB6491"/>
    <w:rsid w:val="00EC2AA0"/>
    <w:rsid w:val="00EC2B45"/>
    <w:rsid w:val="00EC6931"/>
    <w:rsid w:val="00EE0FAC"/>
    <w:rsid w:val="00EE4FA2"/>
    <w:rsid w:val="00EE6400"/>
    <w:rsid w:val="00EE658D"/>
    <w:rsid w:val="00EF0324"/>
    <w:rsid w:val="00EF0D43"/>
    <w:rsid w:val="00EF435C"/>
    <w:rsid w:val="00EF4C43"/>
    <w:rsid w:val="00EF72BD"/>
    <w:rsid w:val="00F03010"/>
    <w:rsid w:val="00F03DCC"/>
    <w:rsid w:val="00F067EF"/>
    <w:rsid w:val="00F111D1"/>
    <w:rsid w:val="00F11D32"/>
    <w:rsid w:val="00F134DD"/>
    <w:rsid w:val="00F15CB0"/>
    <w:rsid w:val="00F21045"/>
    <w:rsid w:val="00F237AA"/>
    <w:rsid w:val="00F254E4"/>
    <w:rsid w:val="00F2563A"/>
    <w:rsid w:val="00F266B5"/>
    <w:rsid w:val="00F26F71"/>
    <w:rsid w:val="00F2775D"/>
    <w:rsid w:val="00F31601"/>
    <w:rsid w:val="00F31E34"/>
    <w:rsid w:val="00F328D5"/>
    <w:rsid w:val="00F337CB"/>
    <w:rsid w:val="00F344E4"/>
    <w:rsid w:val="00F37636"/>
    <w:rsid w:val="00F4191A"/>
    <w:rsid w:val="00F45270"/>
    <w:rsid w:val="00F45B4E"/>
    <w:rsid w:val="00F56B27"/>
    <w:rsid w:val="00F577B2"/>
    <w:rsid w:val="00F612D3"/>
    <w:rsid w:val="00F61B1A"/>
    <w:rsid w:val="00F63662"/>
    <w:rsid w:val="00F66A3A"/>
    <w:rsid w:val="00F67FE3"/>
    <w:rsid w:val="00F707FC"/>
    <w:rsid w:val="00F72F50"/>
    <w:rsid w:val="00F84997"/>
    <w:rsid w:val="00F856DA"/>
    <w:rsid w:val="00F90682"/>
    <w:rsid w:val="00F91F64"/>
    <w:rsid w:val="00F92820"/>
    <w:rsid w:val="00F92E8D"/>
    <w:rsid w:val="00F9568D"/>
    <w:rsid w:val="00F97604"/>
    <w:rsid w:val="00F97FBD"/>
    <w:rsid w:val="00FA40E9"/>
    <w:rsid w:val="00FA42DA"/>
    <w:rsid w:val="00FA4FC4"/>
    <w:rsid w:val="00FA5704"/>
    <w:rsid w:val="00FA7E65"/>
    <w:rsid w:val="00FB2409"/>
    <w:rsid w:val="00FB288D"/>
    <w:rsid w:val="00FB65BA"/>
    <w:rsid w:val="00FB69F9"/>
    <w:rsid w:val="00FC040B"/>
    <w:rsid w:val="00FC0B2D"/>
    <w:rsid w:val="00FC4C7E"/>
    <w:rsid w:val="00FC4DA9"/>
    <w:rsid w:val="00FD2493"/>
    <w:rsid w:val="00FD315D"/>
    <w:rsid w:val="00FD37A0"/>
    <w:rsid w:val="00FD4B11"/>
    <w:rsid w:val="00FD5384"/>
    <w:rsid w:val="00FD79CD"/>
    <w:rsid w:val="00FE090D"/>
    <w:rsid w:val="00FE1FF6"/>
    <w:rsid w:val="00FE61E6"/>
    <w:rsid w:val="00FF10F3"/>
    <w:rsid w:val="00FF37DF"/>
    <w:rsid w:val="00FF37EC"/>
    <w:rsid w:val="00FF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42990"/>
  <w15:docId w15:val="{69782C99-CEA3-4CB4-A65F-99C417C04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7176"/>
    <w:pPr>
      <w:spacing w:after="120" w:line="360" w:lineRule="auto"/>
    </w:pPr>
    <w:rPr>
      <w:rFonts w:ascii="Times New Roman" w:hAnsi="Times New Roman"/>
    </w:rPr>
  </w:style>
  <w:style w:type="paragraph" w:styleId="Heading1">
    <w:name w:val="heading 1"/>
    <w:basedOn w:val="Normal"/>
    <w:next w:val="Normal"/>
    <w:link w:val="Heading1Char"/>
    <w:uiPriority w:val="9"/>
    <w:qFormat/>
    <w:rsid w:val="00836DA5"/>
    <w:pPr>
      <w:keepNext/>
      <w:keepLines/>
      <w:numPr>
        <w:numId w:val="1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546F"/>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5934"/>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B5934"/>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B5934"/>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B5934"/>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B5934"/>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B5934"/>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B5934"/>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957176"/>
    <w:pPr>
      <w:spacing w:after="60" w:line="240" w:lineRule="auto"/>
    </w:pPr>
    <w:rPr>
      <w:sz w:val="20"/>
      <w:szCs w:val="20"/>
    </w:rPr>
  </w:style>
  <w:style w:type="character" w:customStyle="1" w:styleId="FootnoteTextChar">
    <w:name w:val="Footnote Text Char"/>
    <w:basedOn w:val="DefaultParagraphFont"/>
    <w:link w:val="FootnoteText"/>
    <w:uiPriority w:val="99"/>
    <w:rsid w:val="00957176"/>
    <w:rPr>
      <w:rFonts w:ascii="Times New Roman" w:hAnsi="Times New Roman"/>
      <w:sz w:val="20"/>
      <w:szCs w:val="20"/>
    </w:rPr>
  </w:style>
  <w:style w:type="character" w:customStyle="1" w:styleId="Heading1Char">
    <w:name w:val="Heading 1 Char"/>
    <w:basedOn w:val="DefaultParagraphFont"/>
    <w:link w:val="Heading1"/>
    <w:uiPriority w:val="9"/>
    <w:rsid w:val="00836DA5"/>
    <w:rPr>
      <w:rFonts w:asciiTheme="majorHAnsi" w:eastAsiaTheme="majorEastAsia" w:hAnsiTheme="majorHAnsi" w:cstheme="majorBidi"/>
      <w:color w:val="2F5496" w:themeColor="accent1" w:themeShade="BF"/>
      <w:sz w:val="32"/>
      <w:szCs w:val="32"/>
    </w:rPr>
  </w:style>
  <w:style w:type="character" w:styleId="FootnoteReference">
    <w:name w:val="footnote reference"/>
    <w:basedOn w:val="DefaultParagraphFont"/>
    <w:uiPriority w:val="99"/>
    <w:semiHidden/>
    <w:unhideWhenUsed/>
    <w:rsid w:val="003F7551"/>
    <w:rPr>
      <w:vertAlign w:val="superscript"/>
    </w:rPr>
  </w:style>
  <w:style w:type="paragraph" w:styleId="Header">
    <w:name w:val="header"/>
    <w:basedOn w:val="Normal"/>
    <w:link w:val="HeaderChar"/>
    <w:uiPriority w:val="99"/>
    <w:unhideWhenUsed/>
    <w:rsid w:val="007D11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1117"/>
    <w:rPr>
      <w:rFonts w:ascii="Times New Roman" w:hAnsi="Times New Roman"/>
    </w:rPr>
  </w:style>
  <w:style w:type="paragraph" w:styleId="Footer">
    <w:name w:val="footer"/>
    <w:basedOn w:val="Normal"/>
    <w:link w:val="FooterChar"/>
    <w:uiPriority w:val="99"/>
    <w:unhideWhenUsed/>
    <w:rsid w:val="007D11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1117"/>
    <w:rPr>
      <w:rFonts w:ascii="Times New Roman" w:hAnsi="Times New Roman"/>
    </w:rPr>
  </w:style>
  <w:style w:type="character" w:customStyle="1" w:styleId="Heading2Char">
    <w:name w:val="Heading 2 Char"/>
    <w:basedOn w:val="DefaultParagraphFont"/>
    <w:link w:val="Heading2"/>
    <w:uiPriority w:val="9"/>
    <w:rsid w:val="0087546F"/>
    <w:rPr>
      <w:rFonts w:asciiTheme="majorHAnsi" w:eastAsiaTheme="majorEastAsia" w:hAnsiTheme="majorHAnsi" w:cstheme="majorBidi"/>
      <w:color w:val="2F5496" w:themeColor="accent1" w:themeShade="BF"/>
      <w:sz w:val="26"/>
      <w:szCs w:val="26"/>
    </w:rPr>
  </w:style>
  <w:style w:type="table" w:customStyle="1" w:styleId="PlainTable11">
    <w:name w:val="Plain Table 11"/>
    <w:basedOn w:val="TableNormal"/>
    <w:uiPriority w:val="41"/>
    <w:rsid w:val="00B5265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A17D34"/>
    <w:pPr>
      <w:spacing w:after="200" w:line="240" w:lineRule="auto"/>
    </w:pPr>
    <w:rPr>
      <w:b/>
      <w:iCs/>
      <w:color w:val="000000" w:themeColor="text1"/>
      <w:sz w:val="20"/>
      <w:szCs w:val="18"/>
    </w:rPr>
  </w:style>
  <w:style w:type="character" w:styleId="CommentReference">
    <w:name w:val="annotation reference"/>
    <w:basedOn w:val="DefaultParagraphFont"/>
    <w:uiPriority w:val="99"/>
    <w:semiHidden/>
    <w:unhideWhenUsed/>
    <w:rsid w:val="00CF3155"/>
    <w:rPr>
      <w:sz w:val="16"/>
      <w:szCs w:val="16"/>
    </w:rPr>
  </w:style>
  <w:style w:type="paragraph" w:styleId="CommentText">
    <w:name w:val="annotation text"/>
    <w:basedOn w:val="Normal"/>
    <w:link w:val="CommentTextChar"/>
    <w:uiPriority w:val="99"/>
    <w:unhideWhenUsed/>
    <w:rsid w:val="00CF3155"/>
    <w:pPr>
      <w:spacing w:line="240" w:lineRule="auto"/>
    </w:pPr>
    <w:rPr>
      <w:sz w:val="20"/>
      <w:szCs w:val="20"/>
    </w:rPr>
  </w:style>
  <w:style w:type="character" w:customStyle="1" w:styleId="CommentTextChar">
    <w:name w:val="Comment Text Char"/>
    <w:basedOn w:val="DefaultParagraphFont"/>
    <w:link w:val="CommentText"/>
    <w:uiPriority w:val="99"/>
    <w:rsid w:val="00CF31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F3155"/>
    <w:rPr>
      <w:b/>
      <w:bCs/>
    </w:rPr>
  </w:style>
  <w:style w:type="character" w:customStyle="1" w:styleId="CommentSubjectChar">
    <w:name w:val="Comment Subject Char"/>
    <w:basedOn w:val="CommentTextChar"/>
    <w:link w:val="CommentSubject"/>
    <w:uiPriority w:val="99"/>
    <w:semiHidden/>
    <w:rsid w:val="00CF3155"/>
    <w:rPr>
      <w:rFonts w:ascii="Times New Roman" w:hAnsi="Times New Roman"/>
      <w:b/>
      <w:bCs/>
      <w:sz w:val="20"/>
      <w:szCs w:val="20"/>
    </w:rPr>
  </w:style>
  <w:style w:type="paragraph" w:styleId="BalloonText">
    <w:name w:val="Balloon Text"/>
    <w:basedOn w:val="Normal"/>
    <w:link w:val="BalloonTextChar"/>
    <w:uiPriority w:val="99"/>
    <w:semiHidden/>
    <w:unhideWhenUsed/>
    <w:rsid w:val="00CF31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3155"/>
    <w:rPr>
      <w:rFonts w:ascii="Segoe UI" w:hAnsi="Segoe UI" w:cs="Segoe UI"/>
      <w:sz w:val="18"/>
      <w:szCs w:val="18"/>
    </w:rPr>
  </w:style>
  <w:style w:type="paragraph" w:styleId="EndnoteText">
    <w:name w:val="endnote text"/>
    <w:basedOn w:val="Normal"/>
    <w:link w:val="EndnoteTextChar"/>
    <w:uiPriority w:val="99"/>
    <w:semiHidden/>
    <w:unhideWhenUsed/>
    <w:rsid w:val="005A6462"/>
    <w:pPr>
      <w:spacing w:after="0" w:line="240" w:lineRule="auto"/>
    </w:pPr>
    <w:rPr>
      <w:rFonts w:ascii="Cambria" w:hAnsi="Cambria" w:cs="Times New Roman (Body CS)"/>
      <w:sz w:val="20"/>
      <w:szCs w:val="20"/>
    </w:rPr>
  </w:style>
  <w:style w:type="character" w:customStyle="1" w:styleId="EndnoteTextChar">
    <w:name w:val="Endnote Text Char"/>
    <w:basedOn w:val="DefaultParagraphFont"/>
    <w:link w:val="EndnoteText"/>
    <w:uiPriority w:val="99"/>
    <w:semiHidden/>
    <w:rsid w:val="005A6462"/>
    <w:rPr>
      <w:rFonts w:ascii="Cambria" w:hAnsi="Cambria" w:cs="Times New Roman (Body CS)"/>
      <w:sz w:val="20"/>
      <w:szCs w:val="20"/>
    </w:rPr>
  </w:style>
  <w:style w:type="character" w:styleId="EndnoteReference">
    <w:name w:val="endnote reference"/>
    <w:basedOn w:val="DefaultParagraphFont"/>
    <w:uiPriority w:val="99"/>
    <w:semiHidden/>
    <w:unhideWhenUsed/>
    <w:rsid w:val="005A6462"/>
    <w:rPr>
      <w:vertAlign w:val="superscript"/>
    </w:rPr>
  </w:style>
  <w:style w:type="paragraph" w:styleId="Title">
    <w:name w:val="Title"/>
    <w:basedOn w:val="Normal"/>
    <w:next w:val="Normal"/>
    <w:link w:val="TitleChar"/>
    <w:uiPriority w:val="10"/>
    <w:qFormat/>
    <w:rsid w:val="00EA02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02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027A"/>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EA027A"/>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1B593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B593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B593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1B593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B593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B593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B593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1B59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5934"/>
    <w:rPr>
      <w:color w:val="808080"/>
    </w:rPr>
  </w:style>
  <w:style w:type="paragraph" w:styleId="ListParagraph">
    <w:name w:val="List Paragraph"/>
    <w:basedOn w:val="Normal"/>
    <w:uiPriority w:val="34"/>
    <w:qFormat/>
    <w:rsid w:val="001B5934"/>
    <w:pPr>
      <w:ind w:left="720"/>
      <w:contextualSpacing/>
    </w:pPr>
  </w:style>
  <w:style w:type="paragraph" w:styleId="Revision">
    <w:name w:val="Revision"/>
    <w:hidden/>
    <w:uiPriority w:val="99"/>
    <w:semiHidden/>
    <w:rsid w:val="001B5934"/>
    <w:rPr>
      <w:rFonts w:ascii="Times New Roman" w:hAnsi="Times New Roman"/>
    </w:rPr>
  </w:style>
  <w:style w:type="table" w:customStyle="1" w:styleId="PlainTable31">
    <w:name w:val="Plain Table 31"/>
    <w:basedOn w:val="TableNormal"/>
    <w:uiPriority w:val="43"/>
    <w:rsid w:val="001B593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7A1438"/>
    <w:rPr>
      <w:color w:val="0000FF"/>
      <w:u w:val="single"/>
    </w:rPr>
  </w:style>
  <w:style w:type="paragraph" w:styleId="TOCHeading">
    <w:name w:val="TOC Heading"/>
    <w:basedOn w:val="Heading1"/>
    <w:next w:val="Normal"/>
    <w:uiPriority w:val="39"/>
    <w:unhideWhenUsed/>
    <w:qFormat/>
    <w:rsid w:val="006500B0"/>
    <w:pPr>
      <w:numPr>
        <w:numId w:val="0"/>
      </w:numPr>
      <w:spacing w:line="259" w:lineRule="auto"/>
      <w:outlineLvl w:val="9"/>
    </w:pPr>
  </w:style>
  <w:style w:type="paragraph" w:styleId="TOC1">
    <w:name w:val="toc 1"/>
    <w:basedOn w:val="Normal"/>
    <w:next w:val="Normal"/>
    <w:autoRedefine/>
    <w:uiPriority w:val="39"/>
    <w:unhideWhenUsed/>
    <w:rsid w:val="006500B0"/>
    <w:pPr>
      <w:spacing w:after="100"/>
    </w:pPr>
  </w:style>
  <w:style w:type="paragraph" w:styleId="TOC2">
    <w:name w:val="toc 2"/>
    <w:basedOn w:val="Normal"/>
    <w:next w:val="Normal"/>
    <w:autoRedefine/>
    <w:uiPriority w:val="39"/>
    <w:unhideWhenUsed/>
    <w:rsid w:val="006500B0"/>
    <w:pPr>
      <w:spacing w:after="100"/>
      <w:ind w:left="220"/>
    </w:pPr>
  </w:style>
  <w:style w:type="paragraph" w:styleId="TOC3">
    <w:name w:val="toc 3"/>
    <w:basedOn w:val="Normal"/>
    <w:next w:val="Normal"/>
    <w:autoRedefine/>
    <w:uiPriority w:val="39"/>
    <w:unhideWhenUsed/>
    <w:rsid w:val="006500B0"/>
    <w:pPr>
      <w:spacing w:after="100"/>
      <w:ind w:left="440"/>
    </w:pPr>
  </w:style>
  <w:style w:type="paragraph" w:styleId="TableofFigures">
    <w:name w:val="table of figures"/>
    <w:basedOn w:val="Normal"/>
    <w:next w:val="Normal"/>
    <w:uiPriority w:val="99"/>
    <w:unhideWhenUsed/>
    <w:rsid w:val="007D2594"/>
    <w:pPr>
      <w:spacing w:after="0"/>
    </w:pPr>
  </w:style>
  <w:style w:type="character" w:styleId="FollowedHyperlink">
    <w:name w:val="FollowedHyperlink"/>
    <w:basedOn w:val="DefaultParagraphFont"/>
    <w:uiPriority w:val="99"/>
    <w:semiHidden/>
    <w:unhideWhenUsed/>
    <w:rsid w:val="00365697"/>
    <w:rPr>
      <w:color w:val="954F72" w:themeColor="followedHyperlink"/>
      <w:u w:val="single"/>
    </w:rPr>
  </w:style>
  <w:style w:type="character" w:customStyle="1" w:styleId="UnresolvedMention1">
    <w:name w:val="Unresolved Mention1"/>
    <w:basedOn w:val="DefaultParagraphFont"/>
    <w:uiPriority w:val="99"/>
    <w:semiHidden/>
    <w:unhideWhenUsed/>
    <w:rsid w:val="004125E3"/>
    <w:rPr>
      <w:color w:val="605E5C"/>
      <w:shd w:val="clear" w:color="auto" w:fill="E1DFDD"/>
    </w:rPr>
  </w:style>
  <w:style w:type="paragraph" w:customStyle="1" w:styleId="footnotedescription">
    <w:name w:val="footnote description"/>
    <w:next w:val="Normal"/>
    <w:link w:val="footnotedescriptionChar"/>
    <w:hidden/>
    <w:rsid w:val="00A3020A"/>
    <w:pPr>
      <w:spacing w:line="259" w:lineRule="auto"/>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sid w:val="00A3020A"/>
    <w:rPr>
      <w:rFonts w:ascii="Times New Roman" w:eastAsia="Times New Roman" w:hAnsi="Times New Roman" w:cs="Times New Roman"/>
      <w:color w:val="000000"/>
      <w:sz w:val="20"/>
    </w:rPr>
  </w:style>
  <w:style w:type="character" w:customStyle="1" w:styleId="footnotemark">
    <w:name w:val="footnote mark"/>
    <w:hidden/>
    <w:rsid w:val="00A3020A"/>
    <w:rPr>
      <w:rFonts w:ascii="Times New Roman" w:eastAsia="Times New Roman" w:hAnsi="Times New Roman" w:cs="Times New Roman"/>
      <w:color w:val="000000"/>
      <w:sz w:val="20"/>
      <w:vertAlign w:val="superscript"/>
    </w:rPr>
  </w:style>
  <w:style w:type="table" w:customStyle="1" w:styleId="TableGrid0">
    <w:name w:val="TableGrid"/>
    <w:rsid w:val="00627728"/>
    <w:rPr>
      <w:rFonts w:eastAsiaTheme="minorEastAsia"/>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131E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003766">
      <w:bodyDiv w:val="1"/>
      <w:marLeft w:val="0"/>
      <w:marRight w:val="0"/>
      <w:marTop w:val="0"/>
      <w:marBottom w:val="0"/>
      <w:divBdr>
        <w:top w:val="none" w:sz="0" w:space="0" w:color="auto"/>
        <w:left w:val="none" w:sz="0" w:space="0" w:color="auto"/>
        <w:bottom w:val="none" w:sz="0" w:space="0" w:color="auto"/>
        <w:right w:val="none" w:sz="0" w:space="0" w:color="auto"/>
      </w:divBdr>
    </w:div>
    <w:div w:id="596714328">
      <w:bodyDiv w:val="1"/>
      <w:marLeft w:val="0"/>
      <w:marRight w:val="0"/>
      <w:marTop w:val="0"/>
      <w:marBottom w:val="0"/>
      <w:divBdr>
        <w:top w:val="none" w:sz="0" w:space="0" w:color="auto"/>
        <w:left w:val="none" w:sz="0" w:space="0" w:color="auto"/>
        <w:bottom w:val="none" w:sz="0" w:space="0" w:color="auto"/>
        <w:right w:val="none" w:sz="0" w:space="0" w:color="auto"/>
      </w:divBdr>
    </w:div>
    <w:div w:id="797720041">
      <w:bodyDiv w:val="1"/>
      <w:marLeft w:val="0"/>
      <w:marRight w:val="0"/>
      <w:marTop w:val="0"/>
      <w:marBottom w:val="0"/>
      <w:divBdr>
        <w:top w:val="none" w:sz="0" w:space="0" w:color="auto"/>
        <w:left w:val="none" w:sz="0" w:space="0" w:color="auto"/>
        <w:bottom w:val="none" w:sz="0" w:space="0" w:color="auto"/>
        <w:right w:val="none" w:sz="0" w:space="0" w:color="auto"/>
      </w:divBdr>
    </w:div>
    <w:div w:id="974792927">
      <w:bodyDiv w:val="1"/>
      <w:marLeft w:val="0"/>
      <w:marRight w:val="0"/>
      <w:marTop w:val="0"/>
      <w:marBottom w:val="0"/>
      <w:divBdr>
        <w:top w:val="none" w:sz="0" w:space="0" w:color="auto"/>
        <w:left w:val="none" w:sz="0" w:space="0" w:color="auto"/>
        <w:bottom w:val="none" w:sz="0" w:space="0" w:color="auto"/>
        <w:right w:val="none" w:sz="0" w:space="0" w:color="auto"/>
      </w:divBdr>
      <w:divsChild>
        <w:div w:id="162864318">
          <w:marLeft w:val="480"/>
          <w:marRight w:val="0"/>
          <w:marTop w:val="0"/>
          <w:marBottom w:val="0"/>
          <w:divBdr>
            <w:top w:val="none" w:sz="0" w:space="0" w:color="auto"/>
            <w:left w:val="none" w:sz="0" w:space="0" w:color="auto"/>
            <w:bottom w:val="none" w:sz="0" w:space="0" w:color="auto"/>
            <w:right w:val="none" w:sz="0" w:space="0" w:color="auto"/>
          </w:divBdr>
          <w:divsChild>
            <w:div w:id="20749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2146">
      <w:bodyDiv w:val="1"/>
      <w:marLeft w:val="0"/>
      <w:marRight w:val="0"/>
      <w:marTop w:val="0"/>
      <w:marBottom w:val="0"/>
      <w:divBdr>
        <w:top w:val="none" w:sz="0" w:space="0" w:color="auto"/>
        <w:left w:val="none" w:sz="0" w:space="0" w:color="auto"/>
        <w:bottom w:val="none" w:sz="0" w:space="0" w:color="auto"/>
        <w:right w:val="none" w:sz="0" w:space="0" w:color="auto"/>
      </w:divBdr>
      <w:divsChild>
        <w:div w:id="789740474">
          <w:marLeft w:val="480"/>
          <w:marRight w:val="0"/>
          <w:marTop w:val="0"/>
          <w:marBottom w:val="0"/>
          <w:divBdr>
            <w:top w:val="none" w:sz="0" w:space="0" w:color="auto"/>
            <w:left w:val="none" w:sz="0" w:space="0" w:color="auto"/>
            <w:bottom w:val="none" w:sz="0" w:space="0" w:color="auto"/>
            <w:right w:val="none" w:sz="0" w:space="0" w:color="auto"/>
          </w:divBdr>
          <w:divsChild>
            <w:div w:id="7748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7419">
      <w:bodyDiv w:val="1"/>
      <w:marLeft w:val="0"/>
      <w:marRight w:val="0"/>
      <w:marTop w:val="0"/>
      <w:marBottom w:val="0"/>
      <w:divBdr>
        <w:top w:val="none" w:sz="0" w:space="0" w:color="auto"/>
        <w:left w:val="none" w:sz="0" w:space="0" w:color="auto"/>
        <w:bottom w:val="none" w:sz="0" w:space="0" w:color="auto"/>
        <w:right w:val="none" w:sz="0" w:space="0" w:color="auto"/>
      </w:divBdr>
      <w:divsChild>
        <w:div w:id="1349063656">
          <w:marLeft w:val="480"/>
          <w:marRight w:val="0"/>
          <w:marTop w:val="0"/>
          <w:marBottom w:val="0"/>
          <w:divBdr>
            <w:top w:val="none" w:sz="0" w:space="0" w:color="auto"/>
            <w:left w:val="none" w:sz="0" w:space="0" w:color="auto"/>
            <w:bottom w:val="none" w:sz="0" w:space="0" w:color="auto"/>
            <w:right w:val="none" w:sz="0" w:space="0" w:color="auto"/>
          </w:divBdr>
          <w:divsChild>
            <w:div w:id="45733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83457">
      <w:bodyDiv w:val="1"/>
      <w:marLeft w:val="0"/>
      <w:marRight w:val="0"/>
      <w:marTop w:val="0"/>
      <w:marBottom w:val="0"/>
      <w:divBdr>
        <w:top w:val="none" w:sz="0" w:space="0" w:color="auto"/>
        <w:left w:val="none" w:sz="0" w:space="0" w:color="auto"/>
        <w:bottom w:val="none" w:sz="0" w:space="0" w:color="auto"/>
        <w:right w:val="none" w:sz="0" w:space="0" w:color="auto"/>
      </w:divBdr>
    </w:div>
    <w:div w:id="1269308926">
      <w:bodyDiv w:val="1"/>
      <w:marLeft w:val="0"/>
      <w:marRight w:val="0"/>
      <w:marTop w:val="0"/>
      <w:marBottom w:val="0"/>
      <w:divBdr>
        <w:top w:val="none" w:sz="0" w:space="0" w:color="auto"/>
        <w:left w:val="none" w:sz="0" w:space="0" w:color="auto"/>
        <w:bottom w:val="none" w:sz="0" w:space="0" w:color="auto"/>
        <w:right w:val="none" w:sz="0" w:space="0" w:color="auto"/>
      </w:divBdr>
      <w:divsChild>
        <w:div w:id="1146556426">
          <w:marLeft w:val="480"/>
          <w:marRight w:val="0"/>
          <w:marTop w:val="0"/>
          <w:marBottom w:val="0"/>
          <w:divBdr>
            <w:top w:val="none" w:sz="0" w:space="0" w:color="auto"/>
            <w:left w:val="none" w:sz="0" w:space="0" w:color="auto"/>
            <w:bottom w:val="none" w:sz="0" w:space="0" w:color="auto"/>
            <w:right w:val="none" w:sz="0" w:space="0" w:color="auto"/>
          </w:divBdr>
          <w:divsChild>
            <w:div w:id="93837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91421">
      <w:bodyDiv w:val="1"/>
      <w:marLeft w:val="0"/>
      <w:marRight w:val="0"/>
      <w:marTop w:val="0"/>
      <w:marBottom w:val="0"/>
      <w:divBdr>
        <w:top w:val="none" w:sz="0" w:space="0" w:color="auto"/>
        <w:left w:val="none" w:sz="0" w:space="0" w:color="auto"/>
        <w:bottom w:val="none" w:sz="0" w:space="0" w:color="auto"/>
        <w:right w:val="none" w:sz="0" w:space="0" w:color="auto"/>
      </w:divBdr>
      <w:divsChild>
        <w:div w:id="645666786">
          <w:marLeft w:val="480"/>
          <w:marRight w:val="0"/>
          <w:marTop w:val="0"/>
          <w:marBottom w:val="0"/>
          <w:divBdr>
            <w:top w:val="none" w:sz="0" w:space="0" w:color="auto"/>
            <w:left w:val="none" w:sz="0" w:space="0" w:color="auto"/>
            <w:bottom w:val="none" w:sz="0" w:space="0" w:color="auto"/>
            <w:right w:val="none" w:sz="0" w:space="0" w:color="auto"/>
          </w:divBdr>
          <w:divsChild>
            <w:div w:id="14570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00287">
      <w:bodyDiv w:val="1"/>
      <w:marLeft w:val="0"/>
      <w:marRight w:val="0"/>
      <w:marTop w:val="0"/>
      <w:marBottom w:val="0"/>
      <w:divBdr>
        <w:top w:val="none" w:sz="0" w:space="0" w:color="auto"/>
        <w:left w:val="none" w:sz="0" w:space="0" w:color="auto"/>
        <w:bottom w:val="none" w:sz="0" w:space="0" w:color="auto"/>
        <w:right w:val="none" w:sz="0" w:space="0" w:color="auto"/>
      </w:divBdr>
      <w:divsChild>
        <w:div w:id="668338282">
          <w:marLeft w:val="480"/>
          <w:marRight w:val="0"/>
          <w:marTop w:val="0"/>
          <w:marBottom w:val="0"/>
          <w:divBdr>
            <w:top w:val="none" w:sz="0" w:space="0" w:color="auto"/>
            <w:left w:val="none" w:sz="0" w:space="0" w:color="auto"/>
            <w:bottom w:val="none" w:sz="0" w:space="0" w:color="auto"/>
            <w:right w:val="none" w:sz="0" w:space="0" w:color="auto"/>
          </w:divBdr>
          <w:divsChild>
            <w:div w:id="89477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4963">
      <w:bodyDiv w:val="1"/>
      <w:marLeft w:val="0"/>
      <w:marRight w:val="0"/>
      <w:marTop w:val="0"/>
      <w:marBottom w:val="0"/>
      <w:divBdr>
        <w:top w:val="none" w:sz="0" w:space="0" w:color="auto"/>
        <w:left w:val="none" w:sz="0" w:space="0" w:color="auto"/>
        <w:bottom w:val="none" w:sz="0" w:space="0" w:color="auto"/>
        <w:right w:val="none" w:sz="0" w:space="0" w:color="auto"/>
      </w:divBdr>
      <w:divsChild>
        <w:div w:id="1639723681">
          <w:marLeft w:val="480"/>
          <w:marRight w:val="0"/>
          <w:marTop w:val="0"/>
          <w:marBottom w:val="0"/>
          <w:divBdr>
            <w:top w:val="none" w:sz="0" w:space="0" w:color="auto"/>
            <w:left w:val="none" w:sz="0" w:space="0" w:color="auto"/>
            <w:bottom w:val="none" w:sz="0" w:space="0" w:color="auto"/>
            <w:right w:val="none" w:sz="0" w:space="0" w:color="auto"/>
          </w:divBdr>
          <w:divsChild>
            <w:div w:id="173835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2570">
      <w:bodyDiv w:val="1"/>
      <w:marLeft w:val="0"/>
      <w:marRight w:val="0"/>
      <w:marTop w:val="0"/>
      <w:marBottom w:val="0"/>
      <w:divBdr>
        <w:top w:val="none" w:sz="0" w:space="0" w:color="auto"/>
        <w:left w:val="none" w:sz="0" w:space="0" w:color="auto"/>
        <w:bottom w:val="none" w:sz="0" w:space="0" w:color="auto"/>
        <w:right w:val="none" w:sz="0" w:space="0" w:color="auto"/>
      </w:divBdr>
      <w:divsChild>
        <w:div w:id="1698962874">
          <w:marLeft w:val="480"/>
          <w:marRight w:val="0"/>
          <w:marTop w:val="0"/>
          <w:marBottom w:val="0"/>
          <w:divBdr>
            <w:top w:val="none" w:sz="0" w:space="0" w:color="auto"/>
            <w:left w:val="none" w:sz="0" w:space="0" w:color="auto"/>
            <w:bottom w:val="none" w:sz="0" w:space="0" w:color="auto"/>
            <w:right w:val="none" w:sz="0" w:space="0" w:color="auto"/>
          </w:divBdr>
          <w:divsChild>
            <w:div w:id="13770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11437">
      <w:bodyDiv w:val="1"/>
      <w:marLeft w:val="0"/>
      <w:marRight w:val="0"/>
      <w:marTop w:val="0"/>
      <w:marBottom w:val="0"/>
      <w:divBdr>
        <w:top w:val="none" w:sz="0" w:space="0" w:color="auto"/>
        <w:left w:val="none" w:sz="0" w:space="0" w:color="auto"/>
        <w:bottom w:val="none" w:sz="0" w:space="0" w:color="auto"/>
        <w:right w:val="none" w:sz="0" w:space="0" w:color="auto"/>
      </w:divBdr>
      <w:divsChild>
        <w:div w:id="326982895">
          <w:marLeft w:val="480"/>
          <w:marRight w:val="0"/>
          <w:marTop w:val="0"/>
          <w:marBottom w:val="0"/>
          <w:divBdr>
            <w:top w:val="none" w:sz="0" w:space="0" w:color="auto"/>
            <w:left w:val="none" w:sz="0" w:space="0" w:color="auto"/>
            <w:bottom w:val="none" w:sz="0" w:space="0" w:color="auto"/>
            <w:right w:val="none" w:sz="0" w:space="0" w:color="auto"/>
          </w:divBdr>
          <w:divsChild>
            <w:div w:id="55601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99797">
      <w:bodyDiv w:val="1"/>
      <w:marLeft w:val="0"/>
      <w:marRight w:val="0"/>
      <w:marTop w:val="0"/>
      <w:marBottom w:val="0"/>
      <w:divBdr>
        <w:top w:val="none" w:sz="0" w:space="0" w:color="auto"/>
        <w:left w:val="none" w:sz="0" w:space="0" w:color="auto"/>
        <w:bottom w:val="none" w:sz="0" w:space="0" w:color="auto"/>
        <w:right w:val="none" w:sz="0" w:space="0" w:color="auto"/>
      </w:divBdr>
      <w:divsChild>
        <w:div w:id="1775324438">
          <w:marLeft w:val="480"/>
          <w:marRight w:val="0"/>
          <w:marTop w:val="0"/>
          <w:marBottom w:val="0"/>
          <w:divBdr>
            <w:top w:val="none" w:sz="0" w:space="0" w:color="auto"/>
            <w:left w:val="none" w:sz="0" w:space="0" w:color="auto"/>
            <w:bottom w:val="none" w:sz="0" w:space="0" w:color="auto"/>
            <w:right w:val="none" w:sz="0" w:space="0" w:color="auto"/>
          </w:divBdr>
          <w:divsChild>
            <w:div w:id="131236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1.xml"/><Relationship Id="rId117" Type="http://schemas.openxmlformats.org/officeDocument/2006/relationships/theme" Target="theme/theme1.xml"/><Relationship Id="rId21" Type="http://schemas.openxmlformats.org/officeDocument/2006/relationships/chart" Target="charts/chart6.xml"/><Relationship Id="rId42" Type="http://schemas.openxmlformats.org/officeDocument/2006/relationships/chart" Target="charts/chart16.xml"/><Relationship Id="rId47" Type="http://schemas.openxmlformats.org/officeDocument/2006/relationships/image" Target="media/image11.png"/><Relationship Id="rId63" Type="http://schemas.openxmlformats.org/officeDocument/2006/relationships/chart" Target="charts/chart27.xml"/><Relationship Id="rId68" Type="http://schemas.openxmlformats.org/officeDocument/2006/relationships/image" Target="media/image22.png"/><Relationship Id="rId84" Type="http://schemas.openxmlformats.org/officeDocument/2006/relationships/image" Target="media/image32.jpg"/><Relationship Id="rId89" Type="http://schemas.openxmlformats.org/officeDocument/2006/relationships/chart" Target="charts/chart37.xml"/><Relationship Id="rId112" Type="http://schemas.openxmlformats.org/officeDocument/2006/relationships/hyperlink" Target="http://www.levyinstitute.org/publications/macroeconomic-and-microeconomic-impacts-of-improving-physical-and-social-infrastructure-a-macro-micro-policy-model-for-ghana-and-tanzania" TargetMode="External"/><Relationship Id="rId16" Type="http://schemas.openxmlformats.org/officeDocument/2006/relationships/chart" Target="charts/chart3.xml"/><Relationship Id="rId107" Type="http://schemas.openxmlformats.org/officeDocument/2006/relationships/hyperlink" Target="https://doi.org/10.1177/1094428114548590" TargetMode="External"/><Relationship Id="rId11" Type="http://schemas.openxmlformats.org/officeDocument/2006/relationships/hyperlink" Target="file:///G:\My%20Drive\BLS%20Project\Final%20Report\Levy_BLS_Report_Revised_Feb_6_2024.docx" TargetMode="External"/><Relationship Id="rId32" Type="http://schemas.openxmlformats.org/officeDocument/2006/relationships/chart" Target="charts/chart14.xml"/><Relationship Id="rId53" Type="http://schemas.openxmlformats.org/officeDocument/2006/relationships/image" Target="media/image15.png"/><Relationship Id="rId58" Type="http://schemas.openxmlformats.org/officeDocument/2006/relationships/image" Target="media/image16.png"/><Relationship Id="rId74" Type="http://schemas.openxmlformats.org/officeDocument/2006/relationships/image" Target="media/image26.png"/><Relationship Id="rId79" Type="http://schemas.openxmlformats.org/officeDocument/2006/relationships/chart" Target="charts/chart35.xml"/><Relationship Id="rId102" Type="http://schemas.openxmlformats.org/officeDocument/2006/relationships/hyperlink" Target="https://doi.org/10.1002/pam.22436" TargetMode="External"/><Relationship Id="rId5" Type="http://schemas.openxmlformats.org/officeDocument/2006/relationships/webSettings" Target="webSettings.xml"/><Relationship Id="rId90" Type="http://schemas.openxmlformats.org/officeDocument/2006/relationships/image" Target="media/image33.emf"/><Relationship Id="rId95" Type="http://schemas.openxmlformats.org/officeDocument/2006/relationships/hyperlink" Target="https://www.researchconnections.org/childcare/resources/2157" TargetMode="External"/><Relationship Id="rId22" Type="http://schemas.openxmlformats.org/officeDocument/2006/relationships/chart" Target="charts/chart7.xml"/><Relationship Id="rId27" Type="http://schemas.openxmlformats.org/officeDocument/2006/relationships/image" Target="media/image4.png"/><Relationship Id="rId43" Type="http://schemas.openxmlformats.org/officeDocument/2006/relationships/chart" Target="charts/chart17.xml"/><Relationship Id="rId48" Type="http://schemas.openxmlformats.org/officeDocument/2006/relationships/image" Target="media/image12.png"/><Relationship Id="rId64" Type="http://schemas.openxmlformats.org/officeDocument/2006/relationships/chart" Target="charts/chart28.xml"/><Relationship Id="rId69" Type="http://schemas.openxmlformats.org/officeDocument/2006/relationships/image" Target="media/image23.png"/><Relationship Id="rId113" Type="http://schemas.openxmlformats.org/officeDocument/2006/relationships/hyperlink" Target="https://doi.org/10.2139/ssrn.4108245" TargetMode="External"/><Relationship Id="rId118" Type="http://schemas.microsoft.com/office/2018/08/relationships/commentsExtensible" Target="commentsExtensible.xml"/><Relationship Id="rId80" Type="http://schemas.openxmlformats.org/officeDocument/2006/relationships/image" Target="media/image28.jpg"/><Relationship Id="rId85" Type="http://schemas.openxmlformats.org/officeDocument/2006/relationships/comments" Target="comments.xml"/><Relationship Id="rId12" Type="http://schemas.openxmlformats.org/officeDocument/2006/relationships/hyperlink" Target="file:///G:\My%20Drive\BLS%20Project\Final%20Report\Levy_BLS_Report_Revised_Feb_6_2024.docx" TargetMode="External"/><Relationship Id="rId17" Type="http://schemas.openxmlformats.org/officeDocument/2006/relationships/chart" Target="charts/chart4.xml"/><Relationship Id="rId33" Type="http://schemas.openxmlformats.org/officeDocument/2006/relationships/chart" Target="charts/chart15.xml"/><Relationship Id="rId38" Type="http://schemas.openxmlformats.org/officeDocument/2006/relationships/image" Target="media/image6.png"/><Relationship Id="rId59" Type="http://schemas.openxmlformats.org/officeDocument/2006/relationships/image" Target="media/image17.png"/><Relationship Id="rId103" Type="http://schemas.openxmlformats.org/officeDocument/2006/relationships/hyperlink" Target="http://www.nber.org/books/kuzn41-3" TargetMode="External"/><Relationship Id="rId108" Type="http://schemas.openxmlformats.org/officeDocument/2006/relationships/hyperlink" Target="https://doi.org/10.1515/econ-2021-0007" TargetMode="External"/><Relationship Id="rId54" Type="http://schemas.openxmlformats.org/officeDocument/2006/relationships/chart" Target="charts/chart22.xml"/><Relationship Id="rId70" Type="http://schemas.openxmlformats.org/officeDocument/2006/relationships/chart" Target="charts/chart30.xml"/><Relationship Id="rId75" Type="http://schemas.openxmlformats.org/officeDocument/2006/relationships/image" Target="media/image27.png"/><Relationship Id="rId91" Type="http://schemas.openxmlformats.org/officeDocument/2006/relationships/hyperlink" Target="https://doi.org/10.1257/pandp.20221041" TargetMode="External"/><Relationship Id="rId96" Type="http://schemas.openxmlformats.org/officeDocument/2006/relationships/hyperlink" Target="http://nces.ed.gov/pubsearch/pubsinfo.asp?pubid=2020075REV"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chart" Target="charts/chart8.xml"/><Relationship Id="rId28" Type="http://schemas.openxmlformats.org/officeDocument/2006/relationships/image" Target="media/image5.png"/><Relationship Id="rId49" Type="http://schemas.openxmlformats.org/officeDocument/2006/relationships/image" Target="media/image13.png"/><Relationship Id="rId57" Type="http://schemas.openxmlformats.org/officeDocument/2006/relationships/chart" Target="charts/chart25.xml"/><Relationship Id="rId106" Type="http://schemas.openxmlformats.org/officeDocument/2006/relationships/hyperlink" Target="https://doi.org/10.17226/11181" TargetMode="External"/><Relationship Id="rId114" Type="http://schemas.openxmlformats.org/officeDocument/2006/relationships/footer" Target="footer3.xml"/><Relationship Id="rId10" Type="http://schemas.openxmlformats.org/officeDocument/2006/relationships/hyperlink" Target="file:///G:\My%20Drive\BLS%20Project\Final%20Report\Levy_BLS_Report_Revised_Feb_6_2024.docx" TargetMode="External"/><Relationship Id="rId31" Type="http://schemas.openxmlformats.org/officeDocument/2006/relationships/chart" Target="charts/chart13.xml"/><Relationship Id="rId44" Type="http://schemas.openxmlformats.org/officeDocument/2006/relationships/chart" Target="charts/chart18.xml"/><Relationship Id="rId52" Type="http://schemas.openxmlformats.org/officeDocument/2006/relationships/image" Target="media/image14.png"/><Relationship Id="rId60" Type="http://schemas.openxmlformats.org/officeDocument/2006/relationships/image" Target="media/image18.png"/><Relationship Id="rId65" Type="http://schemas.openxmlformats.org/officeDocument/2006/relationships/chart" Target="charts/chart29.xml"/><Relationship Id="rId73" Type="http://schemas.openxmlformats.org/officeDocument/2006/relationships/image" Target="media/image25.png"/><Relationship Id="rId78" Type="http://schemas.openxmlformats.org/officeDocument/2006/relationships/chart" Target="charts/chart34.xml"/><Relationship Id="rId81" Type="http://schemas.openxmlformats.org/officeDocument/2006/relationships/image" Target="media/image29.jpg"/><Relationship Id="rId86" Type="http://schemas.microsoft.com/office/2011/relationships/commentsExtended" Target="commentsExtended.xml"/><Relationship Id="rId94" Type="http://schemas.openxmlformats.org/officeDocument/2006/relationships/hyperlink" Target="https://www.census.gov/library/publications/1996/demo/p70-53.html" TargetMode="External"/><Relationship Id="rId99" Type="http://schemas.openxmlformats.org/officeDocument/2006/relationships/hyperlink" Target="https://doi.org/10.21916/mlr.2023.8" TargetMode="External"/><Relationship Id="rId101" Type="http://schemas.openxmlformats.org/officeDocument/2006/relationships/hyperlink" Target="https://doi.org/10.1002/hec.3185" TargetMode="External"/><Relationship Id="rId4" Type="http://schemas.openxmlformats.org/officeDocument/2006/relationships/settings" Target="settings.xml"/><Relationship Id="rId9" Type="http://schemas.openxmlformats.org/officeDocument/2006/relationships/hyperlink" Target="file:///G:\My%20Drive\BLS%20Project\Final%20Report\Levy_BLS_Report_Revised_Feb_6_2024.docx" TargetMode="External"/><Relationship Id="rId13" Type="http://schemas.openxmlformats.org/officeDocument/2006/relationships/chart" Target="charts/chart1.xml"/><Relationship Id="rId18" Type="http://schemas.openxmlformats.org/officeDocument/2006/relationships/chart" Target="charts/chart5.xml"/><Relationship Id="rId39" Type="http://schemas.openxmlformats.org/officeDocument/2006/relationships/image" Target="media/image7.png"/><Relationship Id="rId109" Type="http://schemas.openxmlformats.org/officeDocument/2006/relationships/hyperlink" Target="https://doi.org/10.1177/1536867X0800700401" TargetMode="External"/><Relationship Id="rId50" Type="http://schemas.openxmlformats.org/officeDocument/2006/relationships/chart" Target="charts/chart20.xml"/><Relationship Id="rId55" Type="http://schemas.openxmlformats.org/officeDocument/2006/relationships/chart" Target="charts/chart23.xml"/><Relationship Id="rId76" Type="http://schemas.openxmlformats.org/officeDocument/2006/relationships/chart" Target="charts/chart32.xml"/><Relationship Id="rId97" Type="http://schemas.openxmlformats.org/officeDocument/2006/relationships/hyperlink" Target="https://doi.org/10.2307/2061897" TargetMode="External"/><Relationship Id="rId104" Type="http://schemas.openxmlformats.org/officeDocument/2006/relationships/hyperlink" Target="https://www.census.gov/library/publications/2013/demo/p70-135.html" TargetMode="External"/><Relationship Id="rId7" Type="http://schemas.openxmlformats.org/officeDocument/2006/relationships/endnotes" Target="endnotes.xml"/><Relationship Id="rId71" Type="http://schemas.openxmlformats.org/officeDocument/2006/relationships/chart" Target="charts/chart31.xml"/><Relationship Id="rId92" Type="http://schemas.openxmlformats.org/officeDocument/2006/relationships/hyperlink" Target="https://apps.bea.gov/scb/2022/02-february/0222-household-production.htm" TargetMode="External"/><Relationship Id="rId2" Type="http://schemas.openxmlformats.org/officeDocument/2006/relationships/numbering" Target="numbering.xml"/><Relationship Id="rId29" Type="http://schemas.openxmlformats.org/officeDocument/2006/relationships/footer" Target="footer2.xml"/><Relationship Id="rId24" Type="http://schemas.openxmlformats.org/officeDocument/2006/relationships/chart" Target="charts/chart9.xml"/><Relationship Id="rId40" Type="http://schemas.openxmlformats.org/officeDocument/2006/relationships/image" Target="media/image8.png"/><Relationship Id="rId45" Type="http://schemas.openxmlformats.org/officeDocument/2006/relationships/chart" Target="charts/chart19.xml"/><Relationship Id="rId66" Type="http://schemas.openxmlformats.org/officeDocument/2006/relationships/image" Target="media/image20.png"/><Relationship Id="rId87" Type="http://schemas.microsoft.com/office/2016/09/relationships/commentsIds" Target="commentsIds.xml"/><Relationship Id="rId110" Type="http://schemas.openxmlformats.org/officeDocument/2006/relationships/hyperlink" Target="https://doi.org/10.1017/S0047279402006657" TargetMode="External"/><Relationship Id="rId115" Type="http://schemas.openxmlformats.org/officeDocument/2006/relationships/fontTable" Target="fontTable.xml"/><Relationship Id="rId61" Type="http://schemas.openxmlformats.org/officeDocument/2006/relationships/image" Target="media/image19.png"/><Relationship Id="rId82" Type="http://schemas.openxmlformats.org/officeDocument/2006/relationships/image" Target="media/image30.jpeg"/><Relationship Id="rId19" Type="http://schemas.openxmlformats.org/officeDocument/2006/relationships/image" Target="media/image2.png"/><Relationship Id="rId14" Type="http://schemas.openxmlformats.org/officeDocument/2006/relationships/image" Target="media/image1.emf"/><Relationship Id="rId30" Type="http://schemas.openxmlformats.org/officeDocument/2006/relationships/chart" Target="charts/chart12.xml"/><Relationship Id="rId56" Type="http://schemas.openxmlformats.org/officeDocument/2006/relationships/chart" Target="charts/chart24.xml"/><Relationship Id="rId77" Type="http://schemas.openxmlformats.org/officeDocument/2006/relationships/chart" Target="charts/chart33.xml"/><Relationship Id="rId100" Type="http://schemas.openxmlformats.org/officeDocument/2006/relationships/hyperlink" Target="https://doi" TargetMode="External"/><Relationship Id="rId105" Type="http://schemas.openxmlformats.org/officeDocument/2006/relationships/hyperlink" Target="https://doi.org/10.1017/S0144686X18000053" TargetMode="External"/><Relationship Id="rId8" Type="http://schemas.openxmlformats.org/officeDocument/2006/relationships/footer" Target="footer1.xml"/><Relationship Id="rId51" Type="http://schemas.openxmlformats.org/officeDocument/2006/relationships/chart" Target="charts/chart21.xml"/><Relationship Id="rId72" Type="http://schemas.openxmlformats.org/officeDocument/2006/relationships/image" Target="media/image24.png"/><Relationship Id="rId93" Type="http://schemas.openxmlformats.org/officeDocument/2006/relationships/hyperlink" Target="https://doi.org/10.1016/S1094-2025(03)00009-7" TargetMode="External"/><Relationship Id="rId98" Type="http://schemas.openxmlformats.org/officeDocument/2006/relationships/hyperlink" Target="https://doi.org/10.1007/s11150-017-9387-8" TargetMode="External"/><Relationship Id="rId3" Type="http://schemas.openxmlformats.org/officeDocument/2006/relationships/styles" Target="styles.xml"/><Relationship Id="rId25" Type="http://schemas.openxmlformats.org/officeDocument/2006/relationships/chart" Target="charts/chart10.xml"/><Relationship Id="rId46" Type="http://schemas.openxmlformats.org/officeDocument/2006/relationships/image" Target="media/image10.png"/><Relationship Id="rId67" Type="http://schemas.openxmlformats.org/officeDocument/2006/relationships/image" Target="media/image21.png"/><Relationship Id="rId116" Type="http://schemas.microsoft.com/office/2011/relationships/people" Target="people.xml"/><Relationship Id="rId20" Type="http://schemas.openxmlformats.org/officeDocument/2006/relationships/image" Target="media/image3.png"/><Relationship Id="rId41" Type="http://schemas.openxmlformats.org/officeDocument/2006/relationships/image" Target="media/image9.png"/><Relationship Id="rId62" Type="http://schemas.openxmlformats.org/officeDocument/2006/relationships/chart" Target="charts/chart26.xml"/><Relationship Id="rId83" Type="http://schemas.openxmlformats.org/officeDocument/2006/relationships/image" Target="media/image31.jpeg"/><Relationship Id="rId88" Type="http://schemas.openxmlformats.org/officeDocument/2006/relationships/chart" Target="charts/chart36.xml"/><Relationship Id="rId111" Type="http://schemas.openxmlformats.org/officeDocument/2006/relationships/hyperlink" Target="https://doi.org/10.1080/000368499323463"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NULL"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G:\My%20Drive\BLS%20Project\Final%20Report\final_report_check.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G:\My%20Drive\BLS%20Project\Final%20Report\final_report_check.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G:\My%20Drive\BLS%20Project\Final%20Report\final_report_check.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G:\My%20Drive\BLS%20Project\Final%20Report\final_report_check.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G:\My%20Drive\BLS%20Project\Final%20Report\final_report_check.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G:\My%20Drive\BLS%20Project\Final%20Report\final_report_check.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G:\My%20Drive\BLS%20Project\Final%20Report\final_report_check.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G:\My%20Drive\BLS%20Project\Final%20Report\final_report_check.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G:\My%20Drive\BLS%20Project\Final%20Report\final_report_check.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G:\My%20Drive\BLS%20Project\Final%20Report\final_report_check.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G:\My%20Drive\BLS%20Project\Final%20Report\final_report_check.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G:\My%20Drive\BLS%20Project\Final%20Report\final_report_check.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G:\My%20Drive\BLS%20Project\Final%20Report\final_report_check.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G:\My%20Drive\BLS%20Project\Final%20Report\final_report_check.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G:\My%20Drive\BLS%20Project\Final%20Report\final_report_check.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G:\My%20Drive\BLS%20Project\Final%20Report\final_report_check.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I:\Shared%20drives\levy_distribution\projects\BLS_Consumption\output\clust2.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I:\Shared%20drives\levy_distribution\projects\BLS_Consumption\output\clust2.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v>Cooking</c:v>
          </c:tx>
          <c:spPr>
            <a:solidFill>
              <a:schemeClr val="accent1"/>
            </a:solidFill>
            <a:ln>
              <a:noFill/>
            </a:ln>
            <a:effectLst/>
          </c:spPr>
          <c:invertIfNegative val="0"/>
          <c:cat>
            <c:strRef>
              <c:f>Sheet2!$B$37:$B$45</c:f>
              <c:strCache>
                <c:ptCount val="9"/>
                <c:pt idx="0">
                  <c:v>New England </c:v>
                </c:pt>
                <c:pt idx="1">
                  <c:v>Mid Atlantic </c:v>
                </c:pt>
                <c:pt idx="2">
                  <c:v>EN Central </c:v>
                </c:pt>
                <c:pt idx="3">
                  <c:v>WN Central </c:v>
                </c:pt>
                <c:pt idx="4">
                  <c:v>South Atlantic </c:v>
                </c:pt>
                <c:pt idx="5">
                  <c:v>ES Central </c:v>
                </c:pt>
                <c:pt idx="6">
                  <c:v>WS Central </c:v>
                </c:pt>
                <c:pt idx="7">
                  <c:v>Mountain </c:v>
                </c:pt>
                <c:pt idx="8">
                  <c:v>Pacific </c:v>
                </c:pt>
              </c:strCache>
            </c:strRef>
          </c:cat>
          <c:val>
            <c:numRef>
              <c:f>Sheet2!$C$25:$C$33</c:f>
              <c:numCache>
                <c:formatCode>0.0</c:formatCode>
                <c:ptCount val="9"/>
                <c:pt idx="0">
                  <c:v>15.5509</c:v>
                </c:pt>
                <c:pt idx="1">
                  <c:v>14.42</c:v>
                </c:pt>
                <c:pt idx="2">
                  <c:v>12.6812</c:v>
                </c:pt>
                <c:pt idx="3">
                  <c:v>12.9268</c:v>
                </c:pt>
                <c:pt idx="4">
                  <c:v>12.6839</c:v>
                </c:pt>
                <c:pt idx="5">
                  <c:v>11.026</c:v>
                </c:pt>
                <c:pt idx="6">
                  <c:v>11.6418</c:v>
                </c:pt>
                <c:pt idx="7">
                  <c:v>13.3879</c:v>
                </c:pt>
                <c:pt idx="8">
                  <c:v>15.009399999999999</c:v>
                </c:pt>
              </c:numCache>
            </c:numRef>
          </c:val>
          <c:extLst>
            <c:ext xmlns:c16="http://schemas.microsoft.com/office/drawing/2014/chart" uri="{C3380CC4-5D6E-409C-BE32-E72D297353CC}">
              <c16:uniqueId val="{00000000-5408-467B-961F-D78995971F30}"/>
            </c:ext>
          </c:extLst>
        </c:ser>
        <c:ser>
          <c:idx val="1"/>
          <c:order val="1"/>
          <c:tx>
            <c:v>Generalist</c:v>
          </c:tx>
          <c:spPr>
            <a:solidFill>
              <a:schemeClr val="accent2"/>
            </a:solidFill>
            <a:ln>
              <a:noFill/>
            </a:ln>
            <a:effectLst/>
          </c:spPr>
          <c:invertIfNegative val="0"/>
          <c:val>
            <c:numRef>
              <c:f>Sheet2!$D$25:$D$33</c:f>
              <c:numCache>
                <c:formatCode>0.0</c:formatCode>
                <c:ptCount val="9"/>
                <c:pt idx="0">
                  <c:v>13.992599999999999</c:v>
                </c:pt>
                <c:pt idx="1">
                  <c:v>13.9229</c:v>
                </c:pt>
                <c:pt idx="2">
                  <c:v>13.3947</c:v>
                </c:pt>
                <c:pt idx="3">
                  <c:v>12.9338</c:v>
                </c:pt>
                <c:pt idx="4">
                  <c:v>13.396000000000001</c:v>
                </c:pt>
                <c:pt idx="5">
                  <c:v>13.3919</c:v>
                </c:pt>
                <c:pt idx="6">
                  <c:v>12.2781</c:v>
                </c:pt>
                <c:pt idx="7">
                  <c:v>12.8302</c:v>
                </c:pt>
                <c:pt idx="8">
                  <c:v>13.4854</c:v>
                </c:pt>
              </c:numCache>
            </c:numRef>
          </c:val>
          <c:extLst>
            <c:ext xmlns:c16="http://schemas.microsoft.com/office/drawing/2014/chart" uri="{C3380CC4-5D6E-409C-BE32-E72D297353CC}">
              <c16:uniqueId val="{00000001-5408-467B-961F-D78995971F30}"/>
            </c:ext>
          </c:extLst>
        </c:ser>
        <c:ser>
          <c:idx val="2"/>
          <c:order val="2"/>
          <c:tx>
            <c:v>Adult care</c:v>
          </c:tx>
          <c:spPr>
            <a:solidFill>
              <a:schemeClr val="accent3"/>
            </a:solidFill>
            <a:ln>
              <a:noFill/>
            </a:ln>
            <a:effectLst/>
          </c:spPr>
          <c:invertIfNegative val="0"/>
          <c:val>
            <c:numRef>
              <c:f>Sheet2!$E$25:$E$33</c:f>
              <c:numCache>
                <c:formatCode>0.0</c:formatCode>
                <c:ptCount val="9"/>
                <c:pt idx="0">
                  <c:v>16.3416</c:v>
                </c:pt>
                <c:pt idx="1">
                  <c:v>16.520800000000001</c:v>
                </c:pt>
                <c:pt idx="2">
                  <c:v>14.3422</c:v>
                </c:pt>
                <c:pt idx="3">
                  <c:v>14.4343</c:v>
                </c:pt>
                <c:pt idx="4">
                  <c:v>13.6121</c:v>
                </c:pt>
                <c:pt idx="5">
                  <c:v>12.5304</c:v>
                </c:pt>
                <c:pt idx="6">
                  <c:v>12.841100000000001</c:v>
                </c:pt>
                <c:pt idx="7">
                  <c:v>15.3111</c:v>
                </c:pt>
                <c:pt idx="8">
                  <c:v>17.2669</c:v>
                </c:pt>
              </c:numCache>
            </c:numRef>
          </c:val>
          <c:extLst>
            <c:ext xmlns:c16="http://schemas.microsoft.com/office/drawing/2014/chart" uri="{C3380CC4-5D6E-409C-BE32-E72D297353CC}">
              <c16:uniqueId val="{00000002-5408-467B-961F-D78995971F30}"/>
            </c:ext>
          </c:extLst>
        </c:ser>
        <c:ser>
          <c:idx val="3"/>
          <c:order val="3"/>
          <c:tx>
            <c:v>Active childcare</c:v>
          </c:tx>
          <c:spPr>
            <a:solidFill>
              <a:schemeClr val="accent4"/>
            </a:solidFill>
            <a:ln>
              <a:noFill/>
            </a:ln>
            <a:effectLst/>
          </c:spPr>
          <c:invertIfNegative val="0"/>
          <c:val>
            <c:numRef>
              <c:f>Sheet2!$F$25:$F$33</c:f>
              <c:numCache>
                <c:formatCode>0.0</c:formatCode>
                <c:ptCount val="9"/>
                <c:pt idx="0">
                  <c:v>18.951899999999998</c:v>
                </c:pt>
                <c:pt idx="1">
                  <c:v>19.113</c:v>
                </c:pt>
                <c:pt idx="2">
                  <c:v>15.007</c:v>
                </c:pt>
                <c:pt idx="3">
                  <c:v>16.374099999999999</c:v>
                </c:pt>
                <c:pt idx="4">
                  <c:v>15.208299999999999</c:v>
                </c:pt>
                <c:pt idx="5">
                  <c:v>14.8527</c:v>
                </c:pt>
                <c:pt idx="6">
                  <c:v>16.973800000000001</c:v>
                </c:pt>
                <c:pt idx="7">
                  <c:v>15.624700000000001</c:v>
                </c:pt>
                <c:pt idx="8">
                  <c:v>17.788499999999999</c:v>
                </c:pt>
              </c:numCache>
            </c:numRef>
          </c:val>
          <c:extLst>
            <c:ext xmlns:c16="http://schemas.microsoft.com/office/drawing/2014/chart" uri="{C3380CC4-5D6E-409C-BE32-E72D297353CC}">
              <c16:uniqueId val="{00000003-5408-467B-961F-D78995971F30}"/>
            </c:ext>
          </c:extLst>
        </c:ser>
        <c:ser>
          <c:idx val="4"/>
          <c:order val="4"/>
          <c:tx>
            <c:v>Supervisory care</c:v>
          </c:tx>
          <c:spPr>
            <a:solidFill>
              <a:schemeClr val="accent5"/>
            </a:solidFill>
            <a:ln>
              <a:noFill/>
            </a:ln>
            <a:effectLst/>
          </c:spPr>
          <c:invertIfNegative val="0"/>
          <c:val>
            <c:numRef>
              <c:f>Sheet2!$O$25:$O$33</c:f>
              <c:numCache>
                <c:formatCode>0.0</c:formatCode>
                <c:ptCount val="9"/>
                <c:pt idx="0">
                  <c:v>9.4759499999999992</c:v>
                </c:pt>
                <c:pt idx="1">
                  <c:v>9.5564999999999998</c:v>
                </c:pt>
                <c:pt idx="2">
                  <c:v>7.5034999999999998</c:v>
                </c:pt>
                <c:pt idx="3">
                  <c:v>8.1870499999999993</c:v>
                </c:pt>
                <c:pt idx="4">
                  <c:v>7.6041499999999997</c:v>
                </c:pt>
                <c:pt idx="5">
                  <c:v>7.4263500000000002</c:v>
                </c:pt>
                <c:pt idx="6">
                  <c:v>8.4869000000000003</c:v>
                </c:pt>
                <c:pt idx="7">
                  <c:v>7.8123500000000003</c:v>
                </c:pt>
                <c:pt idx="8">
                  <c:v>8.8942499999999995</c:v>
                </c:pt>
              </c:numCache>
            </c:numRef>
          </c:val>
          <c:extLst>
            <c:ext xmlns:c16="http://schemas.microsoft.com/office/drawing/2014/chart" uri="{C3380CC4-5D6E-409C-BE32-E72D297353CC}">
              <c16:uniqueId val="{00000004-5408-467B-961F-D78995971F30}"/>
            </c:ext>
          </c:extLst>
        </c:ser>
        <c:dLbls>
          <c:showLegendKey val="0"/>
          <c:showVal val="0"/>
          <c:showCatName val="0"/>
          <c:showSerName val="0"/>
          <c:showPercent val="0"/>
          <c:showBubbleSize val="0"/>
        </c:dLbls>
        <c:gapWidth val="219"/>
        <c:overlap val="-27"/>
        <c:axId val="303504000"/>
        <c:axId val="314462976"/>
      </c:barChart>
      <c:catAx>
        <c:axId val="303504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462976"/>
        <c:crosses val="autoZero"/>
        <c:auto val="1"/>
        <c:lblAlgn val="ctr"/>
        <c:lblOffset val="100"/>
        <c:noMultiLvlLbl val="0"/>
      </c:catAx>
      <c:valAx>
        <c:axId val="31446297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cross"/>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504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Men</a:t>
            </a:r>
          </a:p>
        </c:rich>
      </c:tx>
      <c:overlay val="0"/>
      <c:spPr>
        <a:noFill/>
        <a:ln>
          <a:noFill/>
        </a:ln>
        <a:effectLst/>
      </c:spPr>
    </c:title>
    <c:autoTitleDeleted val="0"/>
    <c:plotArea>
      <c:layout/>
      <c:lineChart>
        <c:grouping val="standard"/>
        <c:varyColors val="0"/>
        <c:ser>
          <c:idx val="0"/>
          <c:order val="0"/>
          <c:tx>
            <c:strRef>
              <c:f>sm_std!$B$4</c:f>
              <c:strCache>
                <c:ptCount val="1"/>
                <c:pt idx="0">
                  <c:v>ATUS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sm_std!$B$42:$B$74</c:f>
              <c:numCache>
                <c:formatCode>0.00</c:formatCode>
                <c:ptCount val="33"/>
                <c:pt idx="0">
                  <c:v>2.5127254394487348</c:v>
                </c:pt>
                <c:pt idx="1">
                  <c:v>1.9799672710893521</c:v>
                </c:pt>
                <c:pt idx="2">
                  <c:v>2.1646211483379951</c:v>
                </c:pt>
                <c:pt idx="3">
                  <c:v>2.625062447868145</c:v>
                </c:pt>
                <c:pt idx="4">
                  <c:v>2.3693178399339758</c:v>
                </c:pt>
                <c:pt idx="5">
                  <c:v>2.5875446231460209</c:v>
                </c:pt>
                <c:pt idx="6">
                  <c:v>2.7349163260626592</c:v>
                </c:pt>
                <c:pt idx="7">
                  <c:v>2.0817586476181509</c:v>
                </c:pt>
                <c:pt idx="8">
                  <c:v>2.1707057270325691</c:v>
                </c:pt>
                <c:pt idx="9">
                  <c:v>2.4712854748245858</c:v>
                </c:pt>
                <c:pt idx="10">
                  <c:v>2.4002822146271781</c:v>
                </c:pt>
                <c:pt idx="11">
                  <c:v>2.429719482619872</c:v>
                </c:pt>
                <c:pt idx="12">
                  <c:v>2.571099985018257</c:v>
                </c:pt>
                <c:pt idx="13">
                  <c:v>2.1368521088802268</c:v>
                </c:pt>
                <c:pt idx="14">
                  <c:v>2.1730358296008991</c:v>
                </c:pt>
                <c:pt idx="15">
                  <c:v>2.5354075780625882</c:v>
                </c:pt>
                <c:pt idx="16">
                  <c:v>2.2281378503954188</c:v>
                </c:pt>
                <c:pt idx="17">
                  <c:v>0.95872843698166088</c:v>
                </c:pt>
                <c:pt idx="18">
                  <c:v>1.818046696012046</c:v>
                </c:pt>
                <c:pt idx="19">
                  <c:v>2.3732304510110271</c:v>
                </c:pt>
                <c:pt idx="20">
                  <c:v>2.580793346910053</c:v>
                </c:pt>
                <c:pt idx="21">
                  <c:v>2.7231913485957668</c:v>
                </c:pt>
                <c:pt idx="22">
                  <c:v>2.0508018066104339</c:v>
                </c:pt>
                <c:pt idx="23">
                  <c:v>2.5453527109825238</c:v>
                </c:pt>
                <c:pt idx="24">
                  <c:v>1.8377329138430549</c:v>
                </c:pt>
                <c:pt idx="25">
                  <c:v>2.491258184959932</c:v>
                </c:pt>
                <c:pt idx="26">
                  <c:v>2.641909896259631</c:v>
                </c:pt>
                <c:pt idx="27">
                  <c:v>2.406706532398363</c:v>
                </c:pt>
                <c:pt idx="28">
                  <c:v>2.391117731866288</c:v>
                </c:pt>
                <c:pt idx="29">
                  <c:v>2.5619866022894668</c:v>
                </c:pt>
                <c:pt idx="30">
                  <c:v>2.248333804571867</c:v>
                </c:pt>
                <c:pt idx="31">
                  <c:v>2.710322898072882</c:v>
                </c:pt>
                <c:pt idx="32">
                  <c:v>1.990204411231153</c:v>
                </c:pt>
              </c:numCache>
            </c:numRef>
          </c:val>
          <c:smooth val="0"/>
          <c:extLst>
            <c:ext xmlns:c16="http://schemas.microsoft.com/office/drawing/2014/chart" uri="{C3380CC4-5D6E-409C-BE32-E72D297353CC}">
              <c16:uniqueId val="{00000000-BFD5-486E-AAA9-513D287B8A7D}"/>
            </c:ext>
          </c:extLst>
        </c:ser>
        <c:ser>
          <c:idx val="1"/>
          <c:order val="1"/>
          <c:tx>
            <c:strRef>
              <c:f>sm_std!$C$4</c:f>
              <c:strCache>
                <c:ptCount val="1"/>
                <c:pt idx="0">
                  <c:v>Interview</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sm_std!$C$42:$C$74</c:f>
              <c:numCache>
                <c:formatCode>0.00</c:formatCode>
                <c:ptCount val="33"/>
                <c:pt idx="0">
                  <c:v>2.4637080580832889</c:v>
                </c:pt>
                <c:pt idx="1">
                  <c:v>2.14486750034302</c:v>
                </c:pt>
                <c:pt idx="2">
                  <c:v>2.3158782517737708</c:v>
                </c:pt>
                <c:pt idx="3">
                  <c:v>2.59679473539479</c:v>
                </c:pt>
                <c:pt idx="4">
                  <c:v>2.382289711428069</c:v>
                </c:pt>
                <c:pt idx="5">
                  <c:v>2.566126310005397</c:v>
                </c:pt>
                <c:pt idx="6">
                  <c:v>2.7199483051033742</c:v>
                </c:pt>
                <c:pt idx="7">
                  <c:v>2.0669383529237151</c:v>
                </c:pt>
                <c:pt idx="8">
                  <c:v>2.151213046593393</c:v>
                </c:pt>
                <c:pt idx="9">
                  <c:v>2.5149035652403349</c:v>
                </c:pt>
                <c:pt idx="10">
                  <c:v>2.3853821424258821</c:v>
                </c:pt>
                <c:pt idx="11">
                  <c:v>2.2401322282968121</c:v>
                </c:pt>
                <c:pt idx="12">
                  <c:v>2.7423082161149051</c:v>
                </c:pt>
                <c:pt idx="13">
                  <c:v>2.3505575939411618</c:v>
                </c:pt>
                <c:pt idx="14">
                  <c:v>2.1441312299572108</c:v>
                </c:pt>
                <c:pt idx="15">
                  <c:v>2.5305287021178349</c:v>
                </c:pt>
                <c:pt idx="16">
                  <c:v>2.314134399803299</c:v>
                </c:pt>
                <c:pt idx="17">
                  <c:v>1.3317103499826031</c:v>
                </c:pt>
                <c:pt idx="18">
                  <c:v>1.9129414186823741</c:v>
                </c:pt>
                <c:pt idx="19">
                  <c:v>2.3869607999820741</c:v>
                </c:pt>
                <c:pt idx="20">
                  <c:v>2.541170182224342</c:v>
                </c:pt>
                <c:pt idx="21">
                  <c:v>2.7274829655171651</c:v>
                </c:pt>
                <c:pt idx="22">
                  <c:v>2.044023683946711</c:v>
                </c:pt>
                <c:pt idx="23">
                  <c:v>2.5449319640918509</c:v>
                </c:pt>
                <c:pt idx="24">
                  <c:v>2.146115086178372</c:v>
                </c:pt>
                <c:pt idx="25">
                  <c:v>2.5277981509209768</c:v>
                </c:pt>
                <c:pt idx="26">
                  <c:v>2.503620392854653</c:v>
                </c:pt>
                <c:pt idx="27">
                  <c:v>2.3915640999817498</c:v>
                </c:pt>
                <c:pt idx="28">
                  <c:v>2.4762440685112961</c:v>
                </c:pt>
                <c:pt idx="29">
                  <c:v>2.4815704072641891</c:v>
                </c:pt>
                <c:pt idx="30">
                  <c:v>2.4596200454044568</c:v>
                </c:pt>
                <c:pt idx="31">
                  <c:v>2.430543878495429</c:v>
                </c:pt>
                <c:pt idx="32">
                  <c:v>2.202810933935575</c:v>
                </c:pt>
              </c:numCache>
            </c:numRef>
          </c:val>
          <c:smooth val="0"/>
          <c:extLst>
            <c:ext xmlns:c16="http://schemas.microsoft.com/office/drawing/2014/chart" uri="{C3380CC4-5D6E-409C-BE32-E72D297353CC}">
              <c16:uniqueId val="{00000001-BFD5-486E-AAA9-513D287B8A7D}"/>
            </c:ext>
          </c:extLst>
        </c:ser>
        <c:ser>
          <c:idx val="2"/>
          <c:order val="2"/>
          <c:tx>
            <c:strRef>
              <c:f>sm_std!$D$4</c:f>
              <c:strCache>
                <c:ptCount val="1"/>
                <c:pt idx="0">
                  <c:v>Diary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sm_std!$D$42:$D$74</c:f>
              <c:numCache>
                <c:formatCode>0.00</c:formatCode>
                <c:ptCount val="33"/>
                <c:pt idx="0">
                  <c:v>2.4585273796430802</c:v>
                </c:pt>
                <c:pt idx="1">
                  <c:v>2.0941654155112781</c:v>
                </c:pt>
                <c:pt idx="2">
                  <c:v>2.1961451510381709</c:v>
                </c:pt>
                <c:pt idx="3">
                  <c:v>2.566380456369906</c:v>
                </c:pt>
                <c:pt idx="4">
                  <c:v>2.3810529788468662</c:v>
                </c:pt>
                <c:pt idx="5">
                  <c:v>2.3792720821818998</c:v>
                </c:pt>
                <c:pt idx="6">
                  <c:v>2.6930597624272168</c:v>
                </c:pt>
                <c:pt idx="7">
                  <c:v>2.0294510565227459</c:v>
                </c:pt>
                <c:pt idx="8">
                  <c:v>2.194308386251008</c:v>
                </c:pt>
                <c:pt idx="9">
                  <c:v>2.4090799757669861</c:v>
                </c:pt>
                <c:pt idx="10">
                  <c:v>2.3964487689188561</c:v>
                </c:pt>
                <c:pt idx="11">
                  <c:v>2.1887998054326849</c:v>
                </c:pt>
                <c:pt idx="12">
                  <c:v>2.5880144899452899</c:v>
                </c:pt>
                <c:pt idx="13">
                  <c:v>2.2706146878274391</c:v>
                </c:pt>
                <c:pt idx="14">
                  <c:v>2.107826804670013</c:v>
                </c:pt>
                <c:pt idx="15">
                  <c:v>2.5400960683733889</c:v>
                </c:pt>
                <c:pt idx="16">
                  <c:v>2.202202728926459</c:v>
                </c:pt>
                <c:pt idx="17">
                  <c:v>1.4476206633893249</c:v>
                </c:pt>
                <c:pt idx="18">
                  <c:v>1.8771337489266551</c:v>
                </c:pt>
                <c:pt idx="19">
                  <c:v>2.4335036745891618</c:v>
                </c:pt>
                <c:pt idx="20">
                  <c:v>2.4364325937037301</c:v>
                </c:pt>
                <c:pt idx="21">
                  <c:v>2.7325048867716051</c:v>
                </c:pt>
                <c:pt idx="22">
                  <c:v>1.9892636067672951</c:v>
                </c:pt>
                <c:pt idx="23">
                  <c:v>2.526271784580798</c:v>
                </c:pt>
                <c:pt idx="24">
                  <c:v>2.0186452391139489</c:v>
                </c:pt>
                <c:pt idx="25">
                  <c:v>2.478368910594579</c:v>
                </c:pt>
                <c:pt idx="26">
                  <c:v>2.4161741419081819</c:v>
                </c:pt>
                <c:pt idx="27">
                  <c:v>2.4332583783540449</c:v>
                </c:pt>
                <c:pt idx="28">
                  <c:v>2.4043983495687979</c:v>
                </c:pt>
                <c:pt idx="29">
                  <c:v>2.4889174433855481</c:v>
                </c:pt>
                <c:pt idx="30">
                  <c:v>2.397431578489492</c:v>
                </c:pt>
                <c:pt idx="31">
                  <c:v>2.4379406151359948</c:v>
                </c:pt>
                <c:pt idx="32">
                  <c:v>2.1730333861597422</c:v>
                </c:pt>
              </c:numCache>
            </c:numRef>
          </c:val>
          <c:smooth val="0"/>
          <c:extLst>
            <c:ext xmlns:c16="http://schemas.microsoft.com/office/drawing/2014/chart" uri="{C3380CC4-5D6E-409C-BE32-E72D297353CC}">
              <c16:uniqueId val="{00000002-BFD5-486E-AAA9-513D287B8A7D}"/>
            </c:ext>
          </c:extLst>
        </c:ser>
        <c:dLbls>
          <c:showLegendKey val="0"/>
          <c:showVal val="0"/>
          <c:showCatName val="0"/>
          <c:showSerName val="0"/>
          <c:showPercent val="0"/>
          <c:showBubbleSize val="0"/>
        </c:dLbls>
        <c:marker val="1"/>
        <c:smooth val="0"/>
        <c:axId val="273419648"/>
        <c:axId val="273426304"/>
      </c:lineChart>
      <c:catAx>
        <c:axId val="273419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3426304"/>
        <c:crosses val="autoZero"/>
        <c:auto val="1"/>
        <c:lblAlgn val="ctr"/>
        <c:lblOffset val="100"/>
        <c:noMultiLvlLbl val="0"/>
      </c:catAx>
      <c:valAx>
        <c:axId val="273426304"/>
        <c:scaling>
          <c:orientation val="minMax"/>
          <c:max val="5"/>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900">
                    <a:latin typeface="Times New Roman" panose="02020603050405020304" pitchFamily="18" charset="0"/>
                    <a:cs typeface="Times New Roman" panose="02020603050405020304" pitchFamily="18" charset="0"/>
                  </a:rPr>
                  <a:t>Standard deviation</a:t>
                </a:r>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73419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Women</a:t>
            </a:r>
          </a:p>
        </c:rich>
      </c:tx>
      <c:overlay val="0"/>
      <c:spPr>
        <a:noFill/>
        <a:ln>
          <a:noFill/>
        </a:ln>
        <a:effectLst/>
      </c:spPr>
    </c:title>
    <c:autoTitleDeleted val="0"/>
    <c:plotArea>
      <c:layout/>
      <c:lineChart>
        <c:grouping val="standard"/>
        <c:varyColors val="0"/>
        <c:ser>
          <c:idx val="0"/>
          <c:order val="0"/>
          <c:tx>
            <c:strRef>
              <c:f>sm_std!$E$41</c:f>
              <c:strCache>
                <c:ptCount val="1"/>
                <c:pt idx="0">
                  <c:v>ATUS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sm_std!$E$42:$E$74</c:f>
              <c:numCache>
                <c:formatCode>0.00</c:formatCode>
                <c:ptCount val="33"/>
                <c:pt idx="0">
                  <c:v>3.0067297940176698</c:v>
                </c:pt>
                <c:pt idx="1">
                  <c:v>2.9152122419916751</c:v>
                </c:pt>
                <c:pt idx="2">
                  <c:v>3.730802293722566</c:v>
                </c:pt>
                <c:pt idx="3">
                  <c:v>3.3585842989544679</c:v>
                </c:pt>
                <c:pt idx="4">
                  <c:v>2.920540067928918</c:v>
                </c:pt>
                <c:pt idx="5">
                  <c:v>3.6538450819731909</c:v>
                </c:pt>
                <c:pt idx="6">
                  <c:v>2.9527392516136182</c:v>
                </c:pt>
                <c:pt idx="7">
                  <c:v>4.3112605989054291</c:v>
                </c:pt>
                <c:pt idx="8">
                  <c:v>2.6532649985606742</c:v>
                </c:pt>
                <c:pt idx="9">
                  <c:v>2.9562024750649099</c:v>
                </c:pt>
                <c:pt idx="10">
                  <c:v>2.851006554684139</c:v>
                </c:pt>
                <c:pt idx="11">
                  <c:v>3.054758635694701</c:v>
                </c:pt>
                <c:pt idx="12">
                  <c:v>3.4300486755555508</c:v>
                </c:pt>
                <c:pt idx="13">
                  <c:v>4.0091426911324231</c:v>
                </c:pt>
                <c:pt idx="14">
                  <c:v>2.8854773727238929</c:v>
                </c:pt>
                <c:pt idx="15">
                  <c:v>3.2978456308355222</c:v>
                </c:pt>
                <c:pt idx="16">
                  <c:v>2.968517495383177</c:v>
                </c:pt>
                <c:pt idx="17">
                  <c:v>1.196653958408209</c:v>
                </c:pt>
                <c:pt idx="18">
                  <c:v>3.321747668935298</c:v>
                </c:pt>
                <c:pt idx="19">
                  <c:v>3.370209189111705</c:v>
                </c:pt>
                <c:pt idx="20">
                  <c:v>2.8996009666752229</c:v>
                </c:pt>
                <c:pt idx="21">
                  <c:v>2.995605241891421</c:v>
                </c:pt>
                <c:pt idx="22">
                  <c:v>2.8427277608700399</c:v>
                </c:pt>
                <c:pt idx="23">
                  <c:v>3.283434574045982</c:v>
                </c:pt>
                <c:pt idx="24">
                  <c:v>2.9689145238315451</c:v>
                </c:pt>
                <c:pt idx="25">
                  <c:v>3.3568689712821458</c:v>
                </c:pt>
                <c:pt idx="26">
                  <c:v>3.2655918814190472</c:v>
                </c:pt>
                <c:pt idx="27">
                  <c:v>3.0168611510011618</c:v>
                </c:pt>
                <c:pt idx="28">
                  <c:v>3.2656973726323542</c:v>
                </c:pt>
                <c:pt idx="29">
                  <c:v>3.2488252207856352</c:v>
                </c:pt>
                <c:pt idx="30">
                  <c:v>3.1059753483592059</c:v>
                </c:pt>
                <c:pt idx="31">
                  <c:v>3.0097015542195562</c:v>
                </c:pt>
                <c:pt idx="32">
                  <c:v>3.0404197898275358</c:v>
                </c:pt>
              </c:numCache>
            </c:numRef>
          </c:val>
          <c:smooth val="0"/>
          <c:extLst>
            <c:ext xmlns:c16="http://schemas.microsoft.com/office/drawing/2014/chart" uri="{C3380CC4-5D6E-409C-BE32-E72D297353CC}">
              <c16:uniqueId val="{00000000-6B98-471C-A5BD-58F7555BE635}"/>
            </c:ext>
          </c:extLst>
        </c:ser>
        <c:ser>
          <c:idx val="1"/>
          <c:order val="1"/>
          <c:tx>
            <c:strRef>
              <c:f>sm_std!$F$41</c:f>
              <c:strCache>
                <c:ptCount val="1"/>
                <c:pt idx="0">
                  <c:v>Interview</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sm_std!$F$42:$F$74</c:f>
              <c:numCache>
                <c:formatCode>0.00</c:formatCode>
                <c:ptCount val="33"/>
                <c:pt idx="0">
                  <c:v>3.0518657898619659</c:v>
                </c:pt>
                <c:pt idx="1">
                  <c:v>3.1868813200085229</c:v>
                </c:pt>
                <c:pt idx="2">
                  <c:v>3.6313399559378881</c:v>
                </c:pt>
                <c:pt idx="3">
                  <c:v>3.376798443949355</c:v>
                </c:pt>
                <c:pt idx="4">
                  <c:v>3.0322482979569951</c:v>
                </c:pt>
                <c:pt idx="5">
                  <c:v>3.6152516428011729</c:v>
                </c:pt>
                <c:pt idx="6">
                  <c:v>2.9371438720122969</c:v>
                </c:pt>
                <c:pt idx="7">
                  <c:v>4.1349853222030326</c:v>
                </c:pt>
                <c:pt idx="8">
                  <c:v>2.6984223691924378</c:v>
                </c:pt>
                <c:pt idx="9">
                  <c:v>3.0917923926222648</c:v>
                </c:pt>
                <c:pt idx="10">
                  <c:v>2.8542393006861451</c:v>
                </c:pt>
                <c:pt idx="11">
                  <c:v>3.1634434090644148</c:v>
                </c:pt>
                <c:pt idx="12">
                  <c:v>3.505800803894489</c:v>
                </c:pt>
                <c:pt idx="13">
                  <c:v>3.90624447236724</c:v>
                </c:pt>
                <c:pt idx="14">
                  <c:v>2.9270699504691482</c:v>
                </c:pt>
                <c:pt idx="15">
                  <c:v>3.2238132776743118</c:v>
                </c:pt>
                <c:pt idx="16">
                  <c:v>3.304918077488801</c:v>
                </c:pt>
                <c:pt idx="17">
                  <c:v>3.0116275693235082</c:v>
                </c:pt>
                <c:pt idx="18">
                  <c:v>3.3017018270379719</c:v>
                </c:pt>
                <c:pt idx="19">
                  <c:v>3.447583954551777</c:v>
                </c:pt>
                <c:pt idx="20">
                  <c:v>2.9982604433802358</c:v>
                </c:pt>
                <c:pt idx="21">
                  <c:v>2.946955955419269</c:v>
                </c:pt>
                <c:pt idx="22">
                  <c:v>2.9537825907405479</c:v>
                </c:pt>
                <c:pt idx="23">
                  <c:v>3.2969838580459441</c:v>
                </c:pt>
                <c:pt idx="24">
                  <c:v>3.4585852760472191</c:v>
                </c:pt>
                <c:pt idx="25">
                  <c:v>3.291344144677212</c:v>
                </c:pt>
                <c:pt idx="26">
                  <c:v>3.2857428424961559</c:v>
                </c:pt>
                <c:pt idx="27">
                  <c:v>3.0104815337486022</c:v>
                </c:pt>
                <c:pt idx="28">
                  <c:v>3.2266356286855089</c:v>
                </c:pt>
                <c:pt idx="29">
                  <c:v>3.399477009079475</c:v>
                </c:pt>
                <c:pt idx="30">
                  <c:v>3.214604470096813</c:v>
                </c:pt>
                <c:pt idx="31">
                  <c:v>3.014504638079639</c:v>
                </c:pt>
                <c:pt idx="32">
                  <c:v>3.0629728393224882</c:v>
                </c:pt>
              </c:numCache>
            </c:numRef>
          </c:val>
          <c:smooth val="0"/>
          <c:extLst>
            <c:ext xmlns:c16="http://schemas.microsoft.com/office/drawing/2014/chart" uri="{C3380CC4-5D6E-409C-BE32-E72D297353CC}">
              <c16:uniqueId val="{00000001-6B98-471C-A5BD-58F7555BE635}"/>
            </c:ext>
          </c:extLst>
        </c:ser>
        <c:ser>
          <c:idx val="2"/>
          <c:order val="2"/>
          <c:tx>
            <c:strRef>
              <c:f>sm_std!$G$41</c:f>
              <c:strCache>
                <c:ptCount val="1"/>
                <c:pt idx="0">
                  <c:v>Diary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sm_std!$G$42:$G$74</c:f>
              <c:numCache>
                <c:formatCode>0.00</c:formatCode>
                <c:ptCount val="33"/>
                <c:pt idx="0">
                  <c:v>3.0823963811680071</c:v>
                </c:pt>
                <c:pt idx="1">
                  <c:v>3.3512153893312022</c:v>
                </c:pt>
                <c:pt idx="2">
                  <c:v>3.5960440346118738</c:v>
                </c:pt>
                <c:pt idx="3">
                  <c:v>3.3339994884587019</c:v>
                </c:pt>
                <c:pt idx="4">
                  <c:v>3.0600125570116581</c:v>
                </c:pt>
                <c:pt idx="5">
                  <c:v>3.71151464520063</c:v>
                </c:pt>
                <c:pt idx="6">
                  <c:v>2.9860178494379541</c:v>
                </c:pt>
                <c:pt idx="7">
                  <c:v>4.2632878986032354</c:v>
                </c:pt>
                <c:pt idx="8">
                  <c:v>2.6802398567531491</c:v>
                </c:pt>
                <c:pt idx="9">
                  <c:v>3.0843166753783788</c:v>
                </c:pt>
                <c:pt idx="10">
                  <c:v>2.87412474479861</c:v>
                </c:pt>
                <c:pt idx="11">
                  <c:v>3.2005670288914541</c:v>
                </c:pt>
                <c:pt idx="12">
                  <c:v>3.5948241058269401</c:v>
                </c:pt>
                <c:pt idx="13">
                  <c:v>3.9633110128446152</c:v>
                </c:pt>
                <c:pt idx="14">
                  <c:v>2.895176661057536</c:v>
                </c:pt>
                <c:pt idx="15">
                  <c:v>3.2992289678306119</c:v>
                </c:pt>
                <c:pt idx="16">
                  <c:v>3.267280012588909</c:v>
                </c:pt>
                <c:pt idx="17">
                  <c:v>2.7784742441691992</c:v>
                </c:pt>
                <c:pt idx="18">
                  <c:v>3.2659027988959308</c:v>
                </c:pt>
                <c:pt idx="19">
                  <c:v>3.474136316470041</c:v>
                </c:pt>
                <c:pt idx="20">
                  <c:v>3.0632958044482539</c:v>
                </c:pt>
                <c:pt idx="21">
                  <c:v>2.996520674223079</c:v>
                </c:pt>
                <c:pt idx="22">
                  <c:v>2.9532606005609932</c:v>
                </c:pt>
                <c:pt idx="23">
                  <c:v>3.3309175539242788</c:v>
                </c:pt>
                <c:pt idx="24">
                  <c:v>3.479228634832785</c:v>
                </c:pt>
                <c:pt idx="25">
                  <c:v>3.2830338847970451</c:v>
                </c:pt>
                <c:pt idx="26">
                  <c:v>3.1668997097458149</c:v>
                </c:pt>
                <c:pt idx="27">
                  <c:v>3.141032376722984</c:v>
                </c:pt>
                <c:pt idx="28">
                  <c:v>3.299485660853227</c:v>
                </c:pt>
                <c:pt idx="29">
                  <c:v>3.2956303210022222</c:v>
                </c:pt>
                <c:pt idx="30">
                  <c:v>3.2539416209769381</c:v>
                </c:pt>
                <c:pt idx="31">
                  <c:v>3.117312812406178</c:v>
                </c:pt>
                <c:pt idx="32">
                  <c:v>3.1289311780723832</c:v>
                </c:pt>
              </c:numCache>
            </c:numRef>
          </c:val>
          <c:smooth val="0"/>
          <c:extLst>
            <c:ext xmlns:c16="http://schemas.microsoft.com/office/drawing/2014/chart" uri="{C3380CC4-5D6E-409C-BE32-E72D297353CC}">
              <c16:uniqueId val="{00000002-6B98-471C-A5BD-58F7555BE635}"/>
            </c:ext>
          </c:extLst>
        </c:ser>
        <c:dLbls>
          <c:showLegendKey val="0"/>
          <c:showVal val="0"/>
          <c:showCatName val="0"/>
          <c:showSerName val="0"/>
          <c:showPercent val="0"/>
          <c:showBubbleSize val="0"/>
        </c:dLbls>
        <c:marker val="1"/>
        <c:smooth val="0"/>
        <c:axId val="273478784"/>
        <c:axId val="273481088"/>
      </c:lineChart>
      <c:catAx>
        <c:axId val="273478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3481088"/>
        <c:crosses val="autoZero"/>
        <c:auto val="1"/>
        <c:lblAlgn val="ctr"/>
        <c:lblOffset val="100"/>
        <c:noMultiLvlLbl val="0"/>
      </c:catAx>
      <c:valAx>
        <c:axId val="27348108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900">
                    <a:latin typeface="Times New Roman" panose="02020603050405020304" pitchFamily="18" charset="0"/>
                    <a:cs typeface="Times New Roman" panose="02020603050405020304" pitchFamily="18" charset="0"/>
                  </a:rPr>
                  <a:t>Standard</a:t>
                </a:r>
                <a:r>
                  <a:rPr lang="en-US" sz="900" baseline="0">
                    <a:latin typeface="Times New Roman" panose="02020603050405020304" pitchFamily="18" charset="0"/>
                    <a:cs typeface="Times New Roman" panose="02020603050405020304" pitchFamily="18" charset="0"/>
                  </a:rPr>
                  <a:t> deviation</a:t>
                </a:r>
                <a:endParaRPr lang="en-US" sz="900">
                  <a:latin typeface="Times New Roman" panose="02020603050405020304" pitchFamily="18" charset="0"/>
                  <a:cs typeface="Times New Roman" panose="02020603050405020304" pitchFamily="18" charset="0"/>
                </a:endParaRPr>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73478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userShapes r:id="rId2"/>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Mean, Weekend</a:t>
            </a:r>
          </a:p>
        </c:rich>
      </c:tx>
      <c:overlay val="0"/>
      <c:spPr>
        <a:noFill/>
        <a:ln>
          <a:noFill/>
        </a:ln>
        <a:effectLst/>
      </c:spPr>
    </c:title>
    <c:autoTitleDeleted val="0"/>
    <c:plotArea>
      <c:layout/>
      <c:lineChart>
        <c:grouping val="standard"/>
        <c:varyColors val="0"/>
        <c:ser>
          <c:idx val="0"/>
          <c:order val="0"/>
          <c:tx>
            <c:strRef>
              <c:f>rp_sm_mean_median_comp!$K$63:$K$64</c:f>
              <c:strCache>
                <c:ptCount val="2"/>
                <c:pt idx="0">
                  <c:v>SM</c:v>
                </c:pt>
                <c:pt idx="1">
                  <c:v>Interview</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rp_sm_mean_median_comp!$K$65:$K$97</c:f>
              <c:numCache>
                <c:formatCode>0%</c:formatCode>
                <c:ptCount val="33"/>
                <c:pt idx="0">
                  <c:v>-7.0560628385120117E-3</c:v>
                </c:pt>
                <c:pt idx="1">
                  <c:v>0.12276233318026586</c:v>
                </c:pt>
                <c:pt idx="2">
                  <c:v>-1.8701933562822348E-2</c:v>
                </c:pt>
                <c:pt idx="3">
                  <c:v>4.1048008835614436E-2</c:v>
                </c:pt>
                <c:pt idx="4">
                  <c:v>1.5988345358409983E-2</c:v>
                </c:pt>
                <c:pt idx="5">
                  <c:v>-7.9386328210087842E-2</c:v>
                </c:pt>
                <c:pt idx="6">
                  <c:v>-6.5009464011018814E-3</c:v>
                </c:pt>
                <c:pt idx="7">
                  <c:v>1.8620715295003976E-2</c:v>
                </c:pt>
                <c:pt idx="8">
                  <c:v>1.8374019713720546E-3</c:v>
                </c:pt>
                <c:pt idx="9">
                  <c:v>1.147048509930304E-3</c:v>
                </c:pt>
                <c:pt idx="10">
                  <c:v>-2.5936150043246453E-3</c:v>
                </c:pt>
                <c:pt idx="11">
                  <c:v>2.8148913214722793E-2</c:v>
                </c:pt>
                <c:pt idx="12">
                  <c:v>-1.5802620595786299E-2</c:v>
                </c:pt>
                <c:pt idx="13">
                  <c:v>-1.4398839210328807E-2</c:v>
                </c:pt>
                <c:pt idx="14">
                  <c:v>-5.5451242911201959E-3</c:v>
                </c:pt>
                <c:pt idx="15">
                  <c:v>-9.7144467773347953E-3</c:v>
                </c:pt>
                <c:pt idx="16">
                  <c:v>6.8906162883960898E-2</c:v>
                </c:pt>
                <c:pt idx="17">
                  <c:v>0.49487687630341082</c:v>
                </c:pt>
                <c:pt idx="18">
                  <c:v>3.0248339232738175E-2</c:v>
                </c:pt>
                <c:pt idx="19">
                  <c:v>-3.8110289075634407E-2</c:v>
                </c:pt>
                <c:pt idx="20">
                  <c:v>8.3949288880287298E-3</c:v>
                </c:pt>
                <c:pt idx="21">
                  <c:v>-1.9172739254271542E-2</c:v>
                </c:pt>
                <c:pt idx="22">
                  <c:v>-2.0877551370361846E-3</c:v>
                </c:pt>
                <c:pt idx="23">
                  <c:v>9.8471922372891374E-3</c:v>
                </c:pt>
                <c:pt idx="24">
                  <c:v>0.15216813340603963</c:v>
                </c:pt>
                <c:pt idx="25">
                  <c:v>-7.7118725930173104E-3</c:v>
                </c:pt>
                <c:pt idx="26">
                  <c:v>1.9382424615254301E-2</c:v>
                </c:pt>
                <c:pt idx="27">
                  <c:v>-1.2324039685330024E-2</c:v>
                </c:pt>
                <c:pt idx="28">
                  <c:v>-1.0647098003288002E-3</c:v>
                </c:pt>
                <c:pt idx="29">
                  <c:v>3.4780945087052206E-2</c:v>
                </c:pt>
                <c:pt idx="30">
                  <c:v>2.8533840571381974E-2</c:v>
                </c:pt>
                <c:pt idx="31">
                  <c:v>-6.970928594637027E-2</c:v>
                </c:pt>
                <c:pt idx="32">
                  <c:v>2.1049161742983324E-2</c:v>
                </c:pt>
              </c:numCache>
            </c:numRef>
          </c:val>
          <c:smooth val="0"/>
          <c:extLst>
            <c:ext xmlns:c16="http://schemas.microsoft.com/office/drawing/2014/chart" uri="{C3380CC4-5D6E-409C-BE32-E72D297353CC}">
              <c16:uniqueId val="{00000000-DCC3-49D8-8E98-42072233E3AE}"/>
            </c:ext>
          </c:extLst>
        </c:ser>
        <c:ser>
          <c:idx val="2"/>
          <c:order val="2"/>
          <c:tx>
            <c:strRef>
              <c:f>rp_sm_mean_median_comp!$M$63:$M$64</c:f>
              <c:strCache>
                <c:ptCount val="2"/>
                <c:pt idx="0">
                  <c:v>RP</c:v>
                </c:pt>
                <c:pt idx="1">
                  <c:v>Interview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rp_sm_mean_median_comp!$M$65:$M$97</c:f>
              <c:numCache>
                <c:formatCode>0%</c:formatCode>
                <c:ptCount val="33"/>
                <c:pt idx="0">
                  <c:v>3.7715541648317474E-2</c:v>
                </c:pt>
                <c:pt idx="1">
                  <c:v>7.329808396801174E-2</c:v>
                </c:pt>
                <c:pt idx="2">
                  <c:v>3.0797877007153529E-2</c:v>
                </c:pt>
                <c:pt idx="3">
                  <c:v>6.8121552375522088E-2</c:v>
                </c:pt>
                <c:pt idx="4">
                  <c:v>4.1365547883433607E-2</c:v>
                </c:pt>
                <c:pt idx="5">
                  <c:v>-1.6429711187669782E-2</c:v>
                </c:pt>
                <c:pt idx="6">
                  <c:v>3.2878024900862446E-2</c:v>
                </c:pt>
                <c:pt idx="7">
                  <c:v>1.6961114907694697E-2</c:v>
                </c:pt>
                <c:pt idx="8">
                  <c:v>2.8008663987244775E-2</c:v>
                </c:pt>
                <c:pt idx="9">
                  <c:v>5.5992546043523772E-2</c:v>
                </c:pt>
                <c:pt idx="10">
                  <c:v>2.8845627604449531E-2</c:v>
                </c:pt>
                <c:pt idx="11">
                  <c:v>0.17921431814970745</c:v>
                </c:pt>
                <c:pt idx="12">
                  <c:v>-3.2779168948287696E-2</c:v>
                </c:pt>
                <c:pt idx="13">
                  <c:v>-5.0877924181639611E-2</c:v>
                </c:pt>
                <c:pt idx="14">
                  <c:v>2.8328337852672414E-2</c:v>
                </c:pt>
                <c:pt idx="15">
                  <c:v>1.5928381381064449E-2</c:v>
                </c:pt>
                <c:pt idx="16">
                  <c:v>0.12355645218302413</c:v>
                </c:pt>
                <c:pt idx="17">
                  <c:v>0.44318582647693661</c:v>
                </c:pt>
                <c:pt idx="18">
                  <c:v>8.7607844076458052E-2</c:v>
                </c:pt>
                <c:pt idx="19">
                  <c:v>-4.9172708770290896E-2</c:v>
                </c:pt>
                <c:pt idx="20">
                  <c:v>6.5418927300006757E-2</c:v>
                </c:pt>
                <c:pt idx="21">
                  <c:v>3.9271148326263106E-2</c:v>
                </c:pt>
                <c:pt idx="22">
                  <c:v>3.2838681731123476E-2</c:v>
                </c:pt>
                <c:pt idx="23">
                  <c:v>4.3604614340607917E-2</c:v>
                </c:pt>
                <c:pt idx="24">
                  <c:v>0.11251884706298543</c:v>
                </c:pt>
                <c:pt idx="25">
                  <c:v>3.7758105682384802E-2</c:v>
                </c:pt>
                <c:pt idx="26">
                  <c:v>1.9297309083674996E-2</c:v>
                </c:pt>
                <c:pt idx="27">
                  <c:v>4.7713688983927582E-2</c:v>
                </c:pt>
                <c:pt idx="28">
                  <c:v>-2.2317554394937766E-2</c:v>
                </c:pt>
                <c:pt idx="29">
                  <c:v>4.3405826434845807E-2</c:v>
                </c:pt>
                <c:pt idx="30">
                  <c:v>6.9554242833768765E-2</c:v>
                </c:pt>
                <c:pt idx="31">
                  <c:v>1.5319424791429226E-2</c:v>
                </c:pt>
                <c:pt idx="32">
                  <c:v>9.9447045980908255E-2</c:v>
                </c:pt>
              </c:numCache>
            </c:numRef>
          </c:val>
          <c:smooth val="0"/>
          <c:extLst>
            <c:ext xmlns:c16="http://schemas.microsoft.com/office/drawing/2014/chart" uri="{C3380CC4-5D6E-409C-BE32-E72D297353CC}">
              <c16:uniqueId val="{00000001-DCC3-49D8-8E98-42072233E3AE}"/>
            </c:ext>
          </c:extLst>
        </c:ser>
        <c:dLbls>
          <c:showLegendKey val="0"/>
          <c:showVal val="0"/>
          <c:showCatName val="0"/>
          <c:showSerName val="0"/>
          <c:showPercent val="0"/>
          <c:showBubbleSize val="0"/>
        </c:dLbls>
        <c:marker val="1"/>
        <c:smooth val="0"/>
        <c:axId val="273647488"/>
        <c:axId val="273650048"/>
        <c:extLst>
          <c:ext xmlns:c15="http://schemas.microsoft.com/office/drawing/2012/chart" uri="{02D57815-91ED-43cb-92C2-25804820EDAC}">
            <c15:filteredLineSeries>
              <c15:ser>
                <c:idx val="1"/>
                <c:order val="1"/>
                <c:tx>
                  <c:strRef>
                    <c:extLst>
                      <c:ext uri="{02D57815-91ED-43cb-92C2-25804820EDAC}">
                        <c15:formulaRef>
                          <c15:sqref>rp_sm_mean_median_comp!$L$63:$L$64</c15:sqref>
                        </c15:formulaRef>
                      </c:ext>
                    </c:extLst>
                    <c:strCache>
                      <c:ptCount val="2"/>
                      <c:pt idx="0">
                        <c:v>SM</c:v>
                      </c:pt>
                      <c:pt idx="1">
                        <c:v>Diary</c:v>
                      </c:pt>
                    </c:strCache>
                  </c:strRef>
                </c:tx>
                <c:spPr>
                  <a:ln w="28575" cap="rnd">
                    <a:solidFill>
                      <a:schemeClr val="accent2"/>
                    </a:solidFill>
                    <a:round/>
                  </a:ln>
                  <a:effectLst/>
                </c:spPr>
                <c:marker>
                  <c:symbol val="none"/>
                </c:marker>
                <c:val>
                  <c:numRef>
                    <c:extLst>
                      <c:ext uri="{02D57815-91ED-43cb-92C2-25804820EDAC}">
                        <c15:formulaRef>
                          <c15:sqref>rp_sm_mean_median_comp!$L$65:$L$97</c15:sqref>
                        </c15:formulaRef>
                      </c:ext>
                    </c:extLst>
                    <c:numCache>
                      <c:formatCode>0%</c:formatCode>
                      <c:ptCount val="33"/>
                      <c:pt idx="0">
                        <c:v>6.753059857058874E-3</c:v>
                      </c:pt>
                      <c:pt idx="1">
                        <c:v>0.16048770618878261</c:v>
                      </c:pt>
                      <c:pt idx="2">
                        <c:v>6.4365089901363692E-3</c:v>
                      </c:pt>
                      <c:pt idx="3">
                        <c:v>4.3622549250533105E-2</c:v>
                      </c:pt>
                      <c:pt idx="4">
                        <c:v>4.0913385911329314E-2</c:v>
                      </c:pt>
                      <c:pt idx="5">
                        <c:v>-6.6908561950749679E-2</c:v>
                      </c:pt>
                      <c:pt idx="6">
                        <c:v>4.6523763346388858E-2</c:v>
                      </c:pt>
                      <c:pt idx="7">
                        <c:v>8.7795415312853953E-2</c:v>
                      </c:pt>
                      <c:pt idx="8">
                        <c:v>9.218257171744515E-3</c:v>
                      </c:pt>
                      <c:pt idx="9">
                        <c:v>-5.681770402899966E-3</c:v>
                      </c:pt>
                      <c:pt idx="10">
                        <c:v>2.2307706482719958E-2</c:v>
                      </c:pt>
                      <c:pt idx="11">
                        <c:v>7.4447596598735011E-2</c:v>
                      </c:pt>
                      <c:pt idx="12">
                        <c:v>-2.0894744717978697E-2</c:v>
                      </c:pt>
                      <c:pt idx="13">
                        <c:v>1.726264145707157E-2</c:v>
                      </c:pt>
                      <c:pt idx="14">
                        <c:v>5.0140893099152928E-2</c:v>
                      </c:pt>
                      <c:pt idx="15">
                        <c:v>-3.4553610178179595E-3</c:v>
                      </c:pt>
                      <c:pt idx="16">
                        <c:v>9.4959883745170615E-2</c:v>
                      </c:pt>
                      <c:pt idx="17">
                        <c:v>0.40147051328873662</c:v>
                      </c:pt>
                      <c:pt idx="18">
                        <c:v>6.4796075512383533E-2</c:v>
                      </c:pt>
                      <c:pt idx="19">
                        <c:v>-4.5181147795664844E-2</c:v>
                      </c:pt>
                      <c:pt idx="20">
                        <c:v>1.4017120276473172E-2</c:v>
                      </c:pt>
                      <c:pt idx="21">
                        <c:v>3.6580060389356461E-2</c:v>
                      </c:pt>
                      <c:pt idx="22">
                        <c:v>5.2557075447236867E-2</c:v>
                      </c:pt>
                      <c:pt idx="23">
                        <c:v>1.3798241088168517E-2</c:v>
                      </c:pt>
                      <c:pt idx="24">
                        <c:v>9.7977521787593558E-2</c:v>
                      </c:pt>
                      <c:pt idx="25">
                        <c:v>3.5838078194484924E-2</c:v>
                      </c:pt>
                      <c:pt idx="26">
                        <c:v>7.4491098725713911E-2</c:v>
                      </c:pt>
                      <c:pt idx="27">
                        <c:v>-4.398404161276348E-3</c:v>
                      </c:pt>
                      <c:pt idx="28">
                        <c:v>1.7541593956343027E-2</c:v>
                      </c:pt>
                      <c:pt idx="29">
                        <c:v>5.8258509813205128E-2</c:v>
                      </c:pt>
                      <c:pt idx="30">
                        <c:v>1.1810155613536599E-2</c:v>
                      </c:pt>
                      <c:pt idx="31">
                        <c:v>-2.3380972152259538E-2</c:v>
                      </c:pt>
                      <c:pt idx="32">
                        <c:v>3.5552309402289151E-2</c:v>
                      </c:pt>
                    </c:numCache>
                  </c:numRef>
                </c:val>
                <c:smooth val="0"/>
                <c:extLst>
                  <c:ext xmlns:c16="http://schemas.microsoft.com/office/drawing/2014/chart" uri="{C3380CC4-5D6E-409C-BE32-E72D297353CC}">
                    <c16:uniqueId val="{00000002-DCC3-49D8-8E98-42072233E3AE}"/>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rp_sm_mean_median_comp!$N$63:$N$64</c15:sqref>
                        </c15:formulaRef>
                      </c:ext>
                    </c:extLst>
                    <c:strCache>
                      <c:ptCount val="2"/>
                      <c:pt idx="0">
                        <c:v>RP</c:v>
                      </c:pt>
                      <c:pt idx="1">
                        <c:v>Diary</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rp_sm_mean_median_comp!$N$65:$N$97</c15:sqref>
                        </c15:formulaRef>
                      </c:ext>
                    </c:extLst>
                    <c:numCache>
                      <c:formatCode>0%</c:formatCode>
                      <c:ptCount val="33"/>
                      <c:pt idx="0">
                        <c:v>3.3879032210151427E-2</c:v>
                      </c:pt>
                      <c:pt idx="1">
                        <c:v>8.1251380219581781E-2</c:v>
                      </c:pt>
                      <c:pt idx="2">
                        <c:v>4.9120321946648726E-2</c:v>
                      </c:pt>
                      <c:pt idx="3">
                        <c:v>3.9636397745659302E-2</c:v>
                      </c:pt>
                      <c:pt idx="4">
                        <c:v>4.9052370695127356E-2</c:v>
                      </c:pt>
                      <c:pt idx="5">
                        <c:v>-2.0436268009219272E-2</c:v>
                      </c:pt>
                      <c:pt idx="6">
                        <c:v>4.4551552511946202E-2</c:v>
                      </c:pt>
                      <c:pt idx="7">
                        <c:v>3.3735436840188537E-2</c:v>
                      </c:pt>
                      <c:pt idx="8">
                        <c:v>2.5333444888604673E-2</c:v>
                      </c:pt>
                      <c:pt idx="9">
                        <c:v>5.4655187928170923E-2</c:v>
                      </c:pt>
                      <c:pt idx="10">
                        <c:v>3.0899010103605073E-2</c:v>
                      </c:pt>
                      <c:pt idx="11">
                        <c:v>0.17022742721872763</c:v>
                      </c:pt>
                      <c:pt idx="12">
                        <c:v>-3.6392822785740186E-3</c:v>
                      </c:pt>
                      <c:pt idx="13">
                        <c:v>-4.6411037703660507E-2</c:v>
                      </c:pt>
                      <c:pt idx="14">
                        <c:v>4.7613313847155059E-2</c:v>
                      </c:pt>
                      <c:pt idx="15">
                        <c:v>1.4545119092927328E-2</c:v>
                      </c:pt>
                      <c:pt idx="16">
                        <c:v>0.12203695562448424</c:v>
                      </c:pt>
                      <c:pt idx="17">
                        <c:v>0.43310577127477723</c:v>
                      </c:pt>
                      <c:pt idx="18">
                        <c:v>0.1096396851345669</c:v>
                      </c:pt>
                      <c:pt idx="19">
                        <c:v>-6.4070812097235863E-2</c:v>
                      </c:pt>
                      <c:pt idx="20">
                        <c:v>5.7453746974772679E-2</c:v>
                      </c:pt>
                      <c:pt idx="21">
                        <c:v>4.413008791223394E-2</c:v>
                      </c:pt>
                      <c:pt idx="22">
                        <c:v>6.0061168905535478E-2</c:v>
                      </c:pt>
                      <c:pt idx="23">
                        <c:v>3.4295864774005924E-2</c:v>
                      </c:pt>
                      <c:pt idx="24">
                        <c:v>0.10276958926470869</c:v>
                      </c:pt>
                      <c:pt idx="25">
                        <c:v>4.4686705425008855E-2</c:v>
                      </c:pt>
                      <c:pt idx="26">
                        <c:v>4.6092297546221017E-2</c:v>
                      </c:pt>
                      <c:pt idx="27">
                        <c:v>3.5278169723127695E-2</c:v>
                      </c:pt>
                      <c:pt idx="28">
                        <c:v>-1.8308775519782161E-2</c:v>
                      </c:pt>
                      <c:pt idx="29">
                        <c:v>4.000208276067263E-2</c:v>
                      </c:pt>
                      <c:pt idx="30">
                        <c:v>6.3130517457975044E-2</c:v>
                      </c:pt>
                      <c:pt idx="31">
                        <c:v>1.5836797694075644E-2</c:v>
                      </c:pt>
                      <c:pt idx="32">
                        <c:v>8.2171663529725603E-2</c:v>
                      </c:pt>
                    </c:numCache>
                  </c:numRef>
                </c:val>
                <c:smooth val="0"/>
                <c:extLst xmlns:c15="http://schemas.microsoft.com/office/drawing/2012/chart">
                  <c:ext xmlns:c16="http://schemas.microsoft.com/office/drawing/2014/chart" uri="{C3380CC4-5D6E-409C-BE32-E72D297353CC}">
                    <c16:uniqueId val="{00000003-DCC3-49D8-8E98-42072233E3AE}"/>
                  </c:ext>
                </c:extLst>
              </c15:ser>
            </c15:filteredLineSeries>
          </c:ext>
        </c:extLst>
      </c:lineChart>
      <c:catAx>
        <c:axId val="273647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3650048"/>
        <c:crosses val="autoZero"/>
        <c:auto val="1"/>
        <c:lblAlgn val="ctr"/>
        <c:lblOffset val="100"/>
        <c:noMultiLvlLbl val="0"/>
      </c:catAx>
      <c:valAx>
        <c:axId val="27365004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73647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Median, Weekend</a:t>
            </a:r>
          </a:p>
        </c:rich>
      </c:tx>
      <c:overlay val="0"/>
      <c:spPr>
        <a:noFill/>
        <a:ln>
          <a:noFill/>
        </a:ln>
        <a:effectLst/>
      </c:spPr>
    </c:title>
    <c:autoTitleDeleted val="0"/>
    <c:plotArea>
      <c:layout/>
      <c:lineChart>
        <c:grouping val="standard"/>
        <c:varyColors val="0"/>
        <c:ser>
          <c:idx val="0"/>
          <c:order val="0"/>
          <c:tx>
            <c:strRef>
              <c:f>rp_sm_mean_median_comp!$O$63:$O$64</c:f>
              <c:strCache>
                <c:ptCount val="2"/>
                <c:pt idx="0">
                  <c:v>SM</c:v>
                </c:pt>
                <c:pt idx="1">
                  <c:v>Interview</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rp_sm_mean_median_comp!$O$65:$O$97</c:f>
              <c:numCache>
                <c:formatCode>0%</c:formatCode>
                <c:ptCount val="33"/>
                <c:pt idx="0">
                  <c:v>-2.3809501102992625E-2</c:v>
                </c:pt>
                <c:pt idx="1">
                  <c:v>7.1428607921212084E-2</c:v>
                </c:pt>
                <c:pt idx="2">
                  <c:v>0</c:v>
                </c:pt>
                <c:pt idx="3">
                  <c:v>0.11363638284777777</c:v>
                </c:pt>
                <c:pt idx="4">
                  <c:v>1.6574569915932313E-2</c:v>
                </c:pt>
                <c:pt idx="5">
                  <c:v>-0.15942026221233863</c:v>
                </c:pt>
                <c:pt idx="6">
                  <c:v>0</c:v>
                </c:pt>
                <c:pt idx="7">
                  <c:v>5.0000025033951179E-2</c:v>
                </c:pt>
                <c:pt idx="8">
                  <c:v>1.5624984866008385E-2</c:v>
                </c:pt>
                <c:pt idx="9">
                  <c:v>-7.6923000741995207E-3</c:v>
                </c:pt>
                <c:pt idx="10">
                  <c:v>0</c:v>
                </c:pt>
                <c:pt idx="11">
                  <c:v>5.5555582046508567E-2</c:v>
                </c:pt>
                <c:pt idx="12">
                  <c:v>-8.7719264783357342E-2</c:v>
                </c:pt>
                <c:pt idx="13">
                  <c:v>-1.7857075345757201E-2</c:v>
                </c:pt>
                <c:pt idx="14">
                  <c:v>1.8518500530834592E-2</c:v>
                </c:pt>
                <c:pt idx="15">
                  <c:v>-2.1739110153428665E-2</c:v>
                </c:pt>
                <c:pt idx="16">
                  <c:v>9.0909090909090828E-2</c:v>
                </c:pt>
                <c:pt idx="17">
                  <c:v>0.76470589472760864</c:v>
                </c:pt>
                <c:pt idx="18">
                  <c:v>4.6979820667626404E-2</c:v>
                </c:pt>
                <c:pt idx="19">
                  <c:v>-6.8965547858746423E-2</c:v>
                </c:pt>
                <c:pt idx="20">
                  <c:v>-9.2165813556620568E-3</c:v>
                </c:pt>
                <c:pt idx="21">
                  <c:v>-5.5555582046508678E-2</c:v>
                </c:pt>
                <c:pt idx="22">
                  <c:v>-3.0303001403808705E-2</c:v>
                </c:pt>
                <c:pt idx="23">
                  <c:v>4.5454501120514301E-3</c:v>
                </c:pt>
                <c:pt idx="24">
                  <c:v>0.25</c:v>
                </c:pt>
                <c:pt idx="25">
                  <c:v>-6.2500013969838397E-2</c:v>
                </c:pt>
                <c:pt idx="26">
                  <c:v>0.12499996647238842</c:v>
                </c:pt>
                <c:pt idx="27">
                  <c:v>0</c:v>
                </c:pt>
                <c:pt idx="28">
                  <c:v>3.0303001403808816E-2</c:v>
                </c:pt>
                <c:pt idx="29">
                  <c:v>6.6666682561238533E-2</c:v>
                </c:pt>
                <c:pt idx="30">
                  <c:v>1.8604700368054061E-2</c:v>
                </c:pt>
                <c:pt idx="31">
                  <c:v>-8.3333313465118519E-2</c:v>
                </c:pt>
                <c:pt idx="32">
                  <c:v>3.7735880885356954E-2</c:v>
                </c:pt>
              </c:numCache>
            </c:numRef>
          </c:val>
          <c:smooth val="0"/>
          <c:extLst>
            <c:ext xmlns:c16="http://schemas.microsoft.com/office/drawing/2014/chart" uri="{C3380CC4-5D6E-409C-BE32-E72D297353CC}">
              <c16:uniqueId val="{00000000-7514-4932-AA6D-B6D530E341EB}"/>
            </c:ext>
          </c:extLst>
        </c:ser>
        <c:ser>
          <c:idx val="2"/>
          <c:order val="2"/>
          <c:tx>
            <c:strRef>
              <c:f>rp_sm_mean_median_comp!$Q$63:$Q$64</c:f>
              <c:strCache>
                <c:ptCount val="2"/>
                <c:pt idx="0">
                  <c:v>RP</c:v>
                </c:pt>
                <c:pt idx="1">
                  <c:v>Interview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rp_sm_mean_median_comp!$Q$65:$Q$97</c:f>
              <c:numCache>
                <c:formatCode>0%</c:formatCode>
                <c:ptCount val="33"/>
                <c:pt idx="0">
                  <c:v>0.14101123809814453</c:v>
                </c:pt>
                <c:pt idx="1">
                  <c:v>0.38976336276440171</c:v>
                </c:pt>
                <c:pt idx="2">
                  <c:v>0.27664268676382697</c:v>
                </c:pt>
                <c:pt idx="3">
                  <c:v>0.31100846830262996</c:v>
                </c:pt>
                <c:pt idx="4">
                  <c:v>0.26536343645845784</c:v>
                </c:pt>
                <c:pt idx="5">
                  <c:v>5.420767742654542E-3</c:v>
                </c:pt>
                <c:pt idx="6">
                  <c:v>0.29510203274813573</c:v>
                </c:pt>
                <c:pt idx="7">
                  <c:v>0.26513350642045741</c:v>
                </c:pt>
                <c:pt idx="8">
                  <c:v>0.22362775767404219</c:v>
                </c:pt>
                <c:pt idx="9">
                  <c:v>0.20111317997297218</c:v>
                </c:pt>
                <c:pt idx="10">
                  <c:v>0.23961003621419263</c:v>
                </c:pt>
                <c:pt idx="11">
                  <c:v>0.60101413726806641</c:v>
                </c:pt>
                <c:pt idx="12">
                  <c:v>6.1768381219161173E-2</c:v>
                </c:pt>
                <c:pt idx="13">
                  <c:v>6.7868466522457593E-2</c:v>
                </c:pt>
                <c:pt idx="14">
                  <c:v>0.30494088941254649</c:v>
                </c:pt>
                <c:pt idx="15">
                  <c:v>9.9131772811138497E-2</c:v>
                </c:pt>
                <c:pt idx="16">
                  <c:v>0.46379696239124635</c:v>
                </c:pt>
                <c:pt idx="17">
                  <c:v>1.0630960749394482</c:v>
                </c:pt>
                <c:pt idx="18">
                  <c:v>0.27558467355776362</c:v>
                </c:pt>
                <c:pt idx="19">
                  <c:v>8.2871015013807892E-5</c:v>
                </c:pt>
                <c:pt idx="20">
                  <c:v>0.2211614975649332</c:v>
                </c:pt>
                <c:pt idx="21">
                  <c:v>0.21566573778788234</c:v>
                </c:pt>
                <c:pt idx="22">
                  <c:v>0.28864635120738646</c:v>
                </c:pt>
                <c:pt idx="23">
                  <c:v>0.17111680353518399</c:v>
                </c:pt>
                <c:pt idx="24">
                  <c:v>0.57791006565093994</c:v>
                </c:pt>
                <c:pt idx="25">
                  <c:v>0.16840101292139331</c:v>
                </c:pt>
                <c:pt idx="26">
                  <c:v>0.37216891729328294</c:v>
                </c:pt>
                <c:pt idx="27">
                  <c:v>0.12756729125976585</c:v>
                </c:pt>
                <c:pt idx="28">
                  <c:v>0.25606900995427928</c:v>
                </c:pt>
                <c:pt idx="29">
                  <c:v>0.269012451171875</c:v>
                </c:pt>
                <c:pt idx="30">
                  <c:v>0.18026767065952365</c:v>
                </c:pt>
                <c:pt idx="31">
                  <c:v>0.13036835193634033</c:v>
                </c:pt>
                <c:pt idx="32">
                  <c:v>0.31058145298671236</c:v>
                </c:pt>
              </c:numCache>
            </c:numRef>
          </c:val>
          <c:smooth val="0"/>
          <c:extLst>
            <c:ext xmlns:c16="http://schemas.microsoft.com/office/drawing/2014/chart" uri="{C3380CC4-5D6E-409C-BE32-E72D297353CC}">
              <c16:uniqueId val="{00000001-7514-4932-AA6D-B6D530E341EB}"/>
            </c:ext>
          </c:extLst>
        </c:ser>
        <c:dLbls>
          <c:showLegendKey val="0"/>
          <c:showVal val="0"/>
          <c:showCatName val="0"/>
          <c:showSerName val="0"/>
          <c:showPercent val="0"/>
          <c:showBubbleSize val="0"/>
        </c:dLbls>
        <c:marker val="1"/>
        <c:smooth val="0"/>
        <c:axId val="273683968"/>
        <c:axId val="273690624"/>
        <c:extLst>
          <c:ext xmlns:c15="http://schemas.microsoft.com/office/drawing/2012/chart" uri="{02D57815-91ED-43cb-92C2-25804820EDAC}">
            <c15:filteredLineSeries>
              <c15:ser>
                <c:idx val="1"/>
                <c:order val="1"/>
                <c:tx>
                  <c:strRef>
                    <c:extLst>
                      <c:ext uri="{02D57815-91ED-43cb-92C2-25804820EDAC}">
                        <c15:formulaRef>
                          <c15:sqref>rp_sm_mean_median_comp!$P$63:$P$64</c15:sqref>
                        </c15:formulaRef>
                      </c:ext>
                    </c:extLst>
                    <c:strCache>
                      <c:ptCount val="2"/>
                      <c:pt idx="0">
                        <c:v>SM</c:v>
                      </c:pt>
                      <c:pt idx="1">
                        <c:v>Diary</c:v>
                      </c:pt>
                    </c:strCache>
                  </c:strRef>
                </c:tx>
                <c:spPr>
                  <a:ln w="28575" cap="rnd">
                    <a:solidFill>
                      <a:schemeClr val="accent2"/>
                    </a:solidFill>
                    <a:round/>
                  </a:ln>
                  <a:effectLst/>
                </c:spPr>
                <c:marker>
                  <c:symbol val="none"/>
                </c:marker>
                <c:val>
                  <c:numRef>
                    <c:extLst>
                      <c:ext uri="{02D57815-91ED-43cb-92C2-25804820EDAC}">
                        <c15:formulaRef>
                          <c15:sqref>rp_sm_mean_median_comp!$P$65:$P$97</c15:sqref>
                        </c15:formulaRef>
                      </c:ext>
                    </c:extLst>
                    <c:numCache>
                      <c:formatCode>0%</c:formatCode>
                      <c:ptCount val="33"/>
                      <c:pt idx="0">
                        <c:v>2.3809501102992625E-2</c:v>
                      </c:pt>
                      <c:pt idx="1">
                        <c:v>0.14285721584242417</c:v>
                      </c:pt>
                      <c:pt idx="2">
                        <c:v>0</c:v>
                      </c:pt>
                      <c:pt idx="3">
                        <c:v>0.11363638284777777</c:v>
                      </c:pt>
                      <c:pt idx="4">
                        <c:v>6.629835869751366E-2</c:v>
                      </c:pt>
                      <c:pt idx="5">
                        <c:v>-0.17391304347826086</c:v>
                      </c:pt>
                      <c:pt idx="6">
                        <c:v>9.0909090909090828E-2</c:v>
                      </c:pt>
                      <c:pt idx="7">
                        <c:v>0.12500002682209055</c:v>
                      </c:pt>
                      <c:pt idx="8">
                        <c:v>4.1666626309355914E-2</c:v>
                      </c:pt>
                      <c:pt idx="9">
                        <c:v>-3.8461610410337799E-2</c:v>
                      </c:pt>
                      <c:pt idx="10">
                        <c:v>2.7777751286824692E-2</c:v>
                      </c:pt>
                      <c:pt idx="11">
                        <c:v>8.3333333333333259E-2</c:v>
                      </c:pt>
                      <c:pt idx="12">
                        <c:v>-5.2631578947368474E-2</c:v>
                      </c:pt>
                      <c:pt idx="13">
                        <c:v>-3.5714252870908902E-2</c:v>
                      </c:pt>
                      <c:pt idx="14">
                        <c:v>0.11111109148818321</c:v>
                      </c:pt>
                      <c:pt idx="15">
                        <c:v>-1.7391288122742821E-2</c:v>
                      </c:pt>
                      <c:pt idx="16">
                        <c:v>0.15151518041437306</c:v>
                      </c:pt>
                      <c:pt idx="17">
                        <c:v>0.47058821054478472</c:v>
                      </c:pt>
                      <c:pt idx="18">
                        <c:v>0.12080534915280605</c:v>
                      </c:pt>
                      <c:pt idx="19">
                        <c:v>-0.11379313916853762</c:v>
                      </c:pt>
                      <c:pt idx="20">
                        <c:v>3.6866391344838378E-2</c:v>
                      </c:pt>
                      <c:pt idx="21">
                        <c:v>4.4444481531779045E-2</c:v>
                      </c:pt>
                      <c:pt idx="22">
                        <c:v>6.0606089505282235E-2</c:v>
                      </c:pt>
                      <c:pt idx="23">
                        <c:v>9.0909002241026382E-3</c:v>
                      </c:pt>
                      <c:pt idx="24">
                        <c:v>0.25</c:v>
                      </c:pt>
                      <c:pt idx="25">
                        <c:v>1.5624984866008385E-2</c:v>
                      </c:pt>
                      <c:pt idx="26">
                        <c:v>0.23749994523823448</c:v>
                      </c:pt>
                      <c:pt idx="27">
                        <c:v>0</c:v>
                      </c:pt>
                      <c:pt idx="28">
                        <c:v>6.0606089505282235E-2</c:v>
                      </c:pt>
                      <c:pt idx="29">
                        <c:v>0.13888891537984205</c:v>
                      </c:pt>
                      <c:pt idx="30">
                        <c:v>0</c:v>
                      </c:pt>
                      <c:pt idx="31">
                        <c:v>-4.1666686534881481E-2</c:v>
                      </c:pt>
                      <c:pt idx="32">
                        <c:v>4.7169834237457131E-2</c:v>
                      </c:pt>
                    </c:numCache>
                  </c:numRef>
                </c:val>
                <c:smooth val="0"/>
                <c:extLst>
                  <c:ext xmlns:c16="http://schemas.microsoft.com/office/drawing/2014/chart" uri="{C3380CC4-5D6E-409C-BE32-E72D297353CC}">
                    <c16:uniqueId val="{00000002-7514-4932-AA6D-B6D530E341EB}"/>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rp_sm_mean_median_comp!$R$63:$R$64</c15:sqref>
                        </c15:formulaRef>
                      </c:ext>
                    </c:extLst>
                    <c:strCache>
                      <c:ptCount val="2"/>
                      <c:pt idx="0">
                        <c:v>RP</c:v>
                      </c:pt>
                      <c:pt idx="1">
                        <c:v>Diary</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rp_sm_mean_median_comp!$R$65:$R$97</c15:sqref>
                        </c15:formulaRef>
                      </c:ext>
                    </c:extLst>
                    <c:numCache>
                      <c:formatCode>0%</c:formatCode>
                      <c:ptCount val="33"/>
                      <c:pt idx="0">
                        <c:v>0.13911785398210808</c:v>
                      </c:pt>
                      <c:pt idx="1">
                        <c:v>0.41274708252313563</c:v>
                      </c:pt>
                      <c:pt idx="2">
                        <c:v>0.29050119615796066</c:v>
                      </c:pt>
                      <c:pt idx="3">
                        <c:v>0.28737199767346833</c:v>
                      </c:pt>
                      <c:pt idx="4">
                        <c:v>0.26868064242136724</c:v>
                      </c:pt>
                      <c:pt idx="5">
                        <c:v>-3.9015230925186772E-3</c:v>
                      </c:pt>
                      <c:pt idx="6">
                        <c:v>0.29620630090886912</c:v>
                      </c:pt>
                      <c:pt idx="7">
                        <c:v>0.29018390870532751</c:v>
                      </c:pt>
                      <c:pt idx="8">
                        <c:v>0.21260887067602763</c:v>
                      </c:pt>
                      <c:pt idx="9">
                        <c:v>0.21042195795418817</c:v>
                      </c:pt>
                      <c:pt idx="10">
                        <c:v>0.23710934321085597</c:v>
                      </c:pt>
                      <c:pt idx="11">
                        <c:v>0.59492270151774096</c:v>
                      </c:pt>
                      <c:pt idx="12">
                        <c:v>9.1570703606856485E-2</c:v>
                      </c:pt>
                      <c:pt idx="13">
                        <c:v>6.8878714092887483E-2</c:v>
                      </c:pt>
                      <c:pt idx="14">
                        <c:v>0.31362435881960193</c:v>
                      </c:pt>
                      <c:pt idx="15">
                        <c:v>0.10502075330113847</c:v>
                      </c:pt>
                      <c:pt idx="16">
                        <c:v>0.439270626414906</c:v>
                      </c:pt>
                      <c:pt idx="17">
                        <c:v>1.0449014414401723</c:v>
                      </c:pt>
                      <c:pt idx="18">
                        <c:v>0.32596152692217806</c:v>
                      </c:pt>
                      <c:pt idx="19">
                        <c:v>-1.0514950621700492E-2</c:v>
                      </c:pt>
                      <c:pt idx="20">
                        <c:v>0.21637475551931895</c:v>
                      </c:pt>
                      <c:pt idx="21">
                        <c:v>0.21059139569600438</c:v>
                      </c:pt>
                      <c:pt idx="22">
                        <c:v>0.31502038782293162</c:v>
                      </c:pt>
                      <c:pt idx="23">
                        <c:v>0.15832100871864241</c:v>
                      </c:pt>
                      <c:pt idx="24">
                        <c:v>0.6098146438598635</c:v>
                      </c:pt>
                      <c:pt idx="25">
                        <c:v>0.1820003349781234</c:v>
                      </c:pt>
                      <c:pt idx="26">
                        <c:v>0.38185929114045836</c:v>
                      </c:pt>
                      <c:pt idx="27">
                        <c:v>0.12137699127197266</c:v>
                      </c:pt>
                      <c:pt idx="28">
                        <c:v>0.25072852048006911</c:v>
                      </c:pt>
                      <c:pt idx="29">
                        <c:v>0.2589383920033772</c:v>
                      </c:pt>
                      <c:pt idx="30">
                        <c:v>0.17622111955290309</c:v>
                      </c:pt>
                      <c:pt idx="31">
                        <c:v>0.12333929538726807</c:v>
                      </c:pt>
                      <c:pt idx="32">
                        <c:v>0.2908461974777925</c:v>
                      </c:pt>
                    </c:numCache>
                  </c:numRef>
                </c:val>
                <c:smooth val="0"/>
                <c:extLst xmlns:c15="http://schemas.microsoft.com/office/drawing/2012/chart">
                  <c:ext xmlns:c16="http://schemas.microsoft.com/office/drawing/2014/chart" uri="{C3380CC4-5D6E-409C-BE32-E72D297353CC}">
                    <c16:uniqueId val="{00000003-7514-4932-AA6D-B6D530E341EB}"/>
                  </c:ext>
                </c:extLst>
              </c15:ser>
            </c15:filteredLineSeries>
          </c:ext>
        </c:extLst>
      </c:lineChart>
      <c:catAx>
        <c:axId val="273683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3690624"/>
        <c:crosses val="autoZero"/>
        <c:auto val="1"/>
        <c:lblAlgn val="ctr"/>
        <c:lblOffset val="100"/>
        <c:noMultiLvlLbl val="0"/>
      </c:catAx>
      <c:valAx>
        <c:axId val="27369062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73683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Mean, Weekday</a:t>
            </a:r>
          </a:p>
        </c:rich>
      </c:tx>
      <c:overlay val="0"/>
      <c:spPr>
        <a:noFill/>
        <a:ln>
          <a:noFill/>
        </a:ln>
        <a:effectLst/>
      </c:spPr>
    </c:title>
    <c:autoTitleDeleted val="0"/>
    <c:plotArea>
      <c:layout/>
      <c:lineChart>
        <c:grouping val="standard"/>
        <c:varyColors val="0"/>
        <c:ser>
          <c:idx val="0"/>
          <c:order val="0"/>
          <c:tx>
            <c:strRef>
              <c:f>rp_sm_mean_median_comp!$K$6:$K$7</c:f>
              <c:strCache>
                <c:ptCount val="2"/>
                <c:pt idx="0">
                  <c:v>SM</c:v>
                </c:pt>
                <c:pt idx="1">
                  <c:v>Interview</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rp_sm_mean_median_comp!$K$8:$K$40</c:f>
              <c:numCache>
                <c:formatCode>0%</c:formatCode>
                <c:ptCount val="33"/>
                <c:pt idx="0">
                  <c:v>5.3925332107411794E-3</c:v>
                </c:pt>
                <c:pt idx="1">
                  <c:v>0.11983796571795091</c:v>
                </c:pt>
                <c:pt idx="2">
                  <c:v>-1.6181732873382537E-2</c:v>
                </c:pt>
                <c:pt idx="3">
                  <c:v>0.11015315232581901</c:v>
                </c:pt>
                <c:pt idx="4">
                  <c:v>4.2234482104786641E-2</c:v>
                </c:pt>
                <c:pt idx="5">
                  <c:v>-0.10705922076442365</c:v>
                </c:pt>
                <c:pt idx="6">
                  <c:v>-9.6778180786999402E-3</c:v>
                </c:pt>
                <c:pt idx="7">
                  <c:v>-3.1468618669498127E-2</c:v>
                </c:pt>
                <c:pt idx="8">
                  <c:v>3.0258714820811994E-2</c:v>
                </c:pt>
                <c:pt idx="9">
                  <c:v>2.5617491418880034E-2</c:v>
                </c:pt>
                <c:pt idx="10">
                  <c:v>3.7673631857364498E-3</c:v>
                </c:pt>
                <c:pt idx="11">
                  <c:v>2.2390336786527465E-2</c:v>
                </c:pt>
                <c:pt idx="12">
                  <c:v>1.3214653204332238E-2</c:v>
                </c:pt>
                <c:pt idx="13">
                  <c:v>-2.3102369961081393E-2</c:v>
                </c:pt>
                <c:pt idx="14">
                  <c:v>-5.4406996616295222E-3</c:v>
                </c:pt>
                <c:pt idx="15">
                  <c:v>-1.7985900217073025E-2</c:v>
                </c:pt>
                <c:pt idx="16">
                  <c:v>0.14599394692167533</c:v>
                </c:pt>
                <c:pt idx="17">
                  <c:v>1.3034139990444911</c:v>
                </c:pt>
                <c:pt idx="18">
                  <c:v>-6.7169991664972617E-4</c:v>
                </c:pt>
                <c:pt idx="19">
                  <c:v>-3.1666906466355615E-2</c:v>
                </c:pt>
                <c:pt idx="20">
                  <c:v>5.7063802533312336E-2</c:v>
                </c:pt>
                <c:pt idx="21">
                  <c:v>-4.446055461533549E-2</c:v>
                </c:pt>
                <c:pt idx="22">
                  <c:v>4.6997346722065014E-2</c:v>
                </c:pt>
                <c:pt idx="23">
                  <c:v>1.2994994044350783E-3</c:v>
                </c:pt>
                <c:pt idx="24">
                  <c:v>0.24574085683110414</c:v>
                </c:pt>
                <c:pt idx="25">
                  <c:v>-6.810275549116418E-2</c:v>
                </c:pt>
                <c:pt idx="26">
                  <c:v>7.4775111691061102E-2</c:v>
                </c:pt>
                <c:pt idx="27">
                  <c:v>1.9786250671500749E-3</c:v>
                </c:pt>
                <c:pt idx="28">
                  <c:v>4.657908432773139E-3</c:v>
                </c:pt>
                <c:pt idx="29">
                  <c:v>7.3113851955650233E-2</c:v>
                </c:pt>
                <c:pt idx="30">
                  <c:v>4.4910844154801843E-2</c:v>
                </c:pt>
                <c:pt idx="31">
                  <c:v>-5.3490989021160118E-2</c:v>
                </c:pt>
                <c:pt idx="32">
                  <c:v>4.4077211811082151E-3</c:v>
                </c:pt>
              </c:numCache>
            </c:numRef>
          </c:val>
          <c:smooth val="0"/>
          <c:extLst>
            <c:ext xmlns:c16="http://schemas.microsoft.com/office/drawing/2014/chart" uri="{C3380CC4-5D6E-409C-BE32-E72D297353CC}">
              <c16:uniqueId val="{00000000-2C40-4FB5-8026-1BB3EEF1A3B0}"/>
            </c:ext>
          </c:extLst>
        </c:ser>
        <c:ser>
          <c:idx val="2"/>
          <c:order val="2"/>
          <c:tx>
            <c:strRef>
              <c:f>rp_sm_mean_median_comp!$M$6:$M$7</c:f>
              <c:strCache>
                <c:ptCount val="2"/>
                <c:pt idx="0">
                  <c:v>RP</c:v>
                </c:pt>
                <c:pt idx="1">
                  <c:v>Interview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rp_sm_mean_median_comp!$M$8:$M$40</c:f>
              <c:numCache>
                <c:formatCode>0%</c:formatCode>
                <c:ptCount val="33"/>
                <c:pt idx="0">
                  <c:v>6.5762789162139956E-2</c:v>
                </c:pt>
                <c:pt idx="1">
                  <c:v>3.9146760240963641E-2</c:v>
                </c:pt>
                <c:pt idx="2">
                  <c:v>-8.458196673042484E-3</c:v>
                </c:pt>
                <c:pt idx="3">
                  <c:v>3.1025833124064039E-2</c:v>
                </c:pt>
                <c:pt idx="4">
                  <c:v>6.1057693113628408E-2</c:v>
                </c:pt>
                <c:pt idx="5">
                  <c:v>-6.4467562497555142E-2</c:v>
                </c:pt>
                <c:pt idx="6">
                  <c:v>9.1642860373328805E-3</c:v>
                </c:pt>
                <c:pt idx="7">
                  <c:v>-0.13230761499894905</c:v>
                </c:pt>
                <c:pt idx="8">
                  <c:v>7.7261905532526765E-2</c:v>
                </c:pt>
                <c:pt idx="9">
                  <c:v>0.12654167113956882</c:v>
                </c:pt>
                <c:pt idx="10">
                  <c:v>3.582015034434427E-2</c:v>
                </c:pt>
                <c:pt idx="11">
                  <c:v>0.15513223397145359</c:v>
                </c:pt>
                <c:pt idx="12">
                  <c:v>-2.0246179437689582E-3</c:v>
                </c:pt>
                <c:pt idx="13">
                  <c:v>-0.1016625230734125</c:v>
                </c:pt>
                <c:pt idx="14">
                  <c:v>0.10398393293740171</c:v>
                </c:pt>
                <c:pt idx="15">
                  <c:v>2.5594950867406929E-2</c:v>
                </c:pt>
                <c:pt idx="16">
                  <c:v>6.731318557248489E-2</c:v>
                </c:pt>
                <c:pt idx="17">
                  <c:v>0.72947849149851685</c:v>
                </c:pt>
                <c:pt idx="18">
                  <c:v>-1.7816329241823636E-2</c:v>
                </c:pt>
                <c:pt idx="19">
                  <c:v>-7.0405594526679049E-3</c:v>
                </c:pt>
                <c:pt idx="20">
                  <c:v>0.11379438711214984</c:v>
                </c:pt>
                <c:pt idx="21">
                  <c:v>6.2453254298027172E-3</c:v>
                </c:pt>
                <c:pt idx="22">
                  <c:v>9.9711505195336558E-2</c:v>
                </c:pt>
                <c:pt idx="23">
                  <c:v>1.5111787530941001E-2</c:v>
                </c:pt>
                <c:pt idx="24">
                  <c:v>5.6800154893595023E-2</c:v>
                </c:pt>
                <c:pt idx="25">
                  <c:v>-2.2363606827393134E-2</c:v>
                </c:pt>
                <c:pt idx="26">
                  <c:v>8.9450062026903421E-2</c:v>
                </c:pt>
                <c:pt idx="27">
                  <c:v>7.8582985080234646E-2</c:v>
                </c:pt>
                <c:pt idx="28">
                  <c:v>1.1085409100652255E-2</c:v>
                </c:pt>
                <c:pt idx="29">
                  <c:v>9.4675563619390113E-2</c:v>
                </c:pt>
                <c:pt idx="30">
                  <c:v>4.8151566385363109E-2</c:v>
                </c:pt>
                <c:pt idx="31">
                  <c:v>3.4229445021520366E-2</c:v>
                </c:pt>
                <c:pt idx="32">
                  <c:v>3.2299666528134763E-2</c:v>
                </c:pt>
              </c:numCache>
            </c:numRef>
          </c:val>
          <c:smooth val="0"/>
          <c:extLst>
            <c:ext xmlns:c16="http://schemas.microsoft.com/office/drawing/2014/chart" uri="{C3380CC4-5D6E-409C-BE32-E72D297353CC}">
              <c16:uniqueId val="{00000001-2C40-4FB5-8026-1BB3EEF1A3B0}"/>
            </c:ext>
          </c:extLst>
        </c:ser>
        <c:dLbls>
          <c:showLegendKey val="0"/>
          <c:showVal val="0"/>
          <c:showCatName val="0"/>
          <c:showSerName val="0"/>
          <c:showPercent val="0"/>
          <c:showBubbleSize val="0"/>
        </c:dLbls>
        <c:marker val="1"/>
        <c:smooth val="0"/>
        <c:axId val="273708160"/>
        <c:axId val="273710464"/>
        <c:extLst>
          <c:ext xmlns:c15="http://schemas.microsoft.com/office/drawing/2012/chart" uri="{02D57815-91ED-43cb-92C2-25804820EDAC}">
            <c15:filteredLineSeries>
              <c15:ser>
                <c:idx val="1"/>
                <c:order val="1"/>
                <c:tx>
                  <c:strRef>
                    <c:extLst>
                      <c:ext uri="{02D57815-91ED-43cb-92C2-25804820EDAC}">
                        <c15:formulaRef>
                          <c15:sqref>rp_sm_mean_median_comp!$L$6:$L$7</c15:sqref>
                        </c15:formulaRef>
                      </c:ext>
                    </c:extLst>
                    <c:strCache>
                      <c:ptCount val="2"/>
                      <c:pt idx="0">
                        <c:v>SM</c:v>
                      </c:pt>
                      <c:pt idx="1">
                        <c:v>Diary</c:v>
                      </c:pt>
                    </c:strCache>
                  </c:strRef>
                </c:tx>
                <c:spPr>
                  <a:ln w="28575" cap="rnd">
                    <a:solidFill>
                      <a:schemeClr val="accent2"/>
                    </a:solidFill>
                    <a:round/>
                  </a:ln>
                  <a:effectLst/>
                </c:spPr>
                <c:marker>
                  <c:symbol val="none"/>
                </c:marker>
                <c:val>
                  <c:numRef>
                    <c:extLst>
                      <c:ext uri="{02D57815-91ED-43cb-92C2-25804820EDAC}">
                        <c15:formulaRef>
                          <c15:sqref>rp_sm_mean_median_comp!$L$8:$L$40</c15:sqref>
                        </c15:formulaRef>
                      </c:ext>
                    </c:extLst>
                    <c:numCache>
                      <c:formatCode>0%</c:formatCode>
                      <c:ptCount val="33"/>
                      <c:pt idx="0">
                        <c:v>1.8242516306344214E-2</c:v>
                      </c:pt>
                      <c:pt idx="1">
                        <c:v>0.14653016918633344</c:v>
                      </c:pt>
                      <c:pt idx="2">
                        <c:v>-1.6424394035300272E-2</c:v>
                      </c:pt>
                      <c:pt idx="3">
                        <c:v>0.13895245255328592</c:v>
                      </c:pt>
                      <c:pt idx="4">
                        <c:v>6.401844497141651E-2</c:v>
                      </c:pt>
                      <c:pt idx="5">
                        <c:v>-0.10508702894583422</c:v>
                      </c:pt>
                      <c:pt idx="6">
                        <c:v>5.4385996424948235E-3</c:v>
                      </c:pt>
                      <c:pt idx="7">
                        <c:v>3.3265289295768774E-2</c:v>
                      </c:pt>
                      <c:pt idx="8">
                        <c:v>3.6114900161754004E-2</c:v>
                      </c:pt>
                      <c:pt idx="9">
                        <c:v>1.8605044763196465E-2</c:v>
                      </c:pt>
                      <c:pt idx="10">
                        <c:v>1.9704670890306808E-2</c:v>
                      </c:pt>
                      <c:pt idx="11">
                        <c:v>3.6224298632474117E-2</c:v>
                      </c:pt>
                      <c:pt idx="12">
                        <c:v>7.4620971615217968E-2</c:v>
                      </c:pt>
                      <c:pt idx="13">
                        <c:v>-3.890996495122967E-2</c:v>
                      </c:pt>
                      <c:pt idx="14">
                        <c:v>-2.5894869297899081E-2</c:v>
                      </c:pt>
                      <c:pt idx="15">
                        <c:v>5.5458037807134541E-3</c:v>
                      </c:pt>
                      <c:pt idx="16">
                        <c:v>0.16061144653322579</c:v>
                      </c:pt>
                      <c:pt idx="17">
                        <c:v>1.1088138105194232</c:v>
                      </c:pt>
                      <c:pt idx="18">
                        <c:v>-6.6539693703830949E-3</c:v>
                      </c:pt>
                      <c:pt idx="19">
                        <c:v>-3.5981062682477027E-2</c:v>
                      </c:pt>
                      <c:pt idx="20">
                        <c:v>7.8462643073439198E-2</c:v>
                      </c:pt>
                      <c:pt idx="21">
                        <c:v>-1.8837890190992135E-2</c:v>
                      </c:pt>
                      <c:pt idx="22">
                        <c:v>4.1632776908511637E-2</c:v>
                      </c:pt>
                      <c:pt idx="23">
                        <c:v>2.1880994466304093E-2</c:v>
                      </c:pt>
                      <c:pt idx="24">
                        <c:v>0.25810522507076383</c:v>
                      </c:pt>
                      <c:pt idx="25">
                        <c:v>-6.6973555925490702E-2</c:v>
                      </c:pt>
                      <c:pt idx="26">
                        <c:v>3.0246920473909977E-2</c:v>
                      </c:pt>
                      <c:pt idx="27">
                        <c:v>4.6227685403691376E-2</c:v>
                      </c:pt>
                      <c:pt idx="28">
                        <c:v>5.295232071342415E-3</c:v>
                      </c:pt>
                      <c:pt idx="29">
                        <c:v>6.3256654618091934E-2</c:v>
                      </c:pt>
                      <c:pt idx="30">
                        <c:v>4.508065198014366E-2</c:v>
                      </c:pt>
                      <c:pt idx="31">
                        <c:v>7.4511828011532E-3</c:v>
                      </c:pt>
                      <c:pt idx="32">
                        <c:v>4.0847948484930008E-2</c:v>
                      </c:pt>
                    </c:numCache>
                  </c:numRef>
                </c:val>
                <c:smooth val="0"/>
                <c:extLst>
                  <c:ext xmlns:c16="http://schemas.microsoft.com/office/drawing/2014/chart" uri="{C3380CC4-5D6E-409C-BE32-E72D297353CC}">
                    <c16:uniqueId val="{00000002-2C40-4FB5-8026-1BB3EEF1A3B0}"/>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rp_sm_mean_median_comp!$N$6:$N$7</c15:sqref>
                        </c15:formulaRef>
                      </c:ext>
                    </c:extLst>
                    <c:strCache>
                      <c:ptCount val="2"/>
                      <c:pt idx="0">
                        <c:v>RP</c:v>
                      </c:pt>
                      <c:pt idx="1">
                        <c:v>Diary</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rp_sm_mean_median_comp!$N$8:$N$40</c15:sqref>
                        </c15:formulaRef>
                      </c:ext>
                    </c:extLst>
                    <c:numCache>
                      <c:formatCode>0%</c:formatCode>
                      <c:ptCount val="33"/>
                      <c:pt idx="0">
                        <c:v>6.4605138118451366E-2</c:v>
                      </c:pt>
                      <c:pt idx="1">
                        <c:v>4.6635113439951636E-2</c:v>
                      </c:pt>
                      <c:pt idx="2">
                        <c:v>-8.7360945435162041E-3</c:v>
                      </c:pt>
                      <c:pt idx="3">
                        <c:v>2.9099183601453804E-2</c:v>
                      </c:pt>
                      <c:pt idx="4">
                        <c:v>6.3601335546387805E-2</c:v>
                      </c:pt>
                      <c:pt idx="5">
                        <c:v>-5.5378751763430989E-2</c:v>
                      </c:pt>
                      <c:pt idx="6">
                        <c:v>3.7728650650792339E-3</c:v>
                      </c:pt>
                      <c:pt idx="7">
                        <c:v>-8.1032246608464642E-2</c:v>
                      </c:pt>
                      <c:pt idx="8">
                        <c:v>6.8230116837376231E-2</c:v>
                      </c:pt>
                      <c:pt idx="9">
                        <c:v>0.10916370626625982</c:v>
                      </c:pt>
                      <c:pt idx="10">
                        <c:v>3.3632273074271524E-2</c:v>
                      </c:pt>
                      <c:pt idx="11">
                        <c:v>0.13099204660327013</c:v>
                      </c:pt>
                      <c:pt idx="12">
                        <c:v>3.3434684378328861E-2</c:v>
                      </c:pt>
                      <c:pt idx="13">
                        <c:v>-7.2604707417827652E-2</c:v>
                      </c:pt>
                      <c:pt idx="14">
                        <c:v>7.1752967179499194E-2</c:v>
                      </c:pt>
                      <c:pt idx="15">
                        <c:v>3.241343257203555E-2</c:v>
                      </c:pt>
                      <c:pt idx="16">
                        <c:v>7.4108977139986099E-2</c:v>
                      </c:pt>
                      <c:pt idx="17">
                        <c:v>0.68404948564217127</c:v>
                      </c:pt>
                      <c:pt idx="18">
                        <c:v>4.4539520085651318E-4</c:v>
                      </c:pt>
                      <c:pt idx="19">
                        <c:v>-2.3222643324781522E-2</c:v>
                      </c:pt>
                      <c:pt idx="20">
                        <c:v>9.9691693223132871E-2</c:v>
                      </c:pt>
                      <c:pt idx="21">
                        <c:v>7.5291490849298537E-3</c:v>
                      </c:pt>
                      <c:pt idx="22">
                        <c:v>9.604799369790018E-2</c:v>
                      </c:pt>
                      <c:pt idx="23">
                        <c:v>1.6534570675399873E-2</c:v>
                      </c:pt>
                      <c:pt idx="24">
                        <c:v>4.9201351882046884E-2</c:v>
                      </c:pt>
                      <c:pt idx="25">
                        <c:v>-1.9748305435335567E-2</c:v>
                      </c:pt>
                      <c:pt idx="26">
                        <c:v>0.11109303334732124</c:v>
                      </c:pt>
                      <c:pt idx="27">
                        <c:v>6.1555800967673546E-2</c:v>
                      </c:pt>
                      <c:pt idx="28">
                        <c:v>7.5940770453455375E-3</c:v>
                      </c:pt>
                      <c:pt idx="29">
                        <c:v>9.9667561732515564E-2</c:v>
                      </c:pt>
                      <c:pt idx="30">
                        <c:v>4.5337590780636372E-2</c:v>
                      </c:pt>
                      <c:pt idx="31">
                        <c:v>6.9869822818115823E-2</c:v>
                      </c:pt>
                      <c:pt idx="32">
                        <c:v>4.5569645074561294E-4</c:v>
                      </c:pt>
                    </c:numCache>
                  </c:numRef>
                </c:val>
                <c:smooth val="0"/>
                <c:extLst xmlns:c15="http://schemas.microsoft.com/office/drawing/2012/chart">
                  <c:ext xmlns:c16="http://schemas.microsoft.com/office/drawing/2014/chart" uri="{C3380CC4-5D6E-409C-BE32-E72D297353CC}">
                    <c16:uniqueId val="{00000003-2C40-4FB5-8026-1BB3EEF1A3B0}"/>
                  </c:ext>
                </c:extLst>
              </c15:ser>
            </c15:filteredLineSeries>
          </c:ext>
        </c:extLst>
      </c:lineChart>
      <c:catAx>
        <c:axId val="273708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3710464"/>
        <c:crosses val="autoZero"/>
        <c:auto val="1"/>
        <c:lblAlgn val="ctr"/>
        <c:lblOffset val="100"/>
        <c:noMultiLvlLbl val="0"/>
      </c:catAx>
      <c:valAx>
        <c:axId val="27371046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73708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Median, Weekday</a:t>
            </a:r>
          </a:p>
        </c:rich>
      </c:tx>
      <c:overlay val="0"/>
      <c:spPr>
        <a:noFill/>
        <a:ln>
          <a:noFill/>
        </a:ln>
        <a:effectLst/>
      </c:spPr>
    </c:title>
    <c:autoTitleDeleted val="0"/>
    <c:plotArea>
      <c:layout/>
      <c:lineChart>
        <c:grouping val="standard"/>
        <c:varyColors val="0"/>
        <c:ser>
          <c:idx val="0"/>
          <c:order val="0"/>
          <c:tx>
            <c:strRef>
              <c:f>rp_sm_mean_median_comp!$O$6:$O$7</c:f>
              <c:strCache>
                <c:ptCount val="2"/>
                <c:pt idx="0">
                  <c:v>SM</c:v>
                </c:pt>
                <c:pt idx="1">
                  <c:v>Interview</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rp_sm_mean_median_comp!$O$8:$O$40</c:f>
              <c:numCache>
                <c:formatCode>0%</c:formatCode>
                <c:ptCount val="33"/>
                <c:pt idx="0">
                  <c:v>-1.2269926805204667E-2</c:v>
                </c:pt>
                <c:pt idx="1">
                  <c:v>0.125</c:v>
                </c:pt>
                <c:pt idx="2">
                  <c:v>0</c:v>
                </c:pt>
                <c:pt idx="3">
                  <c:v>0.24000000915527364</c:v>
                </c:pt>
                <c:pt idx="4">
                  <c:v>5.9259308709038727E-2</c:v>
                </c:pt>
                <c:pt idx="5">
                  <c:v>-0.16666672664618132</c:v>
                </c:pt>
                <c:pt idx="6">
                  <c:v>-2.7777751286824692E-2</c:v>
                </c:pt>
                <c:pt idx="7">
                  <c:v>-9.0196104610667516E-2</c:v>
                </c:pt>
                <c:pt idx="8">
                  <c:v>5.0000025033951179E-2</c:v>
                </c:pt>
                <c:pt idx="9">
                  <c:v>4.4776149145557831E-2</c:v>
                </c:pt>
                <c:pt idx="10">
                  <c:v>4.000007781982684E-2</c:v>
                </c:pt>
                <c:pt idx="11">
                  <c:v>6.2499938532712296E-2</c:v>
                </c:pt>
                <c:pt idx="12">
                  <c:v>4.2735000934721601E-3</c:v>
                </c:pt>
                <c:pt idx="13">
                  <c:v>-0.11666669845581057</c:v>
                </c:pt>
                <c:pt idx="14">
                  <c:v>-3.7037001715766293E-2</c:v>
                </c:pt>
                <c:pt idx="15">
                  <c:v>0</c:v>
                </c:pt>
                <c:pt idx="16">
                  <c:v>0.20000004577636865</c:v>
                </c:pt>
                <c:pt idx="17">
                  <c:v>1</c:v>
                </c:pt>
                <c:pt idx="18">
                  <c:v>9.5238072531564022E-2</c:v>
                </c:pt>
                <c:pt idx="19">
                  <c:v>-1.4084493799404241E-2</c:v>
                </c:pt>
                <c:pt idx="20">
                  <c:v>4.8275814441950171E-2</c:v>
                </c:pt>
                <c:pt idx="21">
                  <c:v>-0.10194178735044546</c:v>
                </c:pt>
                <c:pt idx="22">
                  <c:v>4.000007781982684E-2</c:v>
                </c:pt>
                <c:pt idx="23">
                  <c:v>0</c:v>
                </c:pt>
                <c:pt idx="24">
                  <c:v>0.13913049157039992</c:v>
                </c:pt>
                <c:pt idx="25">
                  <c:v>-9.8837202049190997E-2</c:v>
                </c:pt>
                <c:pt idx="26">
                  <c:v>8.695654427396815E-2</c:v>
                </c:pt>
                <c:pt idx="27">
                  <c:v>3.0303001403808816E-2</c:v>
                </c:pt>
                <c:pt idx="28">
                  <c:v>0</c:v>
                </c:pt>
                <c:pt idx="29">
                  <c:v>0.11486485049705419</c:v>
                </c:pt>
                <c:pt idx="30">
                  <c:v>1.3333320617675559E-2</c:v>
                </c:pt>
                <c:pt idx="31">
                  <c:v>0</c:v>
                </c:pt>
                <c:pt idx="32">
                  <c:v>2.5641093827801331E-2</c:v>
                </c:pt>
              </c:numCache>
            </c:numRef>
          </c:val>
          <c:smooth val="0"/>
          <c:extLst>
            <c:ext xmlns:c16="http://schemas.microsoft.com/office/drawing/2014/chart" uri="{C3380CC4-5D6E-409C-BE32-E72D297353CC}">
              <c16:uniqueId val="{00000000-EEA2-4456-9999-2771694126F9}"/>
            </c:ext>
          </c:extLst>
        </c:ser>
        <c:ser>
          <c:idx val="2"/>
          <c:order val="2"/>
          <c:tx>
            <c:strRef>
              <c:f>rp_sm_mean_median_comp!$Q$6:$Q$7</c:f>
              <c:strCache>
                <c:ptCount val="2"/>
                <c:pt idx="0">
                  <c:v>RP</c:v>
                </c:pt>
                <c:pt idx="1">
                  <c:v>Interview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rp_sm_mean_median_comp!$Q$8:$Q$40</c:f>
              <c:numCache>
                <c:formatCode>0%</c:formatCode>
                <c:ptCount val="33"/>
                <c:pt idx="0">
                  <c:v>0.29588769203738696</c:v>
                </c:pt>
                <c:pt idx="1">
                  <c:v>0.29930806159973145</c:v>
                </c:pt>
                <c:pt idx="2">
                  <c:v>0.19815654203995292</c:v>
                </c:pt>
                <c:pt idx="3">
                  <c:v>0.39394616676125205</c:v>
                </c:pt>
                <c:pt idx="4">
                  <c:v>0.39076042175292969</c:v>
                </c:pt>
                <c:pt idx="5">
                  <c:v>1.0407195526439983E-2</c:v>
                </c:pt>
                <c:pt idx="6">
                  <c:v>0.26323843002319336</c:v>
                </c:pt>
                <c:pt idx="7">
                  <c:v>4.2433682610006906E-2</c:v>
                </c:pt>
                <c:pt idx="8">
                  <c:v>0.5430106530907306</c:v>
                </c:pt>
                <c:pt idx="9">
                  <c:v>0.33442555141237063</c:v>
                </c:pt>
                <c:pt idx="10">
                  <c:v>0.42861233302213009</c:v>
                </c:pt>
                <c:pt idx="11">
                  <c:v>0.6004720688147589</c:v>
                </c:pt>
                <c:pt idx="12">
                  <c:v>0.18255025466160268</c:v>
                </c:pt>
                <c:pt idx="13">
                  <c:v>-4.3440341949462669E-2</c:v>
                </c:pt>
                <c:pt idx="14">
                  <c:v>0.42332458496093728</c:v>
                </c:pt>
                <c:pt idx="15">
                  <c:v>0.25526806272048796</c:v>
                </c:pt>
                <c:pt idx="16">
                  <c:v>0.42208261192636876</c:v>
                </c:pt>
                <c:pt idx="17">
                  <c:v>2.0757007598876962</c:v>
                </c:pt>
                <c:pt idx="18">
                  <c:v>0.33308301653180794</c:v>
                </c:pt>
                <c:pt idx="19">
                  <c:v>0.20800584078514528</c:v>
                </c:pt>
                <c:pt idx="20">
                  <c:v>0.30553576407174532</c:v>
                </c:pt>
                <c:pt idx="21">
                  <c:v>0.15515014675936389</c:v>
                </c:pt>
                <c:pt idx="22">
                  <c:v>0.41448636682458329</c:v>
                </c:pt>
                <c:pt idx="23">
                  <c:v>0.18670797348022461</c:v>
                </c:pt>
                <c:pt idx="24">
                  <c:v>0.38063557746573884</c:v>
                </c:pt>
                <c:pt idx="25">
                  <c:v>0.21787131401050486</c:v>
                </c:pt>
                <c:pt idx="26">
                  <c:v>0.42438725646448661</c:v>
                </c:pt>
                <c:pt idx="27">
                  <c:v>0.27883278239857057</c:v>
                </c:pt>
                <c:pt idx="28">
                  <c:v>0.29630919076855156</c:v>
                </c:pt>
                <c:pt idx="29">
                  <c:v>0.41526220405086045</c:v>
                </c:pt>
                <c:pt idx="30">
                  <c:v>0.22919330596923837</c:v>
                </c:pt>
                <c:pt idx="31">
                  <c:v>0.26381412023190998</c:v>
                </c:pt>
                <c:pt idx="32">
                  <c:v>0.25942684171481689</c:v>
                </c:pt>
              </c:numCache>
            </c:numRef>
          </c:val>
          <c:smooth val="0"/>
          <c:extLst>
            <c:ext xmlns:c16="http://schemas.microsoft.com/office/drawing/2014/chart" uri="{C3380CC4-5D6E-409C-BE32-E72D297353CC}">
              <c16:uniqueId val="{00000001-EEA2-4456-9999-2771694126F9}"/>
            </c:ext>
          </c:extLst>
        </c:ser>
        <c:dLbls>
          <c:showLegendKey val="0"/>
          <c:showVal val="0"/>
          <c:showCatName val="0"/>
          <c:showSerName val="0"/>
          <c:showPercent val="0"/>
          <c:showBubbleSize val="0"/>
        </c:dLbls>
        <c:marker val="1"/>
        <c:smooth val="0"/>
        <c:axId val="273752832"/>
        <c:axId val="273755136"/>
        <c:extLst>
          <c:ext xmlns:c15="http://schemas.microsoft.com/office/drawing/2012/chart" uri="{02D57815-91ED-43cb-92C2-25804820EDAC}">
            <c15:filteredLineSeries>
              <c15:ser>
                <c:idx val="1"/>
                <c:order val="1"/>
                <c:tx>
                  <c:strRef>
                    <c:extLst>
                      <c:ext uri="{02D57815-91ED-43cb-92C2-25804820EDAC}">
                        <c15:formulaRef>
                          <c15:sqref>rp_sm_mean_median_comp!$P$6:$P$7</c15:sqref>
                        </c15:formulaRef>
                      </c:ext>
                    </c:extLst>
                    <c:strCache>
                      <c:ptCount val="2"/>
                      <c:pt idx="0">
                        <c:v>SM</c:v>
                      </c:pt>
                      <c:pt idx="1">
                        <c:v>Diary</c:v>
                      </c:pt>
                    </c:strCache>
                  </c:strRef>
                </c:tx>
                <c:spPr>
                  <a:ln w="28575" cap="rnd">
                    <a:solidFill>
                      <a:schemeClr val="accent2"/>
                    </a:solidFill>
                    <a:round/>
                  </a:ln>
                  <a:effectLst/>
                </c:spPr>
                <c:marker>
                  <c:symbol val="none"/>
                </c:marker>
                <c:val>
                  <c:numRef>
                    <c:extLst>
                      <c:ext uri="{02D57815-91ED-43cb-92C2-25804820EDAC}">
                        <c15:formulaRef>
                          <c15:sqref>rp_sm_mean_median_comp!$P$8:$P$40</c15:sqref>
                        </c15:formulaRef>
                      </c:ext>
                    </c:extLst>
                    <c:numCache>
                      <c:formatCode>0%</c:formatCode>
                      <c:ptCount val="33"/>
                      <c:pt idx="0">
                        <c:v>1.2269926805204445E-2</c:v>
                      </c:pt>
                      <c:pt idx="1">
                        <c:v>0.125</c:v>
                      </c:pt>
                      <c:pt idx="2">
                        <c:v>1.1764694992645763E-2</c:v>
                      </c:pt>
                      <c:pt idx="3">
                        <c:v>0.24000000915527364</c:v>
                      </c:pt>
                      <c:pt idx="4">
                        <c:v>0.11111111111111116</c:v>
                      </c:pt>
                      <c:pt idx="5">
                        <c:v>-0.16666672664618132</c:v>
                      </c:pt>
                      <c:pt idx="6">
                        <c:v>0</c:v>
                      </c:pt>
                      <c:pt idx="7">
                        <c:v>6.6666659186867872E-2</c:v>
                      </c:pt>
                      <c:pt idx="8">
                        <c:v>6.0000015735626633E-2</c:v>
                      </c:pt>
                      <c:pt idx="9">
                        <c:v>4.9751268920650071E-2</c:v>
                      </c:pt>
                      <c:pt idx="10">
                        <c:v>4.000007781982684E-2</c:v>
                      </c:pt>
                      <c:pt idx="11">
                        <c:v>0.11249997876584628</c:v>
                      </c:pt>
                      <c:pt idx="12">
                        <c:v>8.9743563095885825E-2</c:v>
                      </c:pt>
                      <c:pt idx="13">
                        <c:v>-0.21333332061767574</c:v>
                      </c:pt>
                      <c:pt idx="14">
                        <c:v>-3.7037001715766293E-2</c:v>
                      </c:pt>
                      <c:pt idx="15">
                        <c:v>2.8571400545082337E-2</c:v>
                      </c:pt>
                      <c:pt idx="16">
                        <c:v>0.24000000915527364</c:v>
                      </c:pt>
                      <c:pt idx="17">
                        <c:v>1</c:v>
                      </c:pt>
                      <c:pt idx="18">
                        <c:v>4.7619070325578772E-2</c:v>
                      </c:pt>
                      <c:pt idx="19">
                        <c:v>-5.164321109131309E-2</c:v>
                      </c:pt>
                      <c:pt idx="20">
                        <c:v>6.8965449202786244E-2</c:v>
                      </c:pt>
                      <c:pt idx="21">
                        <c:v>-7.7669896844847375E-2</c:v>
                      </c:pt>
                      <c:pt idx="22">
                        <c:v>4.000007781982684E-2</c:v>
                      </c:pt>
                      <c:pt idx="23">
                        <c:v>0</c:v>
                      </c:pt>
                      <c:pt idx="24">
                        <c:v>0.17391306781588556</c:v>
                      </c:pt>
                      <c:pt idx="25">
                        <c:v>-9.8837202049190997E-2</c:v>
                      </c:pt>
                      <c:pt idx="26">
                        <c:v>8.695654427396815E-2</c:v>
                      </c:pt>
                      <c:pt idx="27">
                        <c:v>7.2727290066805672E-2</c:v>
                      </c:pt>
                      <c:pt idx="28">
                        <c:v>0</c:v>
                      </c:pt>
                      <c:pt idx="29">
                        <c:v>0.11486485049705419</c:v>
                      </c:pt>
                      <c:pt idx="30">
                        <c:v>0</c:v>
                      </c:pt>
                      <c:pt idx="31">
                        <c:v>8.6956525602245094E-2</c:v>
                      </c:pt>
                      <c:pt idx="32">
                        <c:v>4.4871845424059975E-2</c:v>
                      </c:pt>
                    </c:numCache>
                  </c:numRef>
                </c:val>
                <c:smooth val="0"/>
                <c:extLst>
                  <c:ext xmlns:c16="http://schemas.microsoft.com/office/drawing/2014/chart" uri="{C3380CC4-5D6E-409C-BE32-E72D297353CC}">
                    <c16:uniqueId val="{00000002-EEA2-4456-9999-2771694126F9}"/>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rp_sm_mean_median_comp!$R$6:$R$7</c15:sqref>
                        </c15:formulaRef>
                      </c:ext>
                    </c:extLst>
                    <c:strCache>
                      <c:ptCount val="2"/>
                      <c:pt idx="0">
                        <c:v>RP</c:v>
                      </c:pt>
                      <c:pt idx="1">
                        <c:v>Diary</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rp_sm_mean_median_comp!$R$8:$R$40</c15:sqref>
                        </c15:formulaRef>
                      </c:ext>
                    </c:extLst>
                    <c:numCache>
                      <c:formatCode>0%</c:formatCode>
                      <c:ptCount val="33"/>
                      <c:pt idx="0">
                        <c:v>0.28844718946623993</c:v>
                      </c:pt>
                      <c:pt idx="1">
                        <c:v>0.30902767181396507</c:v>
                      </c:pt>
                      <c:pt idx="2">
                        <c:v>0.19539590749202573</c:v>
                      </c:pt>
                      <c:pt idx="3">
                        <c:v>0.39225495881099515</c:v>
                      </c:pt>
                      <c:pt idx="4">
                        <c:v>0.39383474985758449</c:v>
                      </c:pt>
                      <c:pt idx="5">
                        <c:v>1.9602684898999634E-2</c:v>
                      </c:pt>
                      <c:pt idx="6">
                        <c:v>0.23694062232971214</c:v>
                      </c:pt>
                      <c:pt idx="7">
                        <c:v>0.16125073152429903</c:v>
                      </c:pt>
                      <c:pt idx="8">
                        <c:v>0.53325442155014091</c:v>
                      </c:pt>
                      <c:pt idx="9">
                        <c:v>0.31785453448664391</c:v>
                      </c:pt>
                      <c:pt idx="10">
                        <c:v>0.41595917389227477</c:v>
                      </c:pt>
                      <c:pt idx="11">
                        <c:v>0.56517938167925985</c:v>
                      </c:pt>
                      <c:pt idx="12">
                        <c:v>0.21529136033446084</c:v>
                      </c:pt>
                      <c:pt idx="13">
                        <c:v>-4.2234230041504062E-2</c:v>
                      </c:pt>
                      <c:pt idx="14">
                        <c:v>0.35744370354546451</c:v>
                      </c:pt>
                      <c:pt idx="15">
                        <c:v>0.26197961365891564</c:v>
                      </c:pt>
                      <c:pt idx="16">
                        <c:v>0.41539525662976251</c:v>
                      </c:pt>
                      <c:pt idx="17">
                        <c:v>2.0150992870330819</c:v>
                      </c:pt>
                      <c:pt idx="18">
                        <c:v>0.346225874764579</c:v>
                      </c:pt>
                      <c:pt idx="19">
                        <c:v>0.15889779156561024</c:v>
                      </c:pt>
                      <c:pt idx="20">
                        <c:v>0.29310274407635051</c:v>
                      </c:pt>
                      <c:pt idx="21">
                        <c:v>0.15170337803473277</c:v>
                      </c:pt>
                      <c:pt idx="22">
                        <c:v>0.41132287640849574</c:v>
                      </c:pt>
                      <c:pt idx="23">
                        <c:v>0.18841727574666334</c:v>
                      </c:pt>
                      <c:pt idx="24">
                        <c:v>0.37039013031710266</c:v>
                      </c:pt>
                      <c:pt idx="25">
                        <c:v>0.22398708347891416</c:v>
                      </c:pt>
                      <c:pt idx="26">
                        <c:v>0.42571669922116961</c:v>
                      </c:pt>
                      <c:pt idx="27">
                        <c:v>0.25635901364413161</c:v>
                      </c:pt>
                      <c:pt idx="28">
                        <c:v>0.28399472141234439</c:v>
                      </c:pt>
                      <c:pt idx="29">
                        <c:v>0.41496672611021679</c:v>
                      </c:pt>
                      <c:pt idx="30">
                        <c:v>0.23828763961791988</c:v>
                      </c:pt>
                      <c:pt idx="31">
                        <c:v>0.30071287449634454</c:v>
                      </c:pt>
                      <c:pt idx="32">
                        <c:v>0.23050593341335657</c:v>
                      </c:pt>
                    </c:numCache>
                  </c:numRef>
                </c:val>
                <c:smooth val="0"/>
                <c:extLst xmlns:c15="http://schemas.microsoft.com/office/drawing/2012/chart">
                  <c:ext xmlns:c16="http://schemas.microsoft.com/office/drawing/2014/chart" uri="{C3380CC4-5D6E-409C-BE32-E72D297353CC}">
                    <c16:uniqueId val="{00000003-EEA2-4456-9999-2771694126F9}"/>
                  </c:ext>
                </c:extLst>
              </c15:ser>
            </c15:filteredLineSeries>
          </c:ext>
        </c:extLst>
      </c:lineChart>
      <c:catAx>
        <c:axId val="273752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3755136"/>
        <c:crosses val="autoZero"/>
        <c:auto val="1"/>
        <c:lblAlgn val="ctr"/>
        <c:lblOffset val="100"/>
        <c:noMultiLvlLbl val="0"/>
      </c:catAx>
      <c:valAx>
        <c:axId val="2737551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73752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Mean, Weekend</a:t>
            </a:r>
          </a:p>
        </c:rich>
      </c:tx>
      <c:overlay val="0"/>
      <c:spPr>
        <a:noFill/>
        <a:ln>
          <a:noFill/>
        </a:ln>
        <a:effectLst/>
      </c:spPr>
    </c:title>
    <c:autoTitleDeleted val="0"/>
    <c:plotArea>
      <c:layout/>
      <c:lineChart>
        <c:grouping val="standard"/>
        <c:varyColors val="0"/>
        <c:ser>
          <c:idx val="0"/>
          <c:order val="0"/>
          <c:tx>
            <c:strRef>
              <c:f>rp_sm_mean_median_comp!$B$63:$B$64</c:f>
              <c:strCache>
                <c:ptCount val="2"/>
                <c:pt idx="0">
                  <c:v>SM</c:v>
                </c:pt>
                <c:pt idx="1">
                  <c:v>Interview</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rp_sm_mean_median_comp!$B$65:$B$97</c:f>
              <c:numCache>
                <c:formatCode>0%</c:formatCode>
                <c:ptCount val="33"/>
                <c:pt idx="0">
                  <c:v>-1.9072901507579898E-2</c:v>
                </c:pt>
                <c:pt idx="1">
                  <c:v>0.13151522173476127</c:v>
                </c:pt>
                <c:pt idx="2">
                  <c:v>-2.6434998533023779E-2</c:v>
                </c:pt>
                <c:pt idx="3">
                  <c:v>-1.7613419729066049E-2</c:v>
                </c:pt>
                <c:pt idx="4">
                  <c:v>1.6344982682048981E-2</c:v>
                </c:pt>
                <c:pt idx="5">
                  <c:v>-0.11713377348791421</c:v>
                </c:pt>
                <c:pt idx="6">
                  <c:v>-5.1382548798898586E-2</c:v>
                </c:pt>
                <c:pt idx="7">
                  <c:v>0.16546731738358589</c:v>
                </c:pt>
                <c:pt idx="8">
                  <c:v>2.1039709419798491E-2</c:v>
                </c:pt>
                <c:pt idx="9">
                  <c:v>-6.1155815620110965E-2</c:v>
                </c:pt>
                <c:pt idx="10">
                  <c:v>-5.0871704882227142E-4</c:v>
                </c:pt>
                <c:pt idx="11">
                  <c:v>-3.4099913569475171E-2</c:v>
                </c:pt>
                <c:pt idx="12">
                  <c:v>-4.7165660814084243E-2</c:v>
                </c:pt>
                <c:pt idx="13">
                  <c:v>-9.0363731136823278E-3</c:v>
                </c:pt>
                <c:pt idx="14">
                  <c:v>1.4952456603565478E-2</c:v>
                </c:pt>
                <c:pt idx="15">
                  <c:v>-4.7082945821968925E-2</c:v>
                </c:pt>
                <c:pt idx="16">
                  <c:v>6.860646367018175E-2</c:v>
                </c:pt>
                <c:pt idx="17">
                  <c:v>0.22624899945105437</c:v>
                </c:pt>
                <c:pt idx="18">
                  <c:v>0.14479912764482994</c:v>
                </c:pt>
                <c:pt idx="19">
                  <c:v>-9.9725579873286008E-2</c:v>
                </c:pt>
                <c:pt idx="20">
                  <c:v>1.5215114324162116E-2</c:v>
                </c:pt>
                <c:pt idx="21">
                  <c:v>-3.5829313055791734E-2</c:v>
                </c:pt>
                <c:pt idx="22">
                  <c:v>1.0871237587611882E-2</c:v>
                </c:pt>
                <c:pt idx="23">
                  <c:v>-1.8564246824494313E-2</c:v>
                </c:pt>
                <c:pt idx="24">
                  <c:v>0.18034931241412155</c:v>
                </c:pt>
                <c:pt idx="25">
                  <c:v>-4.8726037574045478E-2</c:v>
                </c:pt>
                <c:pt idx="26">
                  <c:v>7.4052806295783924E-2</c:v>
                </c:pt>
                <c:pt idx="27">
                  <c:v>-3.2579548155793892E-2</c:v>
                </c:pt>
                <c:pt idx="28">
                  <c:v>6.644495879165313E-2</c:v>
                </c:pt>
                <c:pt idx="29">
                  <c:v>7.8233354544412492E-3</c:v>
                </c:pt>
                <c:pt idx="30">
                  <c:v>-2.284507057074836E-2</c:v>
                </c:pt>
                <c:pt idx="31">
                  <c:v>-4.1296961232477614E-2</c:v>
                </c:pt>
                <c:pt idx="32">
                  <c:v>-9.4101511973078811E-2</c:v>
                </c:pt>
              </c:numCache>
            </c:numRef>
          </c:val>
          <c:smooth val="0"/>
          <c:extLst>
            <c:ext xmlns:c16="http://schemas.microsoft.com/office/drawing/2014/chart" uri="{C3380CC4-5D6E-409C-BE32-E72D297353CC}">
              <c16:uniqueId val="{00000000-DD2F-4018-9B66-B154D1C140B3}"/>
            </c:ext>
          </c:extLst>
        </c:ser>
        <c:ser>
          <c:idx val="2"/>
          <c:order val="2"/>
          <c:tx>
            <c:strRef>
              <c:f>rp_sm_mean_median_comp!$D$63:$D$64</c:f>
              <c:strCache>
                <c:ptCount val="2"/>
                <c:pt idx="0">
                  <c:v>RP</c:v>
                </c:pt>
                <c:pt idx="1">
                  <c:v>Interview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rp_sm_mean_median_comp!$D$65:$D$97</c:f>
              <c:numCache>
                <c:formatCode>0%</c:formatCode>
                <c:ptCount val="33"/>
                <c:pt idx="0">
                  <c:v>2.8471803332049683E-2</c:v>
                </c:pt>
                <c:pt idx="1">
                  <c:v>5.1857636056422685E-2</c:v>
                </c:pt>
                <c:pt idx="2">
                  <c:v>-6.7586788016628097E-3</c:v>
                </c:pt>
                <c:pt idx="3">
                  <c:v>0.10776196340377586</c:v>
                </c:pt>
                <c:pt idx="4">
                  <c:v>3.790005585488565E-2</c:v>
                </c:pt>
                <c:pt idx="5">
                  <c:v>-1.7048938488427146E-2</c:v>
                </c:pt>
                <c:pt idx="6">
                  <c:v>3.4471039023720174E-3</c:v>
                </c:pt>
                <c:pt idx="7">
                  <c:v>0.21992760430563041</c:v>
                </c:pt>
                <c:pt idx="8">
                  <c:v>3.4302327169738911E-2</c:v>
                </c:pt>
                <c:pt idx="9">
                  <c:v>-9.0341459457855544E-3</c:v>
                </c:pt>
                <c:pt idx="10">
                  <c:v>2.5477322178953266E-2</c:v>
                </c:pt>
                <c:pt idx="11">
                  <c:v>6.5600571867285851E-3</c:v>
                </c:pt>
                <c:pt idx="12">
                  <c:v>4.57136433711125E-2</c:v>
                </c:pt>
                <c:pt idx="13">
                  <c:v>4.0726565250652769E-3</c:v>
                </c:pt>
                <c:pt idx="14">
                  <c:v>9.0453115944106655E-2</c:v>
                </c:pt>
                <c:pt idx="15">
                  <c:v>-1.4574124008407074E-2</c:v>
                </c:pt>
                <c:pt idx="16">
                  <c:v>9.8978848195464764E-2</c:v>
                </c:pt>
                <c:pt idx="17">
                  <c:v>0.21607732454277873</c:v>
                </c:pt>
                <c:pt idx="18">
                  <c:v>0.20897436185775131</c:v>
                </c:pt>
                <c:pt idx="19">
                  <c:v>-5.7431852396743532E-2</c:v>
                </c:pt>
                <c:pt idx="20">
                  <c:v>1.0009132859553294E-2</c:v>
                </c:pt>
                <c:pt idx="21">
                  <c:v>6.8879661826385163E-2</c:v>
                </c:pt>
                <c:pt idx="22">
                  <c:v>2.7348901744990828E-2</c:v>
                </c:pt>
                <c:pt idx="23">
                  <c:v>2.5311921062908249E-2</c:v>
                </c:pt>
                <c:pt idx="24">
                  <c:v>0.14288585515265639</c:v>
                </c:pt>
                <c:pt idx="25">
                  <c:v>-1.2974153805656474E-2</c:v>
                </c:pt>
                <c:pt idx="26">
                  <c:v>0.11310026706756648</c:v>
                </c:pt>
                <c:pt idx="27">
                  <c:v>2.4559013095999838E-2</c:v>
                </c:pt>
                <c:pt idx="28">
                  <c:v>8.3763952622992743E-2</c:v>
                </c:pt>
                <c:pt idx="29">
                  <c:v>3.1982170352989892E-2</c:v>
                </c:pt>
                <c:pt idx="30">
                  <c:v>-5.8896801003301968E-3</c:v>
                </c:pt>
                <c:pt idx="31">
                  <c:v>1.8252240911069917E-2</c:v>
                </c:pt>
                <c:pt idx="32">
                  <c:v>-3.0028873014056323E-2</c:v>
                </c:pt>
              </c:numCache>
            </c:numRef>
          </c:val>
          <c:smooth val="0"/>
          <c:extLst>
            <c:ext xmlns:c16="http://schemas.microsoft.com/office/drawing/2014/chart" uri="{C3380CC4-5D6E-409C-BE32-E72D297353CC}">
              <c16:uniqueId val="{00000001-DD2F-4018-9B66-B154D1C140B3}"/>
            </c:ext>
          </c:extLst>
        </c:ser>
        <c:dLbls>
          <c:showLegendKey val="0"/>
          <c:showVal val="0"/>
          <c:showCatName val="0"/>
          <c:showSerName val="0"/>
          <c:showPercent val="0"/>
          <c:showBubbleSize val="0"/>
        </c:dLbls>
        <c:marker val="1"/>
        <c:smooth val="0"/>
        <c:axId val="273801984"/>
        <c:axId val="273804288"/>
        <c:extLst>
          <c:ext xmlns:c15="http://schemas.microsoft.com/office/drawing/2012/chart" uri="{02D57815-91ED-43cb-92C2-25804820EDAC}">
            <c15:filteredLineSeries>
              <c15:ser>
                <c:idx val="1"/>
                <c:order val="1"/>
                <c:tx>
                  <c:strRef>
                    <c:extLst>
                      <c:ext uri="{02D57815-91ED-43cb-92C2-25804820EDAC}">
                        <c15:formulaRef>
                          <c15:sqref>rp_sm_mean_median_comp!$C$63:$C$64</c15:sqref>
                        </c15:formulaRef>
                      </c:ext>
                    </c:extLst>
                    <c:strCache>
                      <c:ptCount val="2"/>
                      <c:pt idx="0">
                        <c:v>SM</c:v>
                      </c:pt>
                      <c:pt idx="1">
                        <c:v>Diary</c:v>
                      </c:pt>
                    </c:strCache>
                  </c:strRef>
                </c:tx>
                <c:spPr>
                  <a:ln w="28575" cap="rnd">
                    <a:solidFill>
                      <a:schemeClr val="accent2"/>
                    </a:solidFill>
                    <a:round/>
                  </a:ln>
                  <a:effectLst/>
                </c:spPr>
                <c:marker>
                  <c:symbol val="none"/>
                </c:marker>
                <c:val>
                  <c:numRef>
                    <c:extLst>
                      <c:ext uri="{02D57815-91ED-43cb-92C2-25804820EDAC}">
                        <c15:formulaRef>
                          <c15:sqref>rp_sm_mean_median_comp!$C$65:$C$97</c15:sqref>
                        </c15:formulaRef>
                      </c:ext>
                    </c:extLst>
                    <c:numCache>
                      <c:formatCode>0%</c:formatCode>
                      <c:ptCount val="33"/>
                      <c:pt idx="0">
                        <c:v>-3.0620064023280436E-2</c:v>
                      </c:pt>
                      <c:pt idx="1">
                        <c:v>0.12569755367174595</c:v>
                      </c:pt>
                      <c:pt idx="2">
                        <c:v>-1.5298352846906949E-2</c:v>
                      </c:pt>
                      <c:pt idx="3">
                        <c:v>7.0060315396138773E-2</c:v>
                      </c:pt>
                      <c:pt idx="4">
                        <c:v>2.5998779926099003E-2</c:v>
                      </c:pt>
                      <c:pt idx="5">
                        <c:v>-0.15334827119092809</c:v>
                      </c:pt>
                      <c:pt idx="6">
                        <c:v>-2.9181170639749454E-2</c:v>
                      </c:pt>
                      <c:pt idx="7">
                        <c:v>0.2301413496068323</c:v>
                      </c:pt>
                      <c:pt idx="8">
                        <c:v>1.1708634737899626E-2</c:v>
                      </c:pt>
                      <c:pt idx="9">
                        <c:v>-6.2965121366661547E-2</c:v>
                      </c:pt>
                      <c:pt idx="10">
                        <c:v>4.2015985425991609E-4</c:v>
                      </c:pt>
                      <c:pt idx="11">
                        <c:v>-1.5185991843369884E-2</c:v>
                      </c:pt>
                      <c:pt idx="12">
                        <c:v>-6.9431843126696591E-2</c:v>
                      </c:pt>
                      <c:pt idx="13">
                        <c:v>-1.6123021096365653E-2</c:v>
                      </c:pt>
                      <c:pt idx="14">
                        <c:v>4.4826228359776898E-2</c:v>
                      </c:pt>
                      <c:pt idx="15">
                        <c:v>-4.8770686978550915E-2</c:v>
                      </c:pt>
                      <c:pt idx="16">
                        <c:v>6.1583049524177147E-2</c:v>
                      </c:pt>
                      <c:pt idx="17">
                        <c:v>0.38360709057489539</c:v>
                      </c:pt>
                      <c:pt idx="18">
                        <c:v>9.1869197258948043E-2</c:v>
                      </c:pt>
                      <c:pt idx="19">
                        <c:v>-9.2170243283970721E-2</c:v>
                      </c:pt>
                      <c:pt idx="20">
                        <c:v>2.6315139825594303E-2</c:v>
                      </c:pt>
                      <c:pt idx="21">
                        <c:v>-3.1763434649665245E-2</c:v>
                      </c:pt>
                      <c:pt idx="22">
                        <c:v>7.2085057700206345E-3</c:v>
                      </c:pt>
                      <c:pt idx="23">
                        <c:v>-1.5768813540747106E-2</c:v>
                      </c:pt>
                      <c:pt idx="24">
                        <c:v>0.20243654738872929</c:v>
                      </c:pt>
                      <c:pt idx="25">
                        <c:v>-7.0165526429454173E-2</c:v>
                      </c:pt>
                      <c:pt idx="26">
                        <c:v>7.8490410425985813E-2</c:v>
                      </c:pt>
                      <c:pt idx="27">
                        <c:v>-2.5088483694546748E-2</c:v>
                      </c:pt>
                      <c:pt idx="28">
                        <c:v>6.3989577620002125E-2</c:v>
                      </c:pt>
                      <c:pt idx="29">
                        <c:v>-2.0447308540810449E-2</c:v>
                      </c:pt>
                      <c:pt idx="30">
                        <c:v>-6.8042176238221508E-2</c:v>
                      </c:pt>
                      <c:pt idx="31">
                        <c:v>1.5248828235771894E-2</c:v>
                      </c:pt>
                      <c:pt idx="32">
                        <c:v>-8.5881734581417679E-2</c:v>
                      </c:pt>
                    </c:numCache>
                  </c:numRef>
                </c:val>
                <c:smooth val="0"/>
                <c:extLst>
                  <c:ext xmlns:c16="http://schemas.microsoft.com/office/drawing/2014/chart" uri="{C3380CC4-5D6E-409C-BE32-E72D297353CC}">
                    <c16:uniqueId val="{00000002-DD2F-4018-9B66-B154D1C140B3}"/>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rp_sm_mean_median_comp!$E$63:$E$64</c15:sqref>
                        </c15:formulaRef>
                      </c:ext>
                    </c:extLst>
                    <c:strCache>
                      <c:ptCount val="2"/>
                      <c:pt idx="0">
                        <c:v>RP</c:v>
                      </c:pt>
                      <c:pt idx="1">
                        <c:v>Diary</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rp_sm_mean_median_comp!$E$65:$E$97</c15:sqref>
                        </c15:formulaRef>
                      </c:ext>
                    </c:extLst>
                    <c:numCache>
                      <c:formatCode>0%</c:formatCode>
                      <c:ptCount val="33"/>
                      <c:pt idx="0">
                        <c:v>7.8780402958549267E-3</c:v>
                      </c:pt>
                      <c:pt idx="1">
                        <c:v>5.029857953038519E-2</c:v>
                      </c:pt>
                      <c:pt idx="2">
                        <c:v>-8.8127996085803906E-3</c:v>
                      </c:pt>
                      <c:pt idx="3">
                        <c:v>0.10430995408477006</c:v>
                      </c:pt>
                      <c:pt idx="4">
                        <c:v>2.5995558492854398E-2</c:v>
                      </c:pt>
                      <c:pt idx="5">
                        <c:v>-3.8117468732687732E-2</c:v>
                      </c:pt>
                      <c:pt idx="6">
                        <c:v>1.7974228077010324E-2</c:v>
                      </c:pt>
                      <c:pt idx="7">
                        <c:v>0.15219427745108782</c:v>
                      </c:pt>
                      <c:pt idx="8">
                        <c:v>1.7553817553758178E-2</c:v>
                      </c:pt>
                      <c:pt idx="9">
                        <c:v>-2.042295399298677E-2</c:v>
                      </c:pt>
                      <c:pt idx="10">
                        <c:v>1.8745164334037945E-2</c:v>
                      </c:pt>
                      <c:pt idx="11">
                        <c:v>-1.1384566928096307E-2</c:v>
                      </c:pt>
                      <c:pt idx="12">
                        <c:v>-8.7642150647533335E-3</c:v>
                      </c:pt>
                      <c:pt idx="13">
                        <c:v>-2.8452014694295702E-3</c:v>
                      </c:pt>
                      <c:pt idx="14">
                        <c:v>8.7782290990056078E-2</c:v>
                      </c:pt>
                      <c:pt idx="15">
                        <c:v>-1.9930992640242451E-2</c:v>
                      </c:pt>
                      <c:pt idx="16">
                        <c:v>5.9726929198027356E-2</c:v>
                      </c:pt>
                      <c:pt idx="17">
                        <c:v>0.17162455105234931</c:v>
                      </c:pt>
                      <c:pt idx="18">
                        <c:v>0.19797478298316706</c:v>
                      </c:pt>
                      <c:pt idx="19">
                        <c:v>-7.4283818592045692E-2</c:v>
                      </c:pt>
                      <c:pt idx="20">
                        <c:v>5.8407733728336186E-3</c:v>
                      </c:pt>
                      <c:pt idx="21">
                        <c:v>5.9153921865947368E-2</c:v>
                      </c:pt>
                      <c:pt idx="22">
                        <c:v>1.7592118045585137E-2</c:v>
                      </c:pt>
                      <c:pt idx="23">
                        <c:v>1.0316741433526788E-2</c:v>
                      </c:pt>
                      <c:pt idx="24">
                        <c:v>0.12573064932247568</c:v>
                      </c:pt>
                      <c:pt idx="25">
                        <c:v>-3.1110735328422789E-2</c:v>
                      </c:pt>
                      <c:pt idx="26">
                        <c:v>0.10680324349681025</c:v>
                      </c:pt>
                      <c:pt idx="27">
                        <c:v>1.2049963830998323E-2</c:v>
                      </c:pt>
                      <c:pt idx="28">
                        <c:v>0.10114776057573782</c:v>
                      </c:pt>
                      <c:pt idx="29">
                        <c:v>-1.0372243250179713E-2</c:v>
                      </c:pt>
                      <c:pt idx="30">
                        <c:v>-3.5312745975039417E-2</c:v>
                      </c:pt>
                      <c:pt idx="31">
                        <c:v>1.4506306118099221E-2</c:v>
                      </c:pt>
                      <c:pt idx="32">
                        <c:v>-5.7834624270170942E-2</c:v>
                      </c:pt>
                    </c:numCache>
                  </c:numRef>
                </c:val>
                <c:smooth val="0"/>
                <c:extLst xmlns:c15="http://schemas.microsoft.com/office/drawing/2012/chart">
                  <c:ext xmlns:c16="http://schemas.microsoft.com/office/drawing/2014/chart" uri="{C3380CC4-5D6E-409C-BE32-E72D297353CC}">
                    <c16:uniqueId val="{00000003-DD2F-4018-9B66-B154D1C140B3}"/>
                  </c:ext>
                </c:extLst>
              </c15:ser>
            </c15:filteredLineSeries>
          </c:ext>
        </c:extLst>
      </c:lineChart>
      <c:catAx>
        <c:axId val="273801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3804288"/>
        <c:crosses val="autoZero"/>
        <c:auto val="1"/>
        <c:lblAlgn val="ctr"/>
        <c:lblOffset val="100"/>
        <c:noMultiLvlLbl val="0"/>
      </c:catAx>
      <c:valAx>
        <c:axId val="27380428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7380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Median, Weekend</a:t>
            </a:r>
          </a:p>
        </c:rich>
      </c:tx>
      <c:overlay val="0"/>
      <c:spPr>
        <a:noFill/>
        <a:ln>
          <a:noFill/>
        </a:ln>
        <a:effectLst/>
      </c:spPr>
    </c:title>
    <c:autoTitleDeleted val="0"/>
    <c:plotArea>
      <c:layout/>
      <c:lineChart>
        <c:grouping val="standard"/>
        <c:varyColors val="0"/>
        <c:ser>
          <c:idx val="0"/>
          <c:order val="0"/>
          <c:tx>
            <c:strRef>
              <c:f>rp_sm_mean_median_comp!$F$63:$F$64</c:f>
              <c:strCache>
                <c:ptCount val="2"/>
                <c:pt idx="0">
                  <c:v>SM</c:v>
                </c:pt>
                <c:pt idx="1">
                  <c:v>Interview</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rp_sm_mean_median_comp!$F$65:$F$97</c:f>
              <c:numCache>
                <c:formatCode>0%</c:formatCode>
                <c:ptCount val="33"/>
                <c:pt idx="0">
                  <c:v>-1.63934272452404E-2</c:v>
                </c:pt>
                <c:pt idx="1">
                  <c:v>6.0000015735626633E-2</c:v>
                </c:pt>
                <c:pt idx="2">
                  <c:v>-8.3333313465118519E-2</c:v>
                </c:pt>
                <c:pt idx="3">
                  <c:v>0</c:v>
                </c:pt>
                <c:pt idx="4">
                  <c:v>9.0909002241026382E-3</c:v>
                </c:pt>
                <c:pt idx="5">
                  <c:v>-0.2444444656372069</c:v>
                </c:pt>
                <c:pt idx="6">
                  <c:v>0</c:v>
                </c:pt>
                <c:pt idx="7">
                  <c:v>0.27659569935002271</c:v>
                </c:pt>
                <c:pt idx="8">
                  <c:v>4.1666626930237038E-2</c:v>
                </c:pt>
                <c:pt idx="9">
                  <c:v>-7.7348071974802424E-2</c:v>
                </c:pt>
                <c:pt idx="10">
                  <c:v>0</c:v>
                </c:pt>
                <c:pt idx="11">
                  <c:v>-9.230771092973411E-2</c:v>
                </c:pt>
                <c:pt idx="12">
                  <c:v>0</c:v>
                </c:pt>
                <c:pt idx="13">
                  <c:v>-8.5365858977213827E-2</c:v>
                </c:pt>
                <c:pt idx="14">
                  <c:v>5.8823559110965595E-2</c:v>
                </c:pt>
                <c:pt idx="15">
                  <c:v>-4.6052588237619263E-2</c:v>
                </c:pt>
                <c:pt idx="16">
                  <c:v>0</c:v>
                </c:pt>
                <c:pt idx="17">
                  <c:v>0.14285721584242461</c:v>
                </c:pt>
                <c:pt idx="18">
                  <c:v>0.41666662693023704</c:v>
                </c:pt>
                <c:pt idx="19">
                  <c:v>-0.10588233908154965</c:v>
                </c:pt>
                <c:pt idx="20">
                  <c:v>1.12359442203398E-2</c:v>
                </c:pt>
                <c:pt idx="21">
                  <c:v>-0.10891086164028851</c:v>
                </c:pt>
                <c:pt idx="22">
                  <c:v>2.2222201029459265E-2</c:v>
                </c:pt>
                <c:pt idx="23">
                  <c:v>-7.1428505741818138E-2</c:v>
                </c:pt>
                <c:pt idx="24">
                  <c:v>0.41666662693023704</c:v>
                </c:pt>
                <c:pt idx="25">
                  <c:v>0.12765952428038285</c:v>
                </c:pt>
                <c:pt idx="26">
                  <c:v>5.2631527433106395E-2</c:v>
                </c:pt>
                <c:pt idx="27">
                  <c:v>-8.5714283378756861E-2</c:v>
                </c:pt>
                <c:pt idx="28">
                  <c:v>0.19999999999999996</c:v>
                </c:pt>
                <c:pt idx="29">
                  <c:v>-8.6956502809866776E-2</c:v>
                </c:pt>
                <c:pt idx="30">
                  <c:v>-5.4054098463650058E-2</c:v>
                </c:pt>
                <c:pt idx="31">
                  <c:v>-0.20000004904610613</c:v>
                </c:pt>
                <c:pt idx="32">
                  <c:v>-4.5161248642744511E-2</c:v>
                </c:pt>
              </c:numCache>
            </c:numRef>
          </c:val>
          <c:smooth val="0"/>
          <c:extLst>
            <c:ext xmlns:c16="http://schemas.microsoft.com/office/drawing/2014/chart" uri="{C3380CC4-5D6E-409C-BE32-E72D297353CC}">
              <c16:uniqueId val="{00000000-105C-4119-A66B-8704ADBEC484}"/>
            </c:ext>
          </c:extLst>
        </c:ser>
        <c:ser>
          <c:idx val="2"/>
          <c:order val="2"/>
          <c:tx>
            <c:strRef>
              <c:f>rp_sm_mean_median_comp!$H$63:$H$64</c:f>
              <c:strCache>
                <c:ptCount val="2"/>
                <c:pt idx="0">
                  <c:v>RP</c:v>
                </c:pt>
                <c:pt idx="1">
                  <c:v>Interview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rp_sm_mean_median_comp!$H$65:$H$97</c:f>
              <c:numCache>
                <c:formatCode>0%</c:formatCode>
                <c:ptCount val="33"/>
                <c:pt idx="0">
                  <c:v>0.51268887148824116</c:v>
                </c:pt>
                <c:pt idx="1">
                  <c:v>0.36701553742922632</c:v>
                </c:pt>
                <c:pt idx="2">
                  <c:v>0.42818474769592307</c:v>
                </c:pt>
                <c:pt idx="3">
                  <c:v>0.45590656182741873</c:v>
                </c:pt>
                <c:pt idx="4">
                  <c:v>0.56020980401017884</c:v>
                </c:pt>
                <c:pt idx="5">
                  <c:v>0.12743186950683594</c:v>
                </c:pt>
                <c:pt idx="6">
                  <c:v>0.74749930699666334</c:v>
                </c:pt>
                <c:pt idx="7">
                  <c:v>1.0771540249150955</c:v>
                </c:pt>
                <c:pt idx="8">
                  <c:v>0.47653293609619141</c:v>
                </c:pt>
                <c:pt idx="9">
                  <c:v>0.30604987015934859</c:v>
                </c:pt>
                <c:pt idx="10">
                  <c:v>0.51763411447635743</c:v>
                </c:pt>
                <c:pt idx="11">
                  <c:v>0.62786345746467864</c:v>
                </c:pt>
                <c:pt idx="12">
                  <c:v>0.31458540467983243</c:v>
                </c:pt>
                <c:pt idx="13">
                  <c:v>0.31181878978555511</c:v>
                </c:pt>
                <c:pt idx="14">
                  <c:v>0.79565329856573608</c:v>
                </c:pt>
                <c:pt idx="15">
                  <c:v>0.27995081675618372</c:v>
                </c:pt>
                <c:pt idx="16">
                  <c:v>0.75062905255729317</c:v>
                </c:pt>
                <c:pt idx="17">
                  <c:v>1.5506819503880207</c:v>
                </c:pt>
                <c:pt idx="18">
                  <c:v>1.1216459274291992</c:v>
                </c:pt>
                <c:pt idx="19">
                  <c:v>0.24044424619237792</c:v>
                </c:pt>
                <c:pt idx="20">
                  <c:v>0.19059821256789511</c:v>
                </c:pt>
                <c:pt idx="21">
                  <c:v>0.68661316695209584</c:v>
                </c:pt>
                <c:pt idx="22">
                  <c:v>0.63202174504598019</c:v>
                </c:pt>
                <c:pt idx="23">
                  <c:v>0.403956529207111</c:v>
                </c:pt>
                <c:pt idx="24">
                  <c:v>1.0758342742919922</c:v>
                </c:pt>
                <c:pt idx="25">
                  <c:v>0.81044901851317697</c:v>
                </c:pt>
                <c:pt idx="26">
                  <c:v>0.7677012050101335</c:v>
                </c:pt>
                <c:pt idx="27">
                  <c:v>0.2014040920477782</c:v>
                </c:pt>
                <c:pt idx="28">
                  <c:v>0.9341943740844727</c:v>
                </c:pt>
                <c:pt idx="29">
                  <c:v>0.4418481560645664</c:v>
                </c:pt>
                <c:pt idx="30">
                  <c:v>0.28400881504356756</c:v>
                </c:pt>
                <c:pt idx="31">
                  <c:v>0.19482266031476003</c:v>
                </c:pt>
                <c:pt idx="32">
                  <c:v>0.4054881805139412</c:v>
                </c:pt>
              </c:numCache>
            </c:numRef>
          </c:val>
          <c:smooth val="0"/>
          <c:extLst>
            <c:ext xmlns:c16="http://schemas.microsoft.com/office/drawing/2014/chart" uri="{C3380CC4-5D6E-409C-BE32-E72D297353CC}">
              <c16:uniqueId val="{00000001-105C-4119-A66B-8704ADBEC484}"/>
            </c:ext>
          </c:extLst>
        </c:ser>
        <c:dLbls>
          <c:showLegendKey val="0"/>
          <c:showVal val="0"/>
          <c:showCatName val="0"/>
          <c:showSerName val="0"/>
          <c:showPercent val="0"/>
          <c:showBubbleSize val="0"/>
        </c:dLbls>
        <c:marker val="1"/>
        <c:smooth val="0"/>
        <c:axId val="273904000"/>
        <c:axId val="273906304"/>
        <c:extLst>
          <c:ext xmlns:c15="http://schemas.microsoft.com/office/drawing/2012/chart" uri="{02D57815-91ED-43cb-92C2-25804820EDAC}">
            <c15:filteredLineSeries>
              <c15:ser>
                <c:idx val="1"/>
                <c:order val="1"/>
                <c:tx>
                  <c:strRef>
                    <c:extLst>
                      <c:ext uri="{02D57815-91ED-43cb-92C2-25804820EDAC}">
                        <c15:formulaRef>
                          <c15:sqref>rp_sm_mean_median_comp!$G$63:$G$64</c15:sqref>
                        </c15:formulaRef>
                      </c:ext>
                    </c:extLst>
                    <c:strCache>
                      <c:ptCount val="2"/>
                      <c:pt idx="0">
                        <c:v>SM</c:v>
                      </c:pt>
                      <c:pt idx="1">
                        <c:v>Diary</c:v>
                      </c:pt>
                    </c:strCache>
                  </c:strRef>
                </c:tx>
                <c:spPr>
                  <a:ln w="28575" cap="rnd">
                    <a:solidFill>
                      <a:schemeClr val="accent2"/>
                    </a:solidFill>
                    <a:round/>
                  </a:ln>
                  <a:effectLst/>
                </c:spPr>
                <c:marker>
                  <c:symbol val="none"/>
                </c:marker>
                <c:val>
                  <c:numRef>
                    <c:extLst>
                      <c:ext uri="{02D57815-91ED-43cb-92C2-25804820EDAC}">
                        <c15:formulaRef>
                          <c15:sqref>rp_sm_mean_median_comp!$G$65:$G$97</c15:sqref>
                        </c15:formulaRef>
                      </c:ext>
                    </c:extLst>
                    <c:numCache>
                      <c:formatCode>0%</c:formatCode>
                      <c:ptCount val="33"/>
                      <c:pt idx="0">
                        <c:v>-1.63934272452404E-2</c:v>
                      </c:pt>
                      <c:pt idx="1">
                        <c:v>6.0000015735626633E-2</c:v>
                      </c:pt>
                      <c:pt idx="2">
                        <c:v>-1.6666650772094505E-2</c:v>
                      </c:pt>
                      <c:pt idx="3">
                        <c:v>0.13475185291825365</c:v>
                      </c:pt>
                      <c:pt idx="4">
                        <c:v>6.3636366591966143E-2</c:v>
                      </c:pt>
                      <c:pt idx="5">
                        <c:v>-0.26666666666666672</c:v>
                      </c:pt>
                      <c:pt idx="6">
                        <c:v>0</c:v>
                      </c:pt>
                      <c:pt idx="7">
                        <c:v>0.70212764986071896</c:v>
                      </c:pt>
                      <c:pt idx="8">
                        <c:v>4.1666626930237038E-2</c:v>
                      </c:pt>
                      <c:pt idx="9">
                        <c:v>-7.7348071974802424E-2</c:v>
                      </c:pt>
                      <c:pt idx="10">
                        <c:v>3.6036001204980517E-2</c:v>
                      </c:pt>
                      <c:pt idx="11">
                        <c:v>-7.6923110781335291E-2</c:v>
                      </c:pt>
                      <c:pt idx="12">
                        <c:v>-6.8571443051707259E-2</c:v>
                      </c:pt>
                      <c:pt idx="13">
                        <c:v>-5.4878083351890372E-2</c:v>
                      </c:pt>
                      <c:pt idx="14">
                        <c:v>5.8823559110965595E-2</c:v>
                      </c:pt>
                      <c:pt idx="15">
                        <c:v>-7.2368447057428509E-2</c:v>
                      </c:pt>
                      <c:pt idx="16">
                        <c:v>9.3749983701855166E-2</c:v>
                      </c:pt>
                      <c:pt idx="17">
                        <c:v>0.42857144316848483</c:v>
                      </c:pt>
                      <c:pt idx="18">
                        <c:v>0.39999997615814209</c:v>
                      </c:pt>
                      <c:pt idx="19">
                        <c:v>-8.8235296592580448E-2</c:v>
                      </c:pt>
                      <c:pt idx="20">
                        <c:v>1.12359442203398E-2</c:v>
                      </c:pt>
                      <c:pt idx="21">
                        <c:v>-0.10891086164028851</c:v>
                      </c:pt>
                      <c:pt idx="22">
                        <c:v>0</c:v>
                      </c:pt>
                      <c:pt idx="23">
                        <c:v>-3.5714252870909124E-2</c:v>
                      </c:pt>
                      <c:pt idx="24">
                        <c:v>0.5</c:v>
                      </c:pt>
                      <c:pt idx="25">
                        <c:v>0.1170212369312702</c:v>
                      </c:pt>
                      <c:pt idx="26">
                        <c:v>5.2631527433106395E-2</c:v>
                      </c:pt>
                      <c:pt idx="27">
                        <c:v>-5.7142882833674635E-2</c:v>
                      </c:pt>
                      <c:pt idx="28">
                        <c:v>0.19999999999999996</c:v>
                      </c:pt>
                      <c:pt idx="29">
                        <c:v>-0.13043478531287622</c:v>
                      </c:pt>
                      <c:pt idx="30">
                        <c:v>-8.7837849593319306E-2</c:v>
                      </c:pt>
                      <c:pt idx="31">
                        <c:v>-0.13714288610341485</c:v>
                      </c:pt>
                      <c:pt idx="32">
                        <c:v>-3.2258034744817699E-2</c:v>
                      </c:pt>
                    </c:numCache>
                  </c:numRef>
                </c:val>
                <c:smooth val="0"/>
                <c:extLst>
                  <c:ext xmlns:c16="http://schemas.microsoft.com/office/drawing/2014/chart" uri="{C3380CC4-5D6E-409C-BE32-E72D297353CC}">
                    <c16:uniqueId val="{00000002-105C-4119-A66B-8704ADBEC484}"/>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rp_sm_mean_median_comp!$I$63:$I$64</c15:sqref>
                        </c15:formulaRef>
                      </c:ext>
                    </c:extLst>
                    <c:strCache>
                      <c:ptCount val="2"/>
                      <c:pt idx="0">
                        <c:v>RP</c:v>
                      </c:pt>
                      <c:pt idx="1">
                        <c:v>Diary</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rp_sm_mean_median_comp!$I$65:$I$97</c15:sqref>
                        </c15:formulaRef>
                      </c:ext>
                    </c:extLst>
                    <c:numCache>
                      <c:formatCode>0%</c:formatCode>
                      <c:ptCount val="33"/>
                      <c:pt idx="0">
                        <c:v>0.48182535143094563</c:v>
                      </c:pt>
                      <c:pt idx="1">
                        <c:v>0.30932515404999616</c:v>
                      </c:pt>
                      <c:pt idx="2">
                        <c:v>0.40852701663970947</c:v>
                      </c:pt>
                      <c:pt idx="3">
                        <c:v>0.45226362724562419</c:v>
                      </c:pt>
                      <c:pt idx="4">
                        <c:v>0.54295549516340857</c:v>
                      </c:pt>
                      <c:pt idx="5">
                        <c:v>0.11232604980468741</c:v>
                      </c:pt>
                      <c:pt idx="6">
                        <c:v>0.75165510177612327</c:v>
                      </c:pt>
                      <c:pt idx="7">
                        <c:v>1.017949570363395</c:v>
                      </c:pt>
                      <c:pt idx="8">
                        <c:v>0.44446492195129395</c:v>
                      </c:pt>
                      <c:pt idx="9">
                        <c:v>0.29494965429437547</c:v>
                      </c:pt>
                      <c:pt idx="10">
                        <c:v>0.5014146920614666</c:v>
                      </c:pt>
                      <c:pt idx="11">
                        <c:v>0.61956550086221363</c:v>
                      </c:pt>
                      <c:pt idx="12">
                        <c:v>0.26660457974557672</c:v>
                      </c:pt>
                      <c:pt idx="13">
                        <c:v>0.28866508944054892</c:v>
                      </c:pt>
                      <c:pt idx="14">
                        <c:v>0.77135328565747474</c:v>
                      </c:pt>
                      <c:pt idx="15">
                        <c:v>0.2689008683769436</c:v>
                      </c:pt>
                      <c:pt idx="16">
                        <c:v>0.65942246672049021</c:v>
                      </c:pt>
                      <c:pt idx="17">
                        <c:v>1.4345291149455863</c:v>
                      </c:pt>
                      <c:pt idx="18">
                        <c:v>1.1278936862945561</c:v>
                      </c:pt>
                      <c:pt idx="19">
                        <c:v>0.22176336461693702</c:v>
                      </c:pt>
                      <c:pt idx="20">
                        <c:v>0.18576605737058149</c:v>
                      </c:pt>
                      <c:pt idx="21">
                        <c:v>0.68309439187786691</c:v>
                      </c:pt>
                      <c:pt idx="22">
                        <c:v>0.5916182200113933</c:v>
                      </c:pt>
                      <c:pt idx="23">
                        <c:v>0.37513233508833221</c:v>
                      </c:pt>
                      <c:pt idx="24">
                        <c:v>1.0383684635162349</c:v>
                      </c:pt>
                      <c:pt idx="25">
                        <c:v>0.78894797526706673</c:v>
                      </c:pt>
                      <c:pt idx="26">
                        <c:v>0.76213907537613257</c:v>
                      </c:pt>
                      <c:pt idx="27">
                        <c:v>0.19059383886031234</c:v>
                      </c:pt>
                      <c:pt idx="28">
                        <c:v>0.95005302429199179</c:v>
                      </c:pt>
                      <c:pt idx="29">
                        <c:v>0.37785677794345474</c:v>
                      </c:pt>
                      <c:pt idx="30">
                        <c:v>0.25847350895761112</c:v>
                      </c:pt>
                      <c:pt idx="31">
                        <c:v>0.19588344585191342</c:v>
                      </c:pt>
                      <c:pt idx="32">
                        <c:v>0.37321131839171695</c:v>
                      </c:pt>
                    </c:numCache>
                  </c:numRef>
                </c:val>
                <c:smooth val="0"/>
                <c:extLst xmlns:c15="http://schemas.microsoft.com/office/drawing/2012/chart">
                  <c:ext xmlns:c16="http://schemas.microsoft.com/office/drawing/2014/chart" uri="{C3380CC4-5D6E-409C-BE32-E72D297353CC}">
                    <c16:uniqueId val="{00000003-105C-4119-A66B-8704ADBEC484}"/>
                  </c:ext>
                </c:extLst>
              </c15:ser>
            </c15:filteredLineSeries>
          </c:ext>
        </c:extLst>
      </c:lineChart>
      <c:catAx>
        <c:axId val="273904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3906304"/>
        <c:crosses val="autoZero"/>
        <c:auto val="1"/>
        <c:lblAlgn val="ctr"/>
        <c:lblOffset val="100"/>
        <c:noMultiLvlLbl val="0"/>
      </c:catAx>
      <c:valAx>
        <c:axId val="27390630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73904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Mean, Weekday</a:t>
            </a:r>
          </a:p>
        </c:rich>
      </c:tx>
      <c:overlay val="0"/>
      <c:spPr>
        <a:noFill/>
        <a:ln>
          <a:noFill/>
        </a:ln>
        <a:effectLst/>
      </c:spPr>
    </c:title>
    <c:autoTitleDeleted val="0"/>
    <c:plotArea>
      <c:layout/>
      <c:lineChart>
        <c:grouping val="standard"/>
        <c:varyColors val="0"/>
        <c:ser>
          <c:idx val="0"/>
          <c:order val="0"/>
          <c:tx>
            <c:strRef>
              <c:f>rp_sm_mean_median_comp!$B$6:$B$7</c:f>
              <c:strCache>
                <c:ptCount val="2"/>
                <c:pt idx="0">
                  <c:v>SM</c:v>
                </c:pt>
                <c:pt idx="1">
                  <c:v>Interview</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rp_sm_mean_median_comp!$B$8:$B$40</c:f>
              <c:numCache>
                <c:formatCode>0%</c:formatCode>
                <c:ptCount val="33"/>
                <c:pt idx="0">
                  <c:v>-3.2268884934426811E-2</c:v>
                </c:pt>
                <c:pt idx="1">
                  <c:v>1.2299009525355675E-2</c:v>
                </c:pt>
                <c:pt idx="2">
                  <c:v>4.7713425650681263E-2</c:v>
                </c:pt>
                <c:pt idx="3">
                  <c:v>4.8671171869523189E-2</c:v>
                </c:pt>
                <c:pt idx="4">
                  <c:v>1.5655436414463431E-4</c:v>
                </c:pt>
                <c:pt idx="5">
                  <c:v>-0.11166518759418931</c:v>
                </c:pt>
                <c:pt idx="6">
                  <c:v>-4.7847995470102767E-2</c:v>
                </c:pt>
                <c:pt idx="7">
                  <c:v>-8.8817392026840913E-4</c:v>
                </c:pt>
                <c:pt idx="8">
                  <c:v>-2.0563295807760285E-2</c:v>
                </c:pt>
                <c:pt idx="9">
                  <c:v>2.9606681779329236E-2</c:v>
                </c:pt>
                <c:pt idx="10">
                  <c:v>-2.6043611450894399E-2</c:v>
                </c:pt>
                <c:pt idx="11">
                  <c:v>-4.4079090008881661E-2</c:v>
                </c:pt>
                <c:pt idx="12">
                  <c:v>3.8288607475916558E-2</c:v>
                </c:pt>
                <c:pt idx="13">
                  <c:v>9.658995150112637E-2</c:v>
                </c:pt>
                <c:pt idx="14">
                  <c:v>-2.0440274699841776E-2</c:v>
                </c:pt>
                <c:pt idx="15">
                  <c:v>-1.3177817115558765E-2</c:v>
                </c:pt>
                <c:pt idx="16">
                  <c:v>4.6128177436954187E-2</c:v>
                </c:pt>
                <c:pt idx="17">
                  <c:v>0.38493184106799316</c:v>
                </c:pt>
                <c:pt idx="18">
                  <c:v>-1.2793844665496157E-2</c:v>
                </c:pt>
                <c:pt idx="19">
                  <c:v>3.7018647991015952E-2</c:v>
                </c:pt>
                <c:pt idx="20">
                  <c:v>-3.3062781145622111E-2</c:v>
                </c:pt>
                <c:pt idx="21">
                  <c:v>-6.2604434583426127E-2</c:v>
                </c:pt>
                <c:pt idx="22">
                  <c:v>-1.6838822441080592E-2</c:v>
                </c:pt>
                <c:pt idx="23">
                  <c:v>-1.1476587667379023E-2</c:v>
                </c:pt>
                <c:pt idx="24">
                  <c:v>0.21752735315301863</c:v>
                </c:pt>
                <c:pt idx="25">
                  <c:v>3.9327130780691055E-2</c:v>
                </c:pt>
                <c:pt idx="26">
                  <c:v>-5.3697997522525021E-2</c:v>
                </c:pt>
                <c:pt idx="27">
                  <c:v>-5.6823207458109426E-2</c:v>
                </c:pt>
                <c:pt idx="28">
                  <c:v>0.10712676889505657</c:v>
                </c:pt>
                <c:pt idx="29">
                  <c:v>-0.10248132592023829</c:v>
                </c:pt>
                <c:pt idx="30">
                  <c:v>8.7681225125755713E-2</c:v>
                </c:pt>
                <c:pt idx="31">
                  <c:v>-0.12545789560352016</c:v>
                </c:pt>
                <c:pt idx="32">
                  <c:v>3.2032909259197995E-2</c:v>
                </c:pt>
              </c:numCache>
            </c:numRef>
          </c:val>
          <c:smooth val="0"/>
          <c:extLst>
            <c:ext xmlns:c16="http://schemas.microsoft.com/office/drawing/2014/chart" uri="{C3380CC4-5D6E-409C-BE32-E72D297353CC}">
              <c16:uniqueId val="{00000000-1071-4290-AAC0-9C5AB9E51A52}"/>
            </c:ext>
          </c:extLst>
        </c:ser>
        <c:ser>
          <c:idx val="2"/>
          <c:order val="2"/>
          <c:tx>
            <c:strRef>
              <c:f>rp_sm_mean_median_comp!$D$6:$D$7</c:f>
              <c:strCache>
                <c:ptCount val="2"/>
                <c:pt idx="0">
                  <c:v>RP</c:v>
                </c:pt>
                <c:pt idx="1">
                  <c:v>Interview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rp_sm_mean_median_comp!$D$8:$D$40</c:f>
              <c:numCache>
                <c:formatCode>0%</c:formatCode>
                <c:ptCount val="33"/>
                <c:pt idx="0">
                  <c:v>9.7790258315912926E-2</c:v>
                </c:pt>
                <c:pt idx="1">
                  <c:v>0.1574125604618779</c:v>
                </c:pt>
                <c:pt idx="2">
                  <c:v>0.14868325880322675</c:v>
                </c:pt>
                <c:pt idx="3">
                  <c:v>0.10876691769947122</c:v>
                </c:pt>
                <c:pt idx="4">
                  <c:v>0.10369761831446889</c:v>
                </c:pt>
                <c:pt idx="5">
                  <c:v>7.8341133169455901E-2</c:v>
                </c:pt>
                <c:pt idx="6">
                  <c:v>6.7725202397327822E-2</c:v>
                </c:pt>
                <c:pt idx="7">
                  <c:v>0.43928356644713906</c:v>
                </c:pt>
                <c:pt idx="8">
                  <c:v>0.12122014274195814</c:v>
                </c:pt>
                <c:pt idx="9">
                  <c:v>8.6027648231180143E-2</c:v>
                </c:pt>
                <c:pt idx="10">
                  <c:v>0.10529482575346805</c:v>
                </c:pt>
                <c:pt idx="11">
                  <c:v>6.9687252522531606E-2</c:v>
                </c:pt>
                <c:pt idx="12">
                  <c:v>3.5109676059651207E-2</c:v>
                </c:pt>
                <c:pt idx="13">
                  <c:v>0.41108038272962122</c:v>
                </c:pt>
                <c:pt idx="14">
                  <c:v>8.2785398168321755E-2</c:v>
                </c:pt>
                <c:pt idx="15">
                  <c:v>0.11687114601638293</c:v>
                </c:pt>
                <c:pt idx="16">
                  <c:v>0.16551460222064041</c:v>
                </c:pt>
                <c:pt idx="17">
                  <c:v>0.69522286602854289</c:v>
                </c:pt>
                <c:pt idx="18">
                  <c:v>0.13683155148238568</c:v>
                </c:pt>
                <c:pt idx="19">
                  <c:v>0.18109104072997173</c:v>
                </c:pt>
                <c:pt idx="20">
                  <c:v>3.8976761720850073E-2</c:v>
                </c:pt>
                <c:pt idx="21">
                  <c:v>7.2072367862120013E-2</c:v>
                </c:pt>
                <c:pt idx="22">
                  <c:v>9.584432203261084E-2</c:v>
                </c:pt>
                <c:pt idx="23">
                  <c:v>0.11322473153939283</c:v>
                </c:pt>
                <c:pt idx="24">
                  <c:v>0.23989771318860309</c:v>
                </c:pt>
                <c:pt idx="25">
                  <c:v>0.14625183681793286</c:v>
                </c:pt>
                <c:pt idx="26">
                  <c:v>9.4139599231422677E-2</c:v>
                </c:pt>
                <c:pt idx="27">
                  <c:v>8.8857539371097305E-2</c:v>
                </c:pt>
                <c:pt idx="28">
                  <c:v>0.21179759811222021</c:v>
                </c:pt>
                <c:pt idx="29">
                  <c:v>3.7362870200613685E-2</c:v>
                </c:pt>
                <c:pt idx="30">
                  <c:v>0.1324820649124363</c:v>
                </c:pt>
                <c:pt idx="31">
                  <c:v>3.1888915590413847E-2</c:v>
                </c:pt>
                <c:pt idx="32">
                  <c:v>0.21905198042128204</c:v>
                </c:pt>
              </c:numCache>
            </c:numRef>
          </c:val>
          <c:smooth val="0"/>
          <c:extLst>
            <c:ext xmlns:c16="http://schemas.microsoft.com/office/drawing/2014/chart" uri="{C3380CC4-5D6E-409C-BE32-E72D297353CC}">
              <c16:uniqueId val="{00000001-1071-4290-AAC0-9C5AB9E51A52}"/>
            </c:ext>
          </c:extLst>
        </c:ser>
        <c:dLbls>
          <c:showLegendKey val="0"/>
          <c:showVal val="0"/>
          <c:showCatName val="0"/>
          <c:showSerName val="0"/>
          <c:showPercent val="0"/>
          <c:showBubbleSize val="0"/>
        </c:dLbls>
        <c:marker val="1"/>
        <c:smooth val="0"/>
        <c:axId val="273965056"/>
        <c:axId val="273967360"/>
        <c:extLst>
          <c:ext xmlns:c15="http://schemas.microsoft.com/office/drawing/2012/chart" uri="{02D57815-91ED-43cb-92C2-25804820EDAC}">
            <c15:filteredLineSeries>
              <c15:ser>
                <c:idx val="1"/>
                <c:order val="1"/>
                <c:tx>
                  <c:strRef>
                    <c:extLst>
                      <c:ext uri="{02D57815-91ED-43cb-92C2-25804820EDAC}">
                        <c15:formulaRef>
                          <c15:sqref>rp_sm_mean_median_comp!$C$6:$C$7</c15:sqref>
                        </c15:formulaRef>
                      </c:ext>
                    </c:extLst>
                    <c:strCache>
                      <c:ptCount val="2"/>
                      <c:pt idx="0">
                        <c:v>SM</c:v>
                      </c:pt>
                      <c:pt idx="1">
                        <c:v>Diary</c:v>
                      </c:pt>
                    </c:strCache>
                  </c:strRef>
                </c:tx>
                <c:spPr>
                  <a:ln w="28575" cap="rnd">
                    <a:solidFill>
                      <a:schemeClr val="accent2"/>
                    </a:solidFill>
                    <a:round/>
                  </a:ln>
                  <a:effectLst/>
                </c:spPr>
                <c:marker>
                  <c:symbol val="none"/>
                </c:marker>
                <c:val>
                  <c:numRef>
                    <c:extLst>
                      <c:ext uri="{02D57815-91ED-43cb-92C2-25804820EDAC}">
                        <c15:formulaRef>
                          <c15:sqref>rp_sm_mean_median_comp!$C$8:$C$40</c15:sqref>
                        </c15:formulaRef>
                      </c:ext>
                    </c:extLst>
                    <c:numCache>
                      <c:formatCode>0%</c:formatCode>
                      <c:ptCount val="33"/>
                      <c:pt idx="0">
                        <c:v>-1.4768614704027683E-2</c:v>
                      </c:pt>
                      <c:pt idx="1">
                        <c:v>-2.7285769162427087E-2</c:v>
                      </c:pt>
                      <c:pt idx="2">
                        <c:v>-1.1017019305396003E-3</c:v>
                      </c:pt>
                      <c:pt idx="3">
                        <c:v>1.2276152023431575E-3</c:v>
                      </c:pt>
                      <c:pt idx="4">
                        <c:v>2.1678267315679012E-3</c:v>
                      </c:pt>
                      <c:pt idx="5">
                        <c:v>-0.13495511958852269</c:v>
                      </c:pt>
                      <c:pt idx="6">
                        <c:v>-4.854627053161964E-2</c:v>
                      </c:pt>
                      <c:pt idx="7">
                        <c:v>-1.348734087732828E-2</c:v>
                      </c:pt>
                      <c:pt idx="8">
                        <c:v>-1.9124810581694351E-4</c:v>
                      </c:pt>
                      <c:pt idx="9">
                        <c:v>1.2516623776495539E-2</c:v>
                      </c:pt>
                      <c:pt idx="10">
                        <c:v>-1.6373139502670386E-2</c:v>
                      </c:pt>
                      <c:pt idx="11">
                        <c:v>-8.7195143008089504E-2</c:v>
                      </c:pt>
                      <c:pt idx="12">
                        <c:v>-1.3883071467861496E-2</c:v>
                      </c:pt>
                      <c:pt idx="13">
                        <c:v>0.14010015255826724</c:v>
                      </c:pt>
                      <c:pt idx="14">
                        <c:v>-3.4612857861738511E-2</c:v>
                      </c:pt>
                      <c:pt idx="15">
                        <c:v>7.3522887388268732E-3</c:v>
                      </c:pt>
                      <c:pt idx="16">
                        <c:v>4.2641721992844328E-3</c:v>
                      </c:pt>
                      <c:pt idx="17">
                        <c:v>0.51527653642610827</c:v>
                      </c:pt>
                      <c:pt idx="18">
                        <c:v>-1.7751758485432201E-2</c:v>
                      </c:pt>
                      <c:pt idx="19">
                        <c:v>5.2812337896033901E-2</c:v>
                      </c:pt>
                      <c:pt idx="20">
                        <c:v>-3.9984197709887481E-2</c:v>
                      </c:pt>
                      <c:pt idx="21">
                        <c:v>-7.5469147351655441E-2</c:v>
                      </c:pt>
                      <c:pt idx="22">
                        <c:v>-4.0325218485523839E-2</c:v>
                      </c:pt>
                      <c:pt idx="23">
                        <c:v>-6.7444670003087293E-3</c:v>
                      </c:pt>
                      <c:pt idx="24">
                        <c:v>0.13025105213485122</c:v>
                      </c:pt>
                      <c:pt idx="25">
                        <c:v>1.8807782217693747E-2</c:v>
                      </c:pt>
                      <c:pt idx="26">
                        <c:v>-3.6272769058095067E-2</c:v>
                      </c:pt>
                      <c:pt idx="27">
                        <c:v>-3.4796360819181693E-2</c:v>
                      </c:pt>
                      <c:pt idx="28">
                        <c:v>8.6175181564355885E-2</c:v>
                      </c:pt>
                      <c:pt idx="29">
                        <c:v>-0.11097121350626327</c:v>
                      </c:pt>
                      <c:pt idx="30">
                        <c:v>5.4338578472693522E-2</c:v>
                      </c:pt>
                      <c:pt idx="31">
                        <c:v>-5.7410102818203024E-2</c:v>
                      </c:pt>
                      <c:pt idx="32">
                        <c:v>2.3951448708969814E-3</c:v>
                      </c:pt>
                    </c:numCache>
                  </c:numRef>
                </c:val>
                <c:smooth val="0"/>
                <c:extLst>
                  <c:ext xmlns:c16="http://schemas.microsoft.com/office/drawing/2014/chart" uri="{C3380CC4-5D6E-409C-BE32-E72D297353CC}">
                    <c16:uniqueId val="{00000002-1071-4290-AAC0-9C5AB9E51A52}"/>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rp_sm_mean_median_comp!$E$6:$E$7</c15:sqref>
                        </c15:formulaRef>
                      </c:ext>
                    </c:extLst>
                    <c:strCache>
                      <c:ptCount val="2"/>
                      <c:pt idx="0">
                        <c:v>RP</c:v>
                      </c:pt>
                      <c:pt idx="1">
                        <c:v>Diary</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rp_sm_mean_median_comp!$E$8:$E$40</c15:sqref>
                        </c15:formulaRef>
                      </c:ext>
                    </c:extLst>
                    <c:numCache>
                      <c:formatCode>0%</c:formatCode>
                      <c:ptCount val="33"/>
                      <c:pt idx="0">
                        <c:v>8.6821109132214414E-2</c:v>
                      </c:pt>
                      <c:pt idx="1">
                        <c:v>0.17800203798170267</c:v>
                      </c:pt>
                      <c:pt idx="2">
                        <c:v>0.12592513002985917</c:v>
                      </c:pt>
                      <c:pt idx="3">
                        <c:v>0.10193487378988797</c:v>
                      </c:pt>
                      <c:pt idx="4">
                        <c:v>9.4692598286584717E-2</c:v>
                      </c:pt>
                      <c:pt idx="5">
                        <c:v>7.4607553273427163E-2</c:v>
                      </c:pt>
                      <c:pt idx="6">
                        <c:v>7.599569086368918E-2</c:v>
                      </c:pt>
                      <c:pt idx="7">
                        <c:v>0.37910762400687181</c:v>
                      </c:pt>
                      <c:pt idx="8">
                        <c:v>9.99854040068473E-2</c:v>
                      </c:pt>
                      <c:pt idx="9">
                        <c:v>9.049361457658911E-2</c:v>
                      </c:pt>
                      <c:pt idx="10">
                        <c:v>9.4683453956138086E-2</c:v>
                      </c:pt>
                      <c:pt idx="11">
                        <c:v>4.4311335646194605E-2</c:v>
                      </c:pt>
                      <c:pt idx="12">
                        <c:v>-7.7834983074217545E-3</c:v>
                      </c:pt>
                      <c:pt idx="13">
                        <c:v>0.5033968835982221</c:v>
                      </c:pt>
                      <c:pt idx="14">
                        <c:v>7.5219237090980329E-2</c:v>
                      </c:pt>
                      <c:pt idx="15">
                        <c:v>0.11958178174442224</c:v>
                      </c:pt>
                      <c:pt idx="16">
                        <c:v>0.13737111754012332</c:v>
                      </c:pt>
                      <c:pt idx="17">
                        <c:v>0.68098775629778308</c:v>
                      </c:pt>
                      <c:pt idx="18">
                        <c:v>0.12759078542003377</c:v>
                      </c:pt>
                      <c:pt idx="19">
                        <c:v>0.16867251156846352</c:v>
                      </c:pt>
                      <c:pt idx="20">
                        <c:v>3.939726738963012E-2</c:v>
                      </c:pt>
                      <c:pt idx="21">
                        <c:v>6.524156052987462E-2</c:v>
                      </c:pt>
                      <c:pt idx="22">
                        <c:v>6.8044790864379978E-2</c:v>
                      </c:pt>
                      <c:pt idx="23">
                        <c:v>0.11127418298355973</c:v>
                      </c:pt>
                      <c:pt idx="24">
                        <c:v>0.23882594540871449</c:v>
                      </c:pt>
                      <c:pt idx="25">
                        <c:v>0.12719661700419937</c:v>
                      </c:pt>
                      <c:pt idx="26">
                        <c:v>8.2782895624867736E-2</c:v>
                      </c:pt>
                      <c:pt idx="27">
                        <c:v>8.7811326102151144E-2</c:v>
                      </c:pt>
                      <c:pt idx="28">
                        <c:v>0.21012310573683979</c:v>
                      </c:pt>
                      <c:pt idx="29">
                        <c:v>1.4169126874469029E-2</c:v>
                      </c:pt>
                      <c:pt idx="30">
                        <c:v>0.11987895666079185</c:v>
                      </c:pt>
                      <c:pt idx="31">
                        <c:v>3.8449904857613904E-2</c:v>
                      </c:pt>
                      <c:pt idx="32">
                        <c:v>0.19551871153087186</c:v>
                      </c:pt>
                    </c:numCache>
                  </c:numRef>
                </c:val>
                <c:smooth val="0"/>
                <c:extLst xmlns:c15="http://schemas.microsoft.com/office/drawing/2012/chart">
                  <c:ext xmlns:c16="http://schemas.microsoft.com/office/drawing/2014/chart" uri="{C3380CC4-5D6E-409C-BE32-E72D297353CC}">
                    <c16:uniqueId val="{00000003-1071-4290-AAC0-9C5AB9E51A52}"/>
                  </c:ext>
                </c:extLst>
              </c15:ser>
            </c15:filteredLineSeries>
          </c:ext>
        </c:extLst>
      </c:lineChart>
      <c:catAx>
        <c:axId val="273965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3967360"/>
        <c:crosses val="autoZero"/>
        <c:auto val="1"/>
        <c:lblAlgn val="ctr"/>
        <c:lblOffset val="100"/>
        <c:noMultiLvlLbl val="0"/>
      </c:catAx>
      <c:valAx>
        <c:axId val="27396736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73965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Median, Weekday</a:t>
            </a:r>
          </a:p>
        </c:rich>
      </c:tx>
      <c:overlay val="0"/>
      <c:spPr>
        <a:noFill/>
        <a:ln>
          <a:noFill/>
        </a:ln>
        <a:effectLst/>
      </c:spPr>
    </c:title>
    <c:autoTitleDeleted val="0"/>
    <c:plotArea>
      <c:layout/>
      <c:lineChart>
        <c:grouping val="standard"/>
        <c:varyColors val="0"/>
        <c:ser>
          <c:idx val="0"/>
          <c:order val="0"/>
          <c:tx>
            <c:strRef>
              <c:f>rp_sm_mean_median_comp!$F$6:$F$7</c:f>
              <c:strCache>
                <c:ptCount val="2"/>
                <c:pt idx="0">
                  <c:v>SM</c:v>
                </c:pt>
                <c:pt idx="1">
                  <c:v>Interview</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rp_sm_mean_median_comp!$F$8:$F$40</c:f>
              <c:numCache>
                <c:formatCode>0%</c:formatCode>
                <c:ptCount val="33"/>
                <c:pt idx="0">
                  <c:v>-0.12500005587935248</c:v>
                </c:pt>
                <c:pt idx="1">
                  <c:v>-8.3333313465118408E-2</c:v>
                </c:pt>
                <c:pt idx="2">
                  <c:v>0</c:v>
                </c:pt>
                <c:pt idx="3">
                  <c:v>-4.1095948125344339E-2</c:v>
                </c:pt>
                <c:pt idx="4">
                  <c:v>0</c:v>
                </c:pt>
                <c:pt idx="5">
                  <c:v>-0.11029411842047543</c:v>
                </c:pt>
                <c:pt idx="6">
                  <c:v>-0.20833331346511852</c:v>
                </c:pt>
                <c:pt idx="7">
                  <c:v>-0.16666669978035709</c:v>
                </c:pt>
                <c:pt idx="8">
                  <c:v>0</c:v>
                </c:pt>
                <c:pt idx="9">
                  <c:v>7.1428576641805908E-2</c:v>
                </c:pt>
                <c:pt idx="10">
                  <c:v>-7.6923110781335291E-2</c:v>
                </c:pt>
                <c:pt idx="11">
                  <c:v>0</c:v>
                </c:pt>
                <c:pt idx="12">
                  <c:v>0</c:v>
                </c:pt>
                <c:pt idx="13">
                  <c:v>0</c:v>
                </c:pt>
                <c:pt idx="14">
                  <c:v>0</c:v>
                </c:pt>
                <c:pt idx="15">
                  <c:v>-0.11111108462015806</c:v>
                </c:pt>
                <c:pt idx="16">
                  <c:v>3.6363600896410553E-2</c:v>
                </c:pt>
                <c:pt idx="17">
                  <c:v>-0.33333331346511841</c:v>
                </c:pt>
                <c:pt idx="18">
                  <c:v>-8.3333313465118408E-2</c:v>
                </c:pt>
                <c:pt idx="19">
                  <c:v>0.11111109148818321</c:v>
                </c:pt>
                <c:pt idx="20">
                  <c:v>-7.1428505741818138E-2</c:v>
                </c:pt>
                <c:pt idx="21">
                  <c:v>-0.15384616654300076</c:v>
                </c:pt>
                <c:pt idx="22">
                  <c:v>0</c:v>
                </c:pt>
                <c:pt idx="23">
                  <c:v>-6.6666698455810414E-2</c:v>
                </c:pt>
                <c:pt idx="24">
                  <c:v>0.36363633408034213</c:v>
                </c:pt>
                <c:pt idx="25">
                  <c:v>3.3333301544189009E-2</c:v>
                </c:pt>
                <c:pt idx="26">
                  <c:v>-7.6923110781335291E-2</c:v>
                </c:pt>
                <c:pt idx="27">
                  <c:v>-0.10526320544636336</c:v>
                </c:pt>
                <c:pt idx="28">
                  <c:v>0.23076922230466623</c:v>
                </c:pt>
                <c:pt idx="29">
                  <c:v>-0.27777775128682469</c:v>
                </c:pt>
                <c:pt idx="30">
                  <c:v>8.3333373069762962E-2</c:v>
                </c:pt>
                <c:pt idx="31">
                  <c:v>-0.28735636719814317</c:v>
                </c:pt>
                <c:pt idx="32">
                  <c:v>-7.6923110781335291E-2</c:v>
                </c:pt>
              </c:numCache>
            </c:numRef>
          </c:val>
          <c:smooth val="0"/>
          <c:extLst>
            <c:ext xmlns:c16="http://schemas.microsoft.com/office/drawing/2014/chart" uri="{C3380CC4-5D6E-409C-BE32-E72D297353CC}">
              <c16:uniqueId val="{00000000-092E-4283-8CB8-8F2FB84F8464}"/>
            </c:ext>
          </c:extLst>
        </c:ser>
        <c:ser>
          <c:idx val="2"/>
          <c:order val="2"/>
          <c:tx>
            <c:strRef>
              <c:f>rp_sm_mean_median_comp!$H$6:$H$7</c:f>
              <c:strCache>
                <c:ptCount val="2"/>
                <c:pt idx="0">
                  <c:v>RP</c:v>
                </c:pt>
                <c:pt idx="1">
                  <c:v>Interview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rp_sm_mean_median_comp!$H$8:$H$40</c:f>
              <c:numCache>
                <c:formatCode>0%</c:formatCode>
                <c:ptCount val="33"/>
                <c:pt idx="0">
                  <c:v>0.68919760915048101</c:v>
                </c:pt>
                <c:pt idx="1">
                  <c:v>0.67048466205596902</c:v>
                </c:pt>
                <c:pt idx="2">
                  <c:v>0.93995308876037598</c:v>
                </c:pt>
                <c:pt idx="3">
                  <c:v>0.82089996805844256</c:v>
                </c:pt>
                <c:pt idx="4">
                  <c:v>1.048460721969604</c:v>
                </c:pt>
                <c:pt idx="5">
                  <c:v>0.36597490567301905</c:v>
                </c:pt>
                <c:pt idx="6">
                  <c:v>0.44350135326385498</c:v>
                </c:pt>
                <c:pt idx="7">
                  <c:v>3.4124402835988885</c:v>
                </c:pt>
                <c:pt idx="8">
                  <c:v>0.85773944854736306</c:v>
                </c:pt>
                <c:pt idx="9">
                  <c:v>0.53166747351893395</c:v>
                </c:pt>
                <c:pt idx="10">
                  <c:v>0.90582832232462929</c:v>
                </c:pt>
                <c:pt idx="11">
                  <c:v>0.91009889023981327</c:v>
                </c:pt>
                <c:pt idx="12">
                  <c:v>0.42700004577636741</c:v>
                </c:pt>
                <c:pt idx="13">
                  <c:v>1.166262180392112</c:v>
                </c:pt>
                <c:pt idx="14">
                  <c:v>0.66793304389319852</c:v>
                </c:pt>
                <c:pt idx="15">
                  <c:v>0.60539420445760062</c:v>
                </c:pt>
                <c:pt idx="16">
                  <c:v>1.0195678372629273</c:v>
                </c:pt>
                <c:pt idx="17">
                  <c:v>2.8949325084686279</c:v>
                </c:pt>
                <c:pt idx="18">
                  <c:v>0.54806113243103005</c:v>
                </c:pt>
                <c:pt idx="19">
                  <c:v>0.61214154539917942</c:v>
                </c:pt>
                <c:pt idx="20">
                  <c:v>0.87142276325984525</c:v>
                </c:pt>
                <c:pt idx="21">
                  <c:v>0.39666112031712486</c:v>
                </c:pt>
                <c:pt idx="22">
                  <c:v>0.79571676254272505</c:v>
                </c:pt>
                <c:pt idx="23">
                  <c:v>0.84631309509277353</c:v>
                </c:pt>
                <c:pt idx="24">
                  <c:v>1.7884311505137531</c:v>
                </c:pt>
                <c:pt idx="25">
                  <c:v>1.1323914527893071</c:v>
                </c:pt>
                <c:pt idx="26">
                  <c:v>0.91335524363315135</c:v>
                </c:pt>
                <c:pt idx="27">
                  <c:v>0.49387707223698785</c:v>
                </c:pt>
                <c:pt idx="28">
                  <c:v>1.0995138571990872</c:v>
                </c:pt>
                <c:pt idx="29">
                  <c:v>0.47144571940104196</c:v>
                </c:pt>
                <c:pt idx="30">
                  <c:v>0.95020198822021507</c:v>
                </c:pt>
                <c:pt idx="31">
                  <c:v>0.56221877912919949</c:v>
                </c:pt>
                <c:pt idx="32">
                  <c:v>0.94697622346965304</c:v>
                </c:pt>
              </c:numCache>
            </c:numRef>
          </c:val>
          <c:smooth val="0"/>
          <c:extLst>
            <c:ext xmlns:c16="http://schemas.microsoft.com/office/drawing/2014/chart" uri="{C3380CC4-5D6E-409C-BE32-E72D297353CC}">
              <c16:uniqueId val="{00000001-092E-4283-8CB8-8F2FB84F8464}"/>
            </c:ext>
          </c:extLst>
        </c:ser>
        <c:dLbls>
          <c:showLegendKey val="0"/>
          <c:showVal val="0"/>
          <c:showCatName val="0"/>
          <c:showSerName val="0"/>
          <c:showPercent val="0"/>
          <c:showBubbleSize val="0"/>
        </c:dLbls>
        <c:marker val="1"/>
        <c:smooth val="0"/>
        <c:axId val="273997184"/>
        <c:axId val="273999744"/>
        <c:extLst>
          <c:ext xmlns:c15="http://schemas.microsoft.com/office/drawing/2012/chart" uri="{02D57815-91ED-43cb-92C2-25804820EDAC}">
            <c15:filteredLineSeries>
              <c15:ser>
                <c:idx val="1"/>
                <c:order val="1"/>
                <c:tx>
                  <c:strRef>
                    <c:extLst>
                      <c:ext uri="{02D57815-91ED-43cb-92C2-25804820EDAC}">
                        <c15:formulaRef>
                          <c15:sqref>rp_sm_mean_median_comp!$G$6:$G$7</c15:sqref>
                        </c15:formulaRef>
                      </c:ext>
                    </c:extLst>
                    <c:strCache>
                      <c:ptCount val="2"/>
                      <c:pt idx="0">
                        <c:v>SM</c:v>
                      </c:pt>
                      <c:pt idx="1">
                        <c:v>Diary</c:v>
                      </c:pt>
                    </c:strCache>
                  </c:strRef>
                </c:tx>
                <c:spPr>
                  <a:ln w="28575" cap="rnd">
                    <a:solidFill>
                      <a:schemeClr val="accent2"/>
                    </a:solidFill>
                    <a:round/>
                  </a:ln>
                  <a:effectLst/>
                </c:spPr>
                <c:marker>
                  <c:symbol val="none"/>
                </c:marker>
                <c:val>
                  <c:numRef>
                    <c:extLst>
                      <c:ext uri="{02D57815-91ED-43cb-92C2-25804820EDAC}">
                        <c15:formulaRef>
                          <c15:sqref>rp_sm_mean_median_comp!$G$8:$G$40</c15:sqref>
                        </c15:formulaRef>
                      </c:ext>
                    </c:extLst>
                    <c:numCache>
                      <c:formatCode>0%</c:formatCode>
                      <c:ptCount val="33"/>
                      <c:pt idx="0">
                        <c:v>-2.5000064820049239E-2</c:v>
                      </c:pt>
                      <c:pt idx="1">
                        <c:v>-8.3333313465118408E-2</c:v>
                      </c:pt>
                      <c:pt idx="2">
                        <c:v>0</c:v>
                      </c:pt>
                      <c:pt idx="3">
                        <c:v>-6.8493181555417393E-2</c:v>
                      </c:pt>
                      <c:pt idx="4">
                        <c:v>0</c:v>
                      </c:pt>
                      <c:pt idx="5">
                        <c:v>-5.1470539510043545E-2</c:v>
                      </c:pt>
                      <c:pt idx="6">
                        <c:v>-0.20833331346511852</c:v>
                      </c:pt>
                      <c:pt idx="7">
                        <c:v>-0.16666669978035709</c:v>
                      </c:pt>
                      <c:pt idx="8">
                        <c:v>0</c:v>
                      </c:pt>
                      <c:pt idx="9">
                        <c:v>8.1632648592738333E-2</c:v>
                      </c:pt>
                      <c:pt idx="10">
                        <c:v>-7.6923110781335291E-2</c:v>
                      </c:pt>
                      <c:pt idx="11">
                        <c:v>-7.1428505741818138E-2</c:v>
                      </c:pt>
                      <c:pt idx="12">
                        <c:v>-9.5238072531564022E-2</c:v>
                      </c:pt>
                      <c:pt idx="13">
                        <c:v>0.23076922230466623</c:v>
                      </c:pt>
                      <c:pt idx="14">
                        <c:v>2.8571504476121667E-2</c:v>
                      </c:pt>
                      <c:pt idx="15">
                        <c:v>-5.5555582046508678E-2</c:v>
                      </c:pt>
                      <c:pt idx="16">
                        <c:v>0</c:v>
                      </c:pt>
                      <c:pt idx="17">
                        <c:v>-0.33333331346511841</c:v>
                      </c:pt>
                      <c:pt idx="18">
                        <c:v>-6.6666662693023682E-2</c:v>
                      </c:pt>
                      <c:pt idx="19">
                        <c:v>8.6419757447070644E-2</c:v>
                      </c:pt>
                      <c:pt idx="20">
                        <c:v>-5.7142804593454444E-2</c:v>
                      </c:pt>
                      <c:pt idx="21">
                        <c:v>-0.16923082171106985</c:v>
                      </c:pt>
                      <c:pt idx="22">
                        <c:v>0</c:v>
                      </c:pt>
                      <c:pt idx="23">
                        <c:v>-5.333337783813441E-2</c:v>
                      </c:pt>
                      <c:pt idx="24">
                        <c:v>0.36363633408034213</c:v>
                      </c:pt>
                      <c:pt idx="25">
                        <c:v>3.3333301544189009E-2</c:v>
                      </c:pt>
                      <c:pt idx="26">
                        <c:v>0</c:v>
                      </c:pt>
                      <c:pt idx="27">
                        <c:v>-8.4210519183045229E-2</c:v>
                      </c:pt>
                      <c:pt idx="28">
                        <c:v>0.23076922230466623</c:v>
                      </c:pt>
                      <c:pt idx="29">
                        <c:v>-0.27777775128682469</c:v>
                      </c:pt>
                      <c:pt idx="30">
                        <c:v>3.3333301544189009E-2</c:v>
                      </c:pt>
                      <c:pt idx="31">
                        <c:v>-0.11494257976457767</c:v>
                      </c:pt>
                      <c:pt idx="32">
                        <c:v>-7.6923110781335291E-2</c:v>
                      </c:pt>
                    </c:numCache>
                  </c:numRef>
                </c:val>
                <c:smooth val="0"/>
                <c:extLst>
                  <c:ext xmlns:c16="http://schemas.microsoft.com/office/drawing/2014/chart" uri="{C3380CC4-5D6E-409C-BE32-E72D297353CC}">
                    <c16:uniqueId val="{00000002-092E-4283-8CB8-8F2FB84F8464}"/>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rp_sm_mean_median_comp!$I$6:$I$7</c15:sqref>
                        </c15:formulaRef>
                      </c:ext>
                    </c:extLst>
                    <c:strCache>
                      <c:ptCount val="2"/>
                      <c:pt idx="0">
                        <c:v>RP</c:v>
                      </c:pt>
                      <c:pt idx="1">
                        <c:v>Diary</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rp_sm_mean_median_comp!$I$8:$I$40</c15:sqref>
                        </c15:formulaRef>
                      </c:ext>
                    </c:extLst>
                    <c:numCache>
                      <c:formatCode>0%</c:formatCode>
                      <c:ptCount val="33"/>
                      <c:pt idx="0">
                        <c:v>0.67424804943060757</c:v>
                      </c:pt>
                      <c:pt idx="1">
                        <c:v>0.78308165073394798</c:v>
                      </c:pt>
                      <c:pt idx="2">
                        <c:v>0.90695059299468994</c:v>
                      </c:pt>
                      <c:pt idx="3">
                        <c:v>0.8473256294740219</c:v>
                      </c:pt>
                      <c:pt idx="4">
                        <c:v>1.0210392475128169</c:v>
                      </c:pt>
                      <c:pt idx="5">
                        <c:v>0.36204972941770053</c:v>
                      </c:pt>
                      <c:pt idx="6">
                        <c:v>0.441336989402771</c:v>
                      </c:pt>
                      <c:pt idx="7">
                        <c:v>3.2747479965389559</c:v>
                      </c:pt>
                      <c:pt idx="8">
                        <c:v>0.81418180465698198</c:v>
                      </c:pt>
                      <c:pt idx="9">
                        <c:v>0.54238463198595976</c:v>
                      </c:pt>
                      <c:pt idx="10">
                        <c:v>0.87410661800873202</c:v>
                      </c:pt>
                      <c:pt idx="11">
                        <c:v>0.86651161284145606</c:v>
                      </c:pt>
                      <c:pt idx="12">
                        <c:v>0.37297943660191146</c:v>
                      </c:pt>
                      <c:pt idx="13">
                        <c:v>1.3484147017400199</c:v>
                      </c:pt>
                      <c:pt idx="14">
                        <c:v>0.66890528073274957</c:v>
                      </c:pt>
                      <c:pt idx="15">
                        <c:v>0.61719957987467478</c:v>
                      </c:pt>
                      <c:pt idx="16">
                        <c:v>0.95753006317529055</c:v>
                      </c:pt>
                      <c:pt idx="17">
                        <c:v>2.5861828327178955</c:v>
                      </c:pt>
                      <c:pt idx="18">
                        <c:v>0.51672744750976607</c:v>
                      </c:pt>
                      <c:pt idx="19">
                        <c:v>0.60628192325376706</c:v>
                      </c:pt>
                      <c:pt idx="20">
                        <c:v>0.8631041343928787</c:v>
                      </c:pt>
                      <c:pt idx="21">
                        <c:v>0.3965431581444685</c:v>
                      </c:pt>
                      <c:pt idx="22">
                        <c:v>0.75535535812377907</c:v>
                      </c:pt>
                      <c:pt idx="23">
                        <c:v>0.84248466491699192</c:v>
                      </c:pt>
                      <c:pt idx="24">
                        <c:v>1.754304132585002</c:v>
                      </c:pt>
                      <c:pt idx="25">
                        <c:v>1.092861652374268</c:v>
                      </c:pt>
                      <c:pt idx="26">
                        <c:v>0.87352914540477355</c:v>
                      </c:pt>
                      <c:pt idx="27">
                        <c:v>0.5005122360301717</c:v>
                      </c:pt>
                      <c:pt idx="28">
                        <c:v>1.1313205083949573</c:v>
                      </c:pt>
                      <c:pt idx="29">
                        <c:v>0.41715939839680982</c:v>
                      </c:pt>
                      <c:pt idx="30">
                        <c:v>0.92841053009033203</c:v>
                      </c:pt>
                      <c:pt idx="31">
                        <c:v>0.5662450933046963</c:v>
                      </c:pt>
                      <c:pt idx="32">
                        <c:v>0.92475531927419374</c:v>
                      </c:pt>
                    </c:numCache>
                  </c:numRef>
                </c:val>
                <c:smooth val="0"/>
                <c:extLst xmlns:c15="http://schemas.microsoft.com/office/drawing/2012/chart">
                  <c:ext xmlns:c16="http://schemas.microsoft.com/office/drawing/2014/chart" uri="{C3380CC4-5D6E-409C-BE32-E72D297353CC}">
                    <c16:uniqueId val="{00000003-092E-4283-8CB8-8F2FB84F8464}"/>
                  </c:ext>
                </c:extLst>
              </c15:ser>
            </c15:filteredLineSeries>
          </c:ext>
        </c:extLst>
      </c:lineChart>
      <c:catAx>
        <c:axId val="273997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3999744"/>
        <c:crosses val="autoZero"/>
        <c:auto val="1"/>
        <c:lblAlgn val="ctr"/>
        <c:lblOffset val="100"/>
        <c:noMultiLvlLbl val="0"/>
      </c:catAx>
      <c:valAx>
        <c:axId val="27399974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73997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Share of Matches by Quality</a:t>
            </a:r>
          </a:p>
        </c:rich>
      </c:tx>
      <c:overlay val="0"/>
      <c:spPr>
        <a:noFill/>
        <a:ln>
          <a:noFill/>
        </a:ln>
        <a:effectLst/>
      </c:spPr>
    </c:title>
    <c:autoTitleDeleted val="0"/>
    <c:plotArea>
      <c:layout>
        <c:manualLayout>
          <c:layoutTarget val="inner"/>
          <c:xMode val="edge"/>
          <c:yMode val="edge"/>
          <c:x val="0.12470441194850644"/>
          <c:y val="0.12613760132190771"/>
          <c:w val="0.76537411084484008"/>
          <c:h val="0.84571140699543079"/>
        </c:manualLayout>
      </c:layout>
      <c:barChart>
        <c:barDir val="bar"/>
        <c:grouping val="percentStacked"/>
        <c:varyColors val="0"/>
        <c:ser>
          <c:idx val="0"/>
          <c:order val="0"/>
          <c:tx>
            <c:strRef>
              <c:f>'figure '!$T$3</c:f>
              <c:strCache>
                <c:ptCount val="1"/>
                <c:pt idx="0">
                  <c:v>0-1</c:v>
                </c:pt>
              </c:strCache>
            </c:strRef>
          </c:tx>
          <c:spPr>
            <a:solidFill>
              <a:schemeClr val="accent2">
                <a:tint val="54000"/>
              </a:schemeClr>
            </a:solidFill>
            <a:ln>
              <a:noFill/>
            </a:ln>
            <a:effectLst/>
          </c:spPr>
          <c:invertIfNegative val="0"/>
          <c:val>
            <c:numRef>
              <c:f>'figure '!$T$4:$T$26</c:f>
              <c:numCache>
                <c:formatCode>General</c:formatCode>
                <c:ptCount val="23"/>
                <c:pt idx="0">
                  <c:v>75.143885620000006</c:v>
                </c:pt>
                <c:pt idx="1">
                  <c:v>73.333333330000002</c:v>
                </c:pt>
                <c:pt idx="2">
                  <c:v>63.939615289999999</c:v>
                </c:pt>
                <c:pt idx="3">
                  <c:v>63.041997729999999</c:v>
                </c:pt>
                <c:pt idx="4">
                  <c:v>57.441860470000002</c:v>
                </c:pt>
                <c:pt idx="5">
                  <c:v>56.869773000000002</c:v>
                </c:pt>
                <c:pt idx="6">
                  <c:v>51.4</c:v>
                </c:pt>
                <c:pt idx="7">
                  <c:v>49.744338929999998</c:v>
                </c:pt>
                <c:pt idx="8">
                  <c:v>41.567369390000003</c:v>
                </c:pt>
                <c:pt idx="9">
                  <c:v>37.903849129999998</c:v>
                </c:pt>
                <c:pt idx="10">
                  <c:v>58.962037479999999</c:v>
                </c:pt>
                <c:pt idx="11">
                  <c:v>48.532494759999999</c:v>
                </c:pt>
                <c:pt idx="12">
                  <c:v>39.455782309999996</c:v>
                </c:pt>
                <c:pt idx="13">
                  <c:v>51.752021560000003</c:v>
                </c:pt>
                <c:pt idx="14">
                  <c:v>48.863636360000001</c:v>
                </c:pt>
                <c:pt idx="15">
                  <c:v>31.610942250000001</c:v>
                </c:pt>
                <c:pt idx="16">
                  <c:v>30.898876399999999</c:v>
                </c:pt>
                <c:pt idx="17">
                  <c:v>36.070381230000002</c:v>
                </c:pt>
                <c:pt idx="18">
                  <c:v>22.480620160000001</c:v>
                </c:pt>
                <c:pt idx="19">
                  <c:v>27.490774909999999</c:v>
                </c:pt>
                <c:pt idx="20">
                  <c:v>5.3481894150000002</c:v>
                </c:pt>
                <c:pt idx="21">
                  <c:v>7.5862068970000003</c:v>
                </c:pt>
                <c:pt idx="22">
                  <c:v>10.894064609999999</c:v>
                </c:pt>
              </c:numCache>
            </c:numRef>
          </c:val>
          <c:extLst>
            <c:ext xmlns:c16="http://schemas.microsoft.com/office/drawing/2014/chart" uri="{C3380CC4-5D6E-409C-BE32-E72D297353CC}">
              <c16:uniqueId val="{00000000-5644-4567-BE1C-0606AD6B7851}"/>
            </c:ext>
          </c:extLst>
        </c:ser>
        <c:ser>
          <c:idx val="1"/>
          <c:order val="1"/>
          <c:tx>
            <c:strRef>
              <c:f>'figure '!$U$3</c:f>
              <c:strCache>
                <c:ptCount val="1"/>
                <c:pt idx="0">
                  <c:v>1-2</c:v>
                </c:pt>
              </c:strCache>
            </c:strRef>
          </c:tx>
          <c:spPr>
            <a:solidFill>
              <a:schemeClr val="accent2">
                <a:tint val="77000"/>
              </a:schemeClr>
            </a:solidFill>
            <a:ln>
              <a:noFill/>
            </a:ln>
            <a:effectLst/>
          </c:spPr>
          <c:invertIfNegative val="0"/>
          <c:val>
            <c:numRef>
              <c:f>'figure '!$U$4:$U$26</c:f>
              <c:numCache>
                <c:formatCode>General</c:formatCode>
                <c:ptCount val="23"/>
                <c:pt idx="0">
                  <c:v>20.105346650000001</c:v>
                </c:pt>
                <c:pt idx="1">
                  <c:v>21.14355231</c:v>
                </c:pt>
                <c:pt idx="2">
                  <c:v>26.223520820000001</c:v>
                </c:pt>
                <c:pt idx="3">
                  <c:v>26.6969353</c:v>
                </c:pt>
                <c:pt idx="4">
                  <c:v>27.18023256</c:v>
                </c:pt>
                <c:pt idx="5">
                  <c:v>27.550776580000001</c:v>
                </c:pt>
                <c:pt idx="6">
                  <c:v>31.1</c:v>
                </c:pt>
                <c:pt idx="7">
                  <c:v>30.947163379999999</c:v>
                </c:pt>
                <c:pt idx="8">
                  <c:v>28.628169870000001</c:v>
                </c:pt>
                <c:pt idx="9">
                  <c:v>29.479053950000001</c:v>
                </c:pt>
                <c:pt idx="10">
                  <c:v>27.294569920000001</c:v>
                </c:pt>
                <c:pt idx="11">
                  <c:v>30.18867925</c:v>
                </c:pt>
                <c:pt idx="12">
                  <c:v>32.653061219999998</c:v>
                </c:pt>
                <c:pt idx="13">
                  <c:v>22.371967649999998</c:v>
                </c:pt>
                <c:pt idx="14">
                  <c:v>29.924242419999999</c:v>
                </c:pt>
                <c:pt idx="15">
                  <c:v>30.091185410000001</c:v>
                </c:pt>
                <c:pt idx="16">
                  <c:v>37.640449439999998</c:v>
                </c:pt>
                <c:pt idx="17">
                  <c:v>27.565982399999999</c:v>
                </c:pt>
                <c:pt idx="18">
                  <c:v>27.906976740000001</c:v>
                </c:pt>
                <c:pt idx="19">
                  <c:v>22.509225090000001</c:v>
                </c:pt>
                <c:pt idx="20">
                  <c:v>5.8495821729999999</c:v>
                </c:pt>
                <c:pt idx="21">
                  <c:v>7.8620689659999998</c:v>
                </c:pt>
                <c:pt idx="22">
                  <c:v>8.8655146509999998</c:v>
                </c:pt>
              </c:numCache>
            </c:numRef>
          </c:val>
          <c:extLst>
            <c:ext xmlns:c16="http://schemas.microsoft.com/office/drawing/2014/chart" uri="{C3380CC4-5D6E-409C-BE32-E72D297353CC}">
              <c16:uniqueId val="{00000001-5644-4567-BE1C-0606AD6B7851}"/>
            </c:ext>
          </c:extLst>
        </c:ser>
        <c:ser>
          <c:idx val="2"/>
          <c:order val="2"/>
          <c:tx>
            <c:strRef>
              <c:f>'figure '!$V$3</c:f>
              <c:strCache>
                <c:ptCount val="1"/>
                <c:pt idx="0">
                  <c:v>2-3</c:v>
                </c:pt>
              </c:strCache>
            </c:strRef>
          </c:tx>
          <c:spPr>
            <a:solidFill>
              <a:schemeClr val="accent2"/>
            </a:solidFill>
            <a:ln>
              <a:noFill/>
            </a:ln>
            <a:effectLst/>
          </c:spPr>
          <c:invertIfNegative val="0"/>
          <c:val>
            <c:numRef>
              <c:f>'figure '!$V$4:$V$26</c:f>
              <c:numCache>
                <c:formatCode>General</c:formatCode>
                <c:ptCount val="23"/>
                <c:pt idx="0">
                  <c:v>3.7644139839999999</c:v>
                </c:pt>
                <c:pt idx="1">
                  <c:v>4.1727493920000001</c:v>
                </c:pt>
                <c:pt idx="2">
                  <c:v>7.4506939369999996</c:v>
                </c:pt>
                <c:pt idx="3">
                  <c:v>7.4460839950000004</c:v>
                </c:pt>
                <c:pt idx="4">
                  <c:v>9.6802325580000002</c:v>
                </c:pt>
                <c:pt idx="5">
                  <c:v>11.039426519999999</c:v>
                </c:pt>
                <c:pt idx="6">
                  <c:v>12.2</c:v>
                </c:pt>
                <c:pt idx="7">
                  <c:v>13.781348919999999</c:v>
                </c:pt>
                <c:pt idx="8">
                  <c:v>14.43629698</c:v>
                </c:pt>
                <c:pt idx="9">
                  <c:v>17.08146545</c:v>
                </c:pt>
                <c:pt idx="10">
                  <c:v>9.4185487749999997</c:v>
                </c:pt>
                <c:pt idx="11">
                  <c:v>13.62683438</c:v>
                </c:pt>
                <c:pt idx="12">
                  <c:v>16.326530609999999</c:v>
                </c:pt>
                <c:pt idx="13">
                  <c:v>15.3638814</c:v>
                </c:pt>
                <c:pt idx="14">
                  <c:v>14.01515152</c:v>
                </c:pt>
                <c:pt idx="15">
                  <c:v>18.23708207</c:v>
                </c:pt>
                <c:pt idx="16">
                  <c:v>18.53932584</c:v>
                </c:pt>
                <c:pt idx="17">
                  <c:v>17.008797650000002</c:v>
                </c:pt>
                <c:pt idx="18">
                  <c:v>22.093023259999999</c:v>
                </c:pt>
                <c:pt idx="19">
                  <c:v>22.140221400000001</c:v>
                </c:pt>
                <c:pt idx="20">
                  <c:v>8.3565459610000001</c:v>
                </c:pt>
                <c:pt idx="21">
                  <c:v>6.6206896549999996</c:v>
                </c:pt>
                <c:pt idx="22">
                  <c:v>9.6919609320000006</c:v>
                </c:pt>
              </c:numCache>
            </c:numRef>
          </c:val>
          <c:extLst>
            <c:ext xmlns:c16="http://schemas.microsoft.com/office/drawing/2014/chart" uri="{C3380CC4-5D6E-409C-BE32-E72D297353CC}">
              <c16:uniqueId val="{00000002-5644-4567-BE1C-0606AD6B7851}"/>
            </c:ext>
          </c:extLst>
        </c:ser>
        <c:ser>
          <c:idx val="3"/>
          <c:order val="3"/>
          <c:tx>
            <c:strRef>
              <c:f>'figure '!$W$3</c:f>
              <c:strCache>
                <c:ptCount val="1"/>
                <c:pt idx="0">
                  <c:v>3-4</c:v>
                </c:pt>
              </c:strCache>
            </c:strRef>
          </c:tx>
          <c:spPr>
            <a:solidFill>
              <a:schemeClr val="accent2">
                <a:shade val="76000"/>
              </a:schemeClr>
            </a:solidFill>
            <a:ln>
              <a:noFill/>
            </a:ln>
            <a:effectLst/>
          </c:spPr>
          <c:invertIfNegative val="0"/>
          <c:val>
            <c:numRef>
              <c:f>'figure '!$W$4:$W$26</c:f>
              <c:numCache>
                <c:formatCode>General</c:formatCode>
                <c:ptCount val="23"/>
                <c:pt idx="0">
                  <c:v>0.785015558</c:v>
                </c:pt>
                <c:pt idx="1">
                  <c:v>0.99756690999999997</c:v>
                </c:pt>
                <c:pt idx="2">
                  <c:v>1.4852690529999999</c:v>
                </c:pt>
                <c:pt idx="3">
                  <c:v>1.611804767</c:v>
                </c:pt>
                <c:pt idx="4">
                  <c:v>2.8197674419999998</c:v>
                </c:pt>
                <c:pt idx="5">
                  <c:v>3.3213859019999998</c:v>
                </c:pt>
                <c:pt idx="6">
                  <c:v>3.875</c:v>
                </c:pt>
                <c:pt idx="7">
                  <c:v>3.6036036039999999</c:v>
                </c:pt>
                <c:pt idx="8">
                  <c:v>6.7674915980000003</c:v>
                </c:pt>
                <c:pt idx="9">
                  <c:v>8.4711701959999992</c:v>
                </c:pt>
                <c:pt idx="10">
                  <c:v>3.075444498</c:v>
                </c:pt>
                <c:pt idx="11">
                  <c:v>4.6121593289999998</c:v>
                </c:pt>
                <c:pt idx="12">
                  <c:v>7.0294784579999998</c:v>
                </c:pt>
                <c:pt idx="13">
                  <c:v>5.1212938010000002</c:v>
                </c:pt>
                <c:pt idx="14">
                  <c:v>4.5454545450000001</c:v>
                </c:pt>
                <c:pt idx="15">
                  <c:v>10.334346500000001</c:v>
                </c:pt>
                <c:pt idx="16">
                  <c:v>8.4269662919999995</c:v>
                </c:pt>
                <c:pt idx="17">
                  <c:v>8.7976539589999998</c:v>
                </c:pt>
                <c:pt idx="18">
                  <c:v>12.79069767</c:v>
                </c:pt>
                <c:pt idx="19">
                  <c:v>10.88560886</c:v>
                </c:pt>
                <c:pt idx="20">
                  <c:v>6.1281337049999998</c:v>
                </c:pt>
                <c:pt idx="21">
                  <c:v>9.7931034480000001</c:v>
                </c:pt>
                <c:pt idx="22">
                  <c:v>6.9120961679999997</c:v>
                </c:pt>
              </c:numCache>
            </c:numRef>
          </c:val>
          <c:extLst>
            <c:ext xmlns:c16="http://schemas.microsoft.com/office/drawing/2014/chart" uri="{C3380CC4-5D6E-409C-BE32-E72D297353CC}">
              <c16:uniqueId val="{00000003-5644-4567-BE1C-0606AD6B7851}"/>
            </c:ext>
          </c:extLst>
        </c:ser>
        <c:ser>
          <c:idx val="4"/>
          <c:order val="4"/>
          <c:tx>
            <c:strRef>
              <c:f>'figure '!$X$3</c:f>
              <c:strCache>
                <c:ptCount val="1"/>
                <c:pt idx="0">
                  <c:v>4+</c:v>
                </c:pt>
              </c:strCache>
            </c:strRef>
          </c:tx>
          <c:spPr>
            <a:solidFill>
              <a:schemeClr val="accent2">
                <a:shade val="53000"/>
              </a:schemeClr>
            </a:solidFill>
            <a:ln>
              <a:noFill/>
            </a:ln>
            <a:effectLst/>
          </c:spPr>
          <c:invertIfNegative val="0"/>
          <c:val>
            <c:numRef>
              <c:f>'figure '!$X$4:$X$26</c:f>
              <c:numCache>
                <c:formatCode>General</c:formatCode>
                <c:ptCount val="23"/>
                <c:pt idx="0">
                  <c:v>0.20133818710000001</c:v>
                </c:pt>
                <c:pt idx="1">
                  <c:v>0.35279805349999999</c:v>
                </c:pt>
                <c:pt idx="2">
                  <c:v>0.90090090089999997</c:v>
                </c:pt>
                <c:pt idx="3">
                  <c:v>1.2031782070000001</c:v>
                </c:pt>
                <c:pt idx="4">
                  <c:v>2.8779069769999999</c:v>
                </c:pt>
                <c:pt idx="5">
                  <c:v>1.218637993</c:v>
                </c:pt>
                <c:pt idx="6">
                  <c:v>1.425</c:v>
                </c:pt>
                <c:pt idx="7">
                  <c:v>1.9235451669999999</c:v>
                </c:pt>
                <c:pt idx="8">
                  <c:v>8.6006721660000007</c:v>
                </c:pt>
                <c:pt idx="9">
                  <c:v>7.0644612770000004</c:v>
                </c:pt>
                <c:pt idx="10">
                  <c:v>1.2493993269999999</c:v>
                </c:pt>
                <c:pt idx="11">
                  <c:v>3.0398322850000001</c:v>
                </c:pt>
                <c:pt idx="12">
                  <c:v>4.5351473919999998</c:v>
                </c:pt>
                <c:pt idx="13">
                  <c:v>5.3908355800000001</c:v>
                </c:pt>
                <c:pt idx="14">
                  <c:v>2.651515152</c:v>
                </c:pt>
                <c:pt idx="15">
                  <c:v>9.7264437689999994</c:v>
                </c:pt>
                <c:pt idx="16">
                  <c:v>4.4943820219999999</c:v>
                </c:pt>
                <c:pt idx="17">
                  <c:v>10.557184749999999</c:v>
                </c:pt>
                <c:pt idx="18">
                  <c:v>14.728682170000001</c:v>
                </c:pt>
                <c:pt idx="19">
                  <c:v>16.974169740000001</c:v>
                </c:pt>
                <c:pt idx="20">
                  <c:v>74.31754875</c:v>
                </c:pt>
                <c:pt idx="21">
                  <c:v>68.137931030000004</c:v>
                </c:pt>
                <c:pt idx="22">
                  <c:v>63.636363639999999</c:v>
                </c:pt>
              </c:numCache>
            </c:numRef>
          </c:val>
          <c:extLst>
            <c:ext xmlns:c16="http://schemas.microsoft.com/office/drawing/2014/chart" uri="{C3380CC4-5D6E-409C-BE32-E72D297353CC}">
              <c16:uniqueId val="{00000004-5644-4567-BE1C-0606AD6B7851}"/>
            </c:ext>
          </c:extLst>
        </c:ser>
        <c:dLbls>
          <c:showLegendKey val="0"/>
          <c:showVal val="0"/>
          <c:showCatName val="0"/>
          <c:showSerName val="0"/>
          <c:showPercent val="0"/>
          <c:showBubbleSize val="0"/>
        </c:dLbls>
        <c:gapWidth val="0"/>
        <c:overlap val="100"/>
        <c:axId val="253988864"/>
        <c:axId val="253990784"/>
      </c:barChart>
      <c:catAx>
        <c:axId val="253988864"/>
        <c:scaling>
          <c:orientation val="maxMin"/>
        </c:scaling>
        <c:delete val="0"/>
        <c:axPos val="l"/>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Round </a:t>
                </a:r>
              </a:p>
            </c:rich>
          </c:tx>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53990784"/>
        <c:crosses val="autoZero"/>
        <c:auto val="1"/>
        <c:lblAlgn val="ctr"/>
        <c:lblOffset val="100"/>
        <c:noMultiLvlLbl val="0"/>
      </c:catAx>
      <c:valAx>
        <c:axId val="253990784"/>
        <c:scaling>
          <c:orientation val="minMax"/>
        </c:scaling>
        <c:delete val="0"/>
        <c:axPos val="t"/>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53988864"/>
        <c:crosses val="autoZero"/>
        <c:crossBetween val="between"/>
      </c:valAx>
      <c:spPr>
        <a:noFill/>
        <a:ln>
          <a:noFill/>
        </a:ln>
        <a:effectLst/>
      </c:spPr>
    </c:plotArea>
    <c:legend>
      <c:legendPos val="r"/>
      <c:layout>
        <c:manualLayout>
          <c:xMode val="edge"/>
          <c:yMode val="edge"/>
          <c:x val="0.88593066491688544"/>
          <c:y val="0.42312287352969769"/>
          <c:w val="0.11406933508311461"/>
          <c:h val="0.22795154077962476"/>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Men</a:t>
            </a:r>
          </a:p>
        </c:rich>
      </c:tx>
      <c:overlay val="0"/>
      <c:spPr>
        <a:noFill/>
        <a:ln>
          <a:noFill/>
        </a:ln>
        <a:effectLst/>
      </c:spPr>
    </c:title>
    <c:autoTitleDeleted val="0"/>
    <c:plotArea>
      <c:layout/>
      <c:lineChart>
        <c:grouping val="standard"/>
        <c:varyColors val="0"/>
        <c:ser>
          <c:idx val="0"/>
          <c:order val="0"/>
          <c:tx>
            <c:strRef>
              <c:f>rp_std!$B$4</c:f>
              <c:strCache>
                <c:ptCount val="1"/>
                <c:pt idx="0">
                  <c:v>ATUS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rp_std!$B$42:$B$74</c:f>
              <c:numCache>
                <c:formatCode>0.00</c:formatCode>
                <c:ptCount val="33"/>
                <c:pt idx="0">
                  <c:v>2.5127254497030962</c:v>
                </c:pt>
                <c:pt idx="1">
                  <c:v>1.9799673014298</c:v>
                </c:pt>
                <c:pt idx="2">
                  <c:v>2.1646211602150882</c:v>
                </c:pt>
                <c:pt idx="3">
                  <c:v>2.6250624500042101</c:v>
                </c:pt>
                <c:pt idx="4">
                  <c:v>2.3693178502459609</c:v>
                </c:pt>
                <c:pt idx="5">
                  <c:v>2.5875446441821679</c:v>
                </c:pt>
                <c:pt idx="6">
                  <c:v>2.734916326780632</c:v>
                </c:pt>
                <c:pt idx="7">
                  <c:v>2.0817586563465822</c:v>
                </c:pt>
                <c:pt idx="8">
                  <c:v>2.1707057342619889</c:v>
                </c:pt>
                <c:pt idx="9">
                  <c:v>2.4712855031590282</c:v>
                </c:pt>
                <c:pt idx="10">
                  <c:v>2.4002822189346729</c:v>
                </c:pt>
                <c:pt idx="11">
                  <c:v>2.4297195112745511</c:v>
                </c:pt>
                <c:pt idx="12">
                  <c:v>2.571099995111267</c:v>
                </c:pt>
                <c:pt idx="13">
                  <c:v>2.1368521596717369</c:v>
                </c:pt>
                <c:pt idx="14">
                  <c:v>2.173035845791579</c:v>
                </c:pt>
                <c:pt idx="15">
                  <c:v>2.5354075903036302</c:v>
                </c:pt>
                <c:pt idx="16">
                  <c:v>2.2281378581568578</c:v>
                </c:pt>
                <c:pt idx="17">
                  <c:v>0.95872845427360065</c:v>
                </c:pt>
                <c:pt idx="18">
                  <c:v>1.8180467015046511</c:v>
                </c:pt>
                <c:pt idx="19">
                  <c:v>2.3732304788153731</c:v>
                </c:pt>
                <c:pt idx="20">
                  <c:v>2.5807933505240679</c:v>
                </c:pt>
                <c:pt idx="21">
                  <c:v>2.72319136067029</c:v>
                </c:pt>
                <c:pt idx="22">
                  <c:v>2.0508018155420951</c:v>
                </c:pt>
                <c:pt idx="23">
                  <c:v>2.54535272355742</c:v>
                </c:pt>
                <c:pt idx="24">
                  <c:v>1.837732922801053</c:v>
                </c:pt>
                <c:pt idx="25">
                  <c:v>2.4912582054958579</c:v>
                </c:pt>
                <c:pt idx="26">
                  <c:v>2.641909892984208</c:v>
                </c:pt>
                <c:pt idx="27">
                  <c:v>2.406706544743078</c:v>
                </c:pt>
                <c:pt idx="28">
                  <c:v>2.39111773731149</c:v>
                </c:pt>
                <c:pt idx="29">
                  <c:v>2.5619866179225061</c:v>
                </c:pt>
                <c:pt idx="30">
                  <c:v>2.248333795663731</c:v>
                </c:pt>
                <c:pt idx="31">
                  <c:v>2.7103229201233989</c:v>
                </c:pt>
                <c:pt idx="32">
                  <c:v>1.990204450089589</c:v>
                </c:pt>
              </c:numCache>
            </c:numRef>
          </c:val>
          <c:smooth val="0"/>
          <c:extLst>
            <c:ext xmlns:c16="http://schemas.microsoft.com/office/drawing/2014/chart" uri="{C3380CC4-5D6E-409C-BE32-E72D297353CC}">
              <c16:uniqueId val="{00000000-309F-4B04-9B38-3B38A0D4D426}"/>
            </c:ext>
          </c:extLst>
        </c:ser>
        <c:ser>
          <c:idx val="1"/>
          <c:order val="1"/>
          <c:tx>
            <c:strRef>
              <c:f>rp_std!$C$4</c:f>
              <c:strCache>
                <c:ptCount val="1"/>
                <c:pt idx="0">
                  <c:v>Interview</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rp_std!$C$42:$C$74</c:f>
              <c:numCache>
                <c:formatCode>0.00</c:formatCode>
                <c:ptCount val="33"/>
                <c:pt idx="0">
                  <c:v>0.84972017705915159</c:v>
                </c:pt>
                <c:pt idx="1">
                  <c:v>0.99819175872099741</c:v>
                </c:pt>
                <c:pt idx="2">
                  <c:v>0.79506915164856851</c:v>
                </c:pt>
                <c:pt idx="3">
                  <c:v>0.88947502504466891</c:v>
                </c:pt>
                <c:pt idx="4">
                  <c:v>0.75125394997691863</c:v>
                </c:pt>
                <c:pt idx="5">
                  <c:v>1.102330973688914</c:v>
                </c:pt>
                <c:pt idx="6">
                  <c:v>0.67978025937576825</c:v>
                </c:pt>
                <c:pt idx="7">
                  <c:v>1.2329242051486029</c:v>
                </c:pt>
                <c:pt idx="8">
                  <c:v>0.47104523847481727</c:v>
                </c:pt>
                <c:pt idx="9">
                  <c:v>1.0187134705074079</c:v>
                </c:pt>
                <c:pt idx="10">
                  <c:v>0.68914233082411369</c:v>
                </c:pt>
                <c:pt idx="11">
                  <c:v>0.91499081378509606</c:v>
                </c:pt>
                <c:pt idx="12">
                  <c:v>1.080344767291133</c:v>
                </c:pt>
                <c:pt idx="13">
                  <c:v>1.3779884913427349</c:v>
                </c:pt>
                <c:pt idx="14">
                  <c:v>0.68565387926078969</c:v>
                </c:pt>
                <c:pt idx="15">
                  <c:v>0.91624652434946696</c:v>
                </c:pt>
                <c:pt idx="16">
                  <c:v>0.75275152537173928</c:v>
                </c:pt>
                <c:pt idx="17">
                  <c:v>0.41282650693667822</c:v>
                </c:pt>
                <c:pt idx="18">
                  <c:v>0.72238834460462276</c:v>
                </c:pt>
                <c:pt idx="19">
                  <c:v>0.97532558572911221</c:v>
                </c:pt>
                <c:pt idx="20">
                  <c:v>0.55795547317241256</c:v>
                </c:pt>
                <c:pt idx="21">
                  <c:v>0.56271023275385623</c:v>
                </c:pt>
                <c:pt idx="22">
                  <c:v>0.68846058702446944</c:v>
                </c:pt>
                <c:pt idx="23">
                  <c:v>0.90167347702209955</c:v>
                </c:pt>
                <c:pt idx="24">
                  <c:v>0.78764415230748208</c:v>
                </c:pt>
                <c:pt idx="25">
                  <c:v>0.84162565457008542</c:v>
                </c:pt>
                <c:pt idx="26">
                  <c:v>0.8944775186971341</c:v>
                </c:pt>
                <c:pt idx="27">
                  <c:v>0.79228893638130282</c:v>
                </c:pt>
                <c:pt idx="28">
                  <c:v>0.90918371484656191</c:v>
                </c:pt>
                <c:pt idx="29">
                  <c:v>0.98392098760461055</c:v>
                </c:pt>
                <c:pt idx="30">
                  <c:v>0.843873206253001</c:v>
                </c:pt>
                <c:pt idx="31">
                  <c:v>0.81707922095251195</c:v>
                </c:pt>
                <c:pt idx="32">
                  <c:v>0.75701377029827166</c:v>
                </c:pt>
              </c:numCache>
            </c:numRef>
          </c:val>
          <c:smooth val="0"/>
          <c:extLst>
            <c:ext xmlns:c16="http://schemas.microsoft.com/office/drawing/2014/chart" uri="{C3380CC4-5D6E-409C-BE32-E72D297353CC}">
              <c16:uniqueId val="{00000001-309F-4B04-9B38-3B38A0D4D426}"/>
            </c:ext>
          </c:extLst>
        </c:ser>
        <c:ser>
          <c:idx val="2"/>
          <c:order val="2"/>
          <c:tx>
            <c:strRef>
              <c:f>rp_std!$D$4</c:f>
              <c:strCache>
                <c:ptCount val="1"/>
                <c:pt idx="0">
                  <c:v>Diary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rp_std!$D$42:$D$74</c:f>
              <c:numCache>
                <c:formatCode>0.00</c:formatCode>
                <c:ptCount val="33"/>
                <c:pt idx="0">
                  <c:v>0.86235939009369966</c:v>
                </c:pt>
                <c:pt idx="1">
                  <c:v>1.026956999736752</c:v>
                </c:pt>
                <c:pt idx="2">
                  <c:v>0.77041339869246162</c:v>
                </c:pt>
                <c:pt idx="3">
                  <c:v>0.94159771983084417</c:v>
                </c:pt>
                <c:pt idx="4">
                  <c:v>0.76171335087850289</c:v>
                </c:pt>
                <c:pt idx="5">
                  <c:v>1.1498348340966971</c:v>
                </c:pt>
                <c:pt idx="6">
                  <c:v>0.65203420948805535</c:v>
                </c:pt>
                <c:pt idx="7">
                  <c:v>1.170889040502628</c:v>
                </c:pt>
                <c:pt idx="8">
                  <c:v>0.46887409528496138</c:v>
                </c:pt>
                <c:pt idx="9">
                  <c:v>1.04791551845084</c:v>
                </c:pt>
                <c:pt idx="10">
                  <c:v>0.69456875047279953</c:v>
                </c:pt>
                <c:pt idx="11">
                  <c:v>0.89708706730286925</c:v>
                </c:pt>
                <c:pt idx="12">
                  <c:v>1.1142936176731419</c:v>
                </c:pt>
                <c:pt idx="13">
                  <c:v>1.427124911902923</c:v>
                </c:pt>
                <c:pt idx="14">
                  <c:v>0.69574106285686421</c:v>
                </c:pt>
                <c:pt idx="15">
                  <c:v>0.92295840473259683</c:v>
                </c:pt>
                <c:pt idx="16">
                  <c:v>0.75919539738178432</c:v>
                </c:pt>
                <c:pt idx="17">
                  <c:v>0.45622425512389247</c:v>
                </c:pt>
                <c:pt idx="18">
                  <c:v>0.75144272769040799</c:v>
                </c:pt>
                <c:pt idx="19">
                  <c:v>0.9908608136229845</c:v>
                </c:pt>
                <c:pt idx="20">
                  <c:v>0.57260927420033492</c:v>
                </c:pt>
                <c:pt idx="21">
                  <c:v>0.56965569889737588</c:v>
                </c:pt>
                <c:pt idx="22">
                  <c:v>0.69520361799150765</c:v>
                </c:pt>
                <c:pt idx="23">
                  <c:v>0.91019409941348139</c:v>
                </c:pt>
                <c:pt idx="24">
                  <c:v>0.80811831180800087</c:v>
                </c:pt>
                <c:pt idx="25">
                  <c:v>0.86138648566728448</c:v>
                </c:pt>
                <c:pt idx="26">
                  <c:v>0.90071217740195586</c:v>
                </c:pt>
                <c:pt idx="27">
                  <c:v>0.79559116154529852</c:v>
                </c:pt>
                <c:pt idx="28">
                  <c:v>0.88422030403193708</c:v>
                </c:pt>
                <c:pt idx="29">
                  <c:v>1.0194721540356959</c:v>
                </c:pt>
                <c:pt idx="30">
                  <c:v>0.85852272986032196</c:v>
                </c:pt>
                <c:pt idx="31">
                  <c:v>0.86141664390596318</c:v>
                </c:pt>
                <c:pt idx="32">
                  <c:v>0.74115765464449135</c:v>
                </c:pt>
              </c:numCache>
            </c:numRef>
          </c:val>
          <c:smooth val="0"/>
          <c:extLst>
            <c:ext xmlns:c16="http://schemas.microsoft.com/office/drawing/2014/chart" uri="{C3380CC4-5D6E-409C-BE32-E72D297353CC}">
              <c16:uniqueId val="{00000002-309F-4B04-9B38-3B38A0D4D426}"/>
            </c:ext>
          </c:extLst>
        </c:ser>
        <c:dLbls>
          <c:showLegendKey val="0"/>
          <c:showVal val="0"/>
          <c:showCatName val="0"/>
          <c:showSerName val="0"/>
          <c:showPercent val="0"/>
          <c:showBubbleSize val="0"/>
        </c:dLbls>
        <c:marker val="1"/>
        <c:smooth val="0"/>
        <c:axId val="280334720"/>
        <c:axId val="280337024"/>
      </c:lineChart>
      <c:catAx>
        <c:axId val="280334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0337024"/>
        <c:crosses val="autoZero"/>
        <c:auto val="1"/>
        <c:lblAlgn val="ctr"/>
        <c:lblOffset val="100"/>
        <c:noMultiLvlLbl val="0"/>
      </c:catAx>
      <c:valAx>
        <c:axId val="28033702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80334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Women</a:t>
            </a:r>
          </a:p>
        </c:rich>
      </c:tx>
      <c:overlay val="0"/>
      <c:spPr>
        <a:noFill/>
        <a:ln>
          <a:noFill/>
        </a:ln>
        <a:effectLst/>
      </c:spPr>
    </c:title>
    <c:autoTitleDeleted val="0"/>
    <c:plotArea>
      <c:layout/>
      <c:lineChart>
        <c:grouping val="standard"/>
        <c:varyColors val="0"/>
        <c:ser>
          <c:idx val="0"/>
          <c:order val="0"/>
          <c:tx>
            <c:strRef>
              <c:f>rp_std!$E$41</c:f>
              <c:strCache>
                <c:ptCount val="1"/>
                <c:pt idx="0">
                  <c:v>ATUS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rp_std!$E$42:$E$74</c:f>
              <c:numCache>
                <c:formatCode>0.00</c:formatCode>
                <c:ptCount val="33"/>
                <c:pt idx="0">
                  <c:v>3.0067298010758372</c:v>
                </c:pt>
                <c:pt idx="1">
                  <c:v>2.9152122517240908</c:v>
                </c:pt>
                <c:pt idx="2">
                  <c:v>3.730802299652598</c:v>
                </c:pt>
                <c:pt idx="3">
                  <c:v>3.358584337173792</c:v>
                </c:pt>
                <c:pt idx="4">
                  <c:v>2.9205400763477591</c:v>
                </c:pt>
                <c:pt idx="5">
                  <c:v>3.6538450883457569</c:v>
                </c:pt>
                <c:pt idx="6">
                  <c:v>2.9527392711985581</c:v>
                </c:pt>
                <c:pt idx="7">
                  <c:v>4.3112605953141756</c:v>
                </c:pt>
                <c:pt idx="8">
                  <c:v>2.6532650098059509</c:v>
                </c:pt>
                <c:pt idx="9">
                  <c:v>2.9562024788811878</c:v>
                </c:pt>
                <c:pt idx="10">
                  <c:v>2.851006569486275</c:v>
                </c:pt>
                <c:pt idx="11">
                  <c:v>3.0547586264898698</c:v>
                </c:pt>
                <c:pt idx="12">
                  <c:v>3.43004867742094</c:v>
                </c:pt>
                <c:pt idx="13">
                  <c:v>4.0091426968139379</c:v>
                </c:pt>
                <c:pt idx="14">
                  <c:v>2.8854773743396551</c:v>
                </c:pt>
                <c:pt idx="15">
                  <c:v>3.297845647634384</c:v>
                </c:pt>
                <c:pt idx="16">
                  <c:v>2.9685174905201741</c:v>
                </c:pt>
                <c:pt idx="17">
                  <c:v>1.196653949131937</c:v>
                </c:pt>
                <c:pt idx="18">
                  <c:v>3.3217476776615662</c:v>
                </c:pt>
                <c:pt idx="19">
                  <c:v>3.3702092038063731</c:v>
                </c:pt>
                <c:pt idx="20">
                  <c:v>2.8996009746387199</c:v>
                </c:pt>
                <c:pt idx="21">
                  <c:v>2.9956052452797368</c:v>
                </c:pt>
                <c:pt idx="22">
                  <c:v>2.8427277642952808</c:v>
                </c:pt>
                <c:pt idx="23">
                  <c:v>3.2834345853294682</c:v>
                </c:pt>
                <c:pt idx="24">
                  <c:v>2.968914527501632</c:v>
                </c:pt>
                <c:pt idx="25">
                  <c:v>3.3568689983172919</c:v>
                </c:pt>
                <c:pt idx="26">
                  <c:v>3.2655918839999338</c:v>
                </c:pt>
                <c:pt idx="27">
                  <c:v>3.01686115230439</c:v>
                </c:pt>
                <c:pt idx="28">
                  <c:v>3.2656973877832192</c:v>
                </c:pt>
                <c:pt idx="29">
                  <c:v>3.2488252259663368</c:v>
                </c:pt>
                <c:pt idx="30">
                  <c:v>3.1059753524032598</c:v>
                </c:pt>
                <c:pt idx="31">
                  <c:v>3.009701581001901</c:v>
                </c:pt>
                <c:pt idx="32">
                  <c:v>3.040419784732777</c:v>
                </c:pt>
              </c:numCache>
            </c:numRef>
          </c:val>
          <c:smooth val="0"/>
          <c:extLst>
            <c:ext xmlns:c16="http://schemas.microsoft.com/office/drawing/2014/chart" uri="{C3380CC4-5D6E-409C-BE32-E72D297353CC}">
              <c16:uniqueId val="{00000000-8D72-4657-89BE-4F275634486F}"/>
            </c:ext>
          </c:extLst>
        </c:ser>
        <c:ser>
          <c:idx val="1"/>
          <c:order val="1"/>
          <c:tx>
            <c:strRef>
              <c:f>rp_std!$F$41</c:f>
              <c:strCache>
                <c:ptCount val="1"/>
                <c:pt idx="0">
                  <c:v>Interview</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rp_std!$F$42:$F$74</c:f>
              <c:numCache>
                <c:formatCode>0.00</c:formatCode>
                <c:ptCount val="33"/>
                <c:pt idx="0">
                  <c:v>1.3856182290558099</c:v>
                </c:pt>
                <c:pt idx="1">
                  <c:v>1.4039012354406191</c:v>
                </c:pt>
                <c:pt idx="2">
                  <c:v>1.773636361324938</c:v>
                </c:pt>
                <c:pt idx="3">
                  <c:v>1.423759912840981</c:v>
                </c:pt>
                <c:pt idx="4">
                  <c:v>1.1916617719820699</c:v>
                </c:pt>
                <c:pt idx="5">
                  <c:v>1.7495062308124461</c:v>
                </c:pt>
                <c:pt idx="6">
                  <c:v>0.73861670957795189</c:v>
                </c:pt>
                <c:pt idx="7">
                  <c:v>2.27985141713163</c:v>
                </c:pt>
                <c:pt idx="8">
                  <c:v>0.60875456829316121</c:v>
                </c:pt>
                <c:pt idx="9">
                  <c:v>1.5908925092737409</c:v>
                </c:pt>
                <c:pt idx="10">
                  <c:v>0.84643863029323896</c:v>
                </c:pt>
                <c:pt idx="11">
                  <c:v>1.6516307953634899</c:v>
                </c:pt>
                <c:pt idx="12">
                  <c:v>1.81177622842508</c:v>
                </c:pt>
                <c:pt idx="13">
                  <c:v>2.1978870052931541</c:v>
                </c:pt>
                <c:pt idx="14">
                  <c:v>1.2165008581014669</c:v>
                </c:pt>
                <c:pt idx="15">
                  <c:v>1.577956988059567</c:v>
                </c:pt>
                <c:pt idx="16">
                  <c:v>1.366327327499244</c:v>
                </c:pt>
                <c:pt idx="17">
                  <c:v>0.78591336814924073</c:v>
                </c:pt>
                <c:pt idx="18">
                  <c:v>1.598590670907782</c:v>
                </c:pt>
                <c:pt idx="19">
                  <c:v>1.7644461504603259</c:v>
                </c:pt>
                <c:pt idx="20">
                  <c:v>1.1511660433577151</c:v>
                </c:pt>
                <c:pt idx="21">
                  <c:v>0.78056198971921043</c:v>
                </c:pt>
                <c:pt idx="22">
                  <c:v>1.223080582507645</c:v>
                </c:pt>
                <c:pt idx="23">
                  <c:v>1.564959536729424</c:v>
                </c:pt>
                <c:pt idx="24">
                  <c:v>1.4378331046545589</c:v>
                </c:pt>
                <c:pt idx="25">
                  <c:v>1.443725777997712</c:v>
                </c:pt>
                <c:pt idx="26">
                  <c:v>1.551726052080892</c:v>
                </c:pt>
                <c:pt idx="27">
                  <c:v>1.4221764986849219</c:v>
                </c:pt>
                <c:pt idx="28">
                  <c:v>1.4219422512982269</c:v>
                </c:pt>
                <c:pt idx="29">
                  <c:v>1.648702834255811</c:v>
                </c:pt>
                <c:pt idx="30">
                  <c:v>1.499134606490869</c:v>
                </c:pt>
                <c:pt idx="31">
                  <c:v>1.429831777559111</c:v>
                </c:pt>
                <c:pt idx="32">
                  <c:v>1.416862985283291</c:v>
                </c:pt>
              </c:numCache>
            </c:numRef>
          </c:val>
          <c:smooth val="0"/>
          <c:extLst>
            <c:ext xmlns:c16="http://schemas.microsoft.com/office/drawing/2014/chart" uri="{C3380CC4-5D6E-409C-BE32-E72D297353CC}">
              <c16:uniqueId val="{00000001-8D72-4657-89BE-4F275634486F}"/>
            </c:ext>
          </c:extLst>
        </c:ser>
        <c:ser>
          <c:idx val="2"/>
          <c:order val="2"/>
          <c:tx>
            <c:strRef>
              <c:f>rp_std!$G$41</c:f>
              <c:strCache>
                <c:ptCount val="1"/>
                <c:pt idx="0">
                  <c:v>Diary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rp_std!$G$42:$G$74</c:f>
              <c:numCache>
                <c:formatCode>0.00</c:formatCode>
                <c:ptCount val="33"/>
                <c:pt idx="0">
                  <c:v>1.3785430131805509</c:v>
                </c:pt>
                <c:pt idx="1">
                  <c:v>1.3620967232384169</c:v>
                </c:pt>
                <c:pt idx="2">
                  <c:v>1.8243725527991439</c:v>
                </c:pt>
                <c:pt idx="3">
                  <c:v>1.4501958392185339</c:v>
                </c:pt>
                <c:pt idx="4">
                  <c:v>1.172269992718896</c:v>
                </c:pt>
                <c:pt idx="5">
                  <c:v>1.8334905695352051</c:v>
                </c:pt>
                <c:pt idx="6">
                  <c:v>0.73684893700778387</c:v>
                </c:pt>
                <c:pt idx="7">
                  <c:v>2.3208945971599659</c:v>
                </c:pt>
                <c:pt idx="8">
                  <c:v>0.58122481320189412</c:v>
                </c:pt>
                <c:pt idx="9">
                  <c:v>1.5798125128380249</c:v>
                </c:pt>
                <c:pt idx="10">
                  <c:v>0.83817769988069524</c:v>
                </c:pt>
                <c:pt idx="11">
                  <c:v>1.631702758005029</c:v>
                </c:pt>
                <c:pt idx="12">
                  <c:v>1.783512367989357</c:v>
                </c:pt>
                <c:pt idx="13">
                  <c:v>2.2344057393986771</c:v>
                </c:pt>
                <c:pt idx="14">
                  <c:v>1.167354818922125</c:v>
                </c:pt>
                <c:pt idx="15">
                  <c:v>1.5885574945384331</c:v>
                </c:pt>
                <c:pt idx="16">
                  <c:v>1.3527067108740789</c:v>
                </c:pt>
                <c:pt idx="17">
                  <c:v>0.7663241351992055</c:v>
                </c:pt>
                <c:pt idx="18">
                  <c:v>1.6051892911472201</c:v>
                </c:pt>
                <c:pt idx="19">
                  <c:v>1.785398572169947</c:v>
                </c:pt>
                <c:pt idx="20">
                  <c:v>1.1288265665701529</c:v>
                </c:pt>
                <c:pt idx="21">
                  <c:v>0.80016155646342635</c:v>
                </c:pt>
                <c:pt idx="22">
                  <c:v>1.195063997599328</c:v>
                </c:pt>
                <c:pt idx="23">
                  <c:v>1.573408961426932</c:v>
                </c:pt>
                <c:pt idx="24">
                  <c:v>1.47069116191167</c:v>
                </c:pt>
                <c:pt idx="25">
                  <c:v>1.4760792093782651</c:v>
                </c:pt>
                <c:pt idx="26">
                  <c:v>1.5466566757556439</c:v>
                </c:pt>
                <c:pt idx="27">
                  <c:v>1.4042446205506329</c:v>
                </c:pt>
                <c:pt idx="28">
                  <c:v>1.4191820988480079</c:v>
                </c:pt>
                <c:pt idx="29">
                  <c:v>1.6913364633612531</c:v>
                </c:pt>
                <c:pt idx="30">
                  <c:v>1.452129077164962</c:v>
                </c:pt>
                <c:pt idx="31">
                  <c:v>1.480214250685534</c:v>
                </c:pt>
                <c:pt idx="32">
                  <c:v>1.3439020186268129</c:v>
                </c:pt>
              </c:numCache>
            </c:numRef>
          </c:val>
          <c:smooth val="0"/>
          <c:extLst>
            <c:ext xmlns:c16="http://schemas.microsoft.com/office/drawing/2014/chart" uri="{C3380CC4-5D6E-409C-BE32-E72D297353CC}">
              <c16:uniqueId val="{00000002-8D72-4657-89BE-4F275634486F}"/>
            </c:ext>
          </c:extLst>
        </c:ser>
        <c:dLbls>
          <c:showLegendKey val="0"/>
          <c:showVal val="0"/>
          <c:showCatName val="0"/>
          <c:showSerName val="0"/>
          <c:showPercent val="0"/>
          <c:showBubbleSize val="0"/>
        </c:dLbls>
        <c:marker val="1"/>
        <c:smooth val="0"/>
        <c:axId val="280540288"/>
        <c:axId val="280542592"/>
      </c:lineChart>
      <c:catAx>
        <c:axId val="280540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0542592"/>
        <c:crosses val="autoZero"/>
        <c:auto val="1"/>
        <c:lblAlgn val="ctr"/>
        <c:lblOffset val="100"/>
        <c:noMultiLvlLbl val="0"/>
      </c:catAx>
      <c:valAx>
        <c:axId val="28054259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80540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Mean, Weekend</a:t>
            </a:r>
          </a:p>
        </c:rich>
      </c:tx>
      <c:overlay val="0"/>
      <c:spPr>
        <a:noFill/>
        <a:ln>
          <a:noFill/>
        </a:ln>
        <a:effectLst/>
      </c:spPr>
    </c:title>
    <c:autoTitleDeleted val="0"/>
    <c:plotArea>
      <c:layout/>
      <c:lineChart>
        <c:grouping val="standard"/>
        <c:varyColors val="0"/>
        <c:ser>
          <c:idx val="0"/>
          <c:order val="0"/>
          <c:tx>
            <c:strRef>
              <c:f>mi1_sm_mean_median_comp!$K$63:$K$64</c:f>
              <c:strCache>
                <c:ptCount val="2"/>
                <c:pt idx="0">
                  <c:v>SM</c:v>
                </c:pt>
                <c:pt idx="1">
                  <c:v>Interview</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mi1_sm_mean_median_comp!$K$65:$K$97</c:f>
              <c:numCache>
                <c:formatCode>0%</c:formatCode>
                <c:ptCount val="33"/>
                <c:pt idx="0">
                  <c:v>-7.0560628385120117E-3</c:v>
                </c:pt>
                <c:pt idx="1">
                  <c:v>0.12276233318026586</c:v>
                </c:pt>
                <c:pt idx="2">
                  <c:v>-1.8701933562822348E-2</c:v>
                </c:pt>
                <c:pt idx="3">
                  <c:v>4.1048008835614436E-2</c:v>
                </c:pt>
                <c:pt idx="4">
                  <c:v>1.5988345358409983E-2</c:v>
                </c:pt>
                <c:pt idx="5">
                  <c:v>-7.9386328210087842E-2</c:v>
                </c:pt>
                <c:pt idx="6">
                  <c:v>-6.5009464011018814E-3</c:v>
                </c:pt>
                <c:pt idx="7">
                  <c:v>1.8620715295003976E-2</c:v>
                </c:pt>
                <c:pt idx="8">
                  <c:v>1.8374019713720546E-3</c:v>
                </c:pt>
                <c:pt idx="9">
                  <c:v>1.147048509930304E-3</c:v>
                </c:pt>
                <c:pt idx="10">
                  <c:v>-2.5936150043246453E-3</c:v>
                </c:pt>
                <c:pt idx="11">
                  <c:v>2.8148913214722793E-2</c:v>
                </c:pt>
                <c:pt idx="12">
                  <c:v>-1.5802620595786299E-2</c:v>
                </c:pt>
                <c:pt idx="13">
                  <c:v>-1.4398839210328807E-2</c:v>
                </c:pt>
                <c:pt idx="14">
                  <c:v>-5.5451242911201959E-3</c:v>
                </c:pt>
                <c:pt idx="15">
                  <c:v>-9.7144467773347953E-3</c:v>
                </c:pt>
                <c:pt idx="16">
                  <c:v>6.8906162883960898E-2</c:v>
                </c:pt>
                <c:pt idx="17">
                  <c:v>0.49487687630341082</c:v>
                </c:pt>
                <c:pt idx="18">
                  <c:v>3.0248339232738175E-2</c:v>
                </c:pt>
                <c:pt idx="19">
                  <c:v>-3.8110289075634407E-2</c:v>
                </c:pt>
                <c:pt idx="20">
                  <c:v>8.3949288880287298E-3</c:v>
                </c:pt>
                <c:pt idx="21">
                  <c:v>-1.9172739254271542E-2</c:v>
                </c:pt>
                <c:pt idx="22">
                  <c:v>-2.0877551370361846E-3</c:v>
                </c:pt>
                <c:pt idx="23">
                  <c:v>9.8471922372891374E-3</c:v>
                </c:pt>
                <c:pt idx="24">
                  <c:v>0.15216813340603963</c:v>
                </c:pt>
                <c:pt idx="25">
                  <c:v>-7.7118725930173104E-3</c:v>
                </c:pt>
                <c:pt idx="26">
                  <c:v>1.9382424615254301E-2</c:v>
                </c:pt>
                <c:pt idx="27">
                  <c:v>-1.2324039685330024E-2</c:v>
                </c:pt>
                <c:pt idx="28">
                  <c:v>-1.0647098003288002E-3</c:v>
                </c:pt>
                <c:pt idx="29">
                  <c:v>3.4780945087052206E-2</c:v>
                </c:pt>
                <c:pt idx="30">
                  <c:v>2.8533840571381974E-2</c:v>
                </c:pt>
                <c:pt idx="31">
                  <c:v>-6.970928594637027E-2</c:v>
                </c:pt>
                <c:pt idx="32">
                  <c:v>2.1049161742983324E-2</c:v>
                </c:pt>
              </c:numCache>
            </c:numRef>
          </c:val>
          <c:smooth val="0"/>
          <c:extLst>
            <c:ext xmlns:c16="http://schemas.microsoft.com/office/drawing/2014/chart" uri="{C3380CC4-5D6E-409C-BE32-E72D297353CC}">
              <c16:uniqueId val="{00000000-60FF-44DF-9487-EDC17A4675DC}"/>
            </c:ext>
          </c:extLst>
        </c:ser>
        <c:ser>
          <c:idx val="2"/>
          <c:order val="2"/>
          <c:tx>
            <c:strRef>
              <c:f>mi1_sm_mean_median_comp!$M$63:$M$64</c:f>
              <c:strCache>
                <c:ptCount val="2"/>
                <c:pt idx="0">
                  <c:v>MI</c:v>
                </c:pt>
                <c:pt idx="1">
                  <c:v>Interview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mi1_sm_mean_median_comp!$M$65:$M$97</c:f>
              <c:numCache>
                <c:formatCode>0%</c:formatCode>
                <c:ptCount val="33"/>
                <c:pt idx="0">
                  <c:v>5.4496059527168184E-2</c:v>
                </c:pt>
                <c:pt idx="1">
                  <c:v>0.12319848385353649</c:v>
                </c:pt>
                <c:pt idx="2">
                  <c:v>0.13488355915771644</c:v>
                </c:pt>
                <c:pt idx="3">
                  <c:v>0.13008541117052741</c:v>
                </c:pt>
                <c:pt idx="4">
                  <c:v>8.7301657683787059E-2</c:v>
                </c:pt>
                <c:pt idx="5">
                  <c:v>-3.0577365680974911E-3</c:v>
                </c:pt>
                <c:pt idx="6">
                  <c:v>6.6593138051502798E-2</c:v>
                </c:pt>
                <c:pt idx="7">
                  <c:v>4.6627121204144695E-2</c:v>
                </c:pt>
                <c:pt idx="8">
                  <c:v>8.0389546519249233E-2</c:v>
                </c:pt>
                <c:pt idx="9">
                  <c:v>8.8861008382524753E-2</c:v>
                </c:pt>
                <c:pt idx="10">
                  <c:v>7.3684557585979249E-2</c:v>
                </c:pt>
                <c:pt idx="11">
                  <c:v>0.18905046636896983</c:v>
                </c:pt>
                <c:pt idx="12">
                  <c:v>4.1174429004393609E-3</c:v>
                </c:pt>
                <c:pt idx="13">
                  <c:v>2.0156152107453362E-3</c:v>
                </c:pt>
                <c:pt idx="14">
                  <c:v>1.9070525924890669E-2</c:v>
                </c:pt>
                <c:pt idx="15">
                  <c:v>6.3186064569349831E-2</c:v>
                </c:pt>
                <c:pt idx="16">
                  <c:v>0.17939375904079369</c:v>
                </c:pt>
                <c:pt idx="17">
                  <c:v>0.80381242848500278</c:v>
                </c:pt>
                <c:pt idx="18">
                  <c:v>0.1362977310906115</c:v>
                </c:pt>
                <c:pt idx="19">
                  <c:v>-6.1184656119617209E-3</c:v>
                </c:pt>
                <c:pt idx="20">
                  <c:v>0.10665623995093898</c:v>
                </c:pt>
                <c:pt idx="21">
                  <c:v>2.5075442733456965E-2</c:v>
                </c:pt>
                <c:pt idx="22">
                  <c:v>2.2235963471937348E-2</c:v>
                </c:pt>
                <c:pt idx="23">
                  <c:v>0.10531322897228912</c:v>
                </c:pt>
                <c:pt idx="24">
                  <c:v>0.19247056310414434</c:v>
                </c:pt>
                <c:pt idx="25">
                  <c:v>6.9412993467719897E-2</c:v>
                </c:pt>
                <c:pt idx="26">
                  <c:v>2.232287141011291E-2</c:v>
                </c:pt>
                <c:pt idx="27">
                  <c:v>9.4570284148544737E-2</c:v>
                </c:pt>
                <c:pt idx="28">
                  <c:v>-8.6109423420711595E-3</c:v>
                </c:pt>
                <c:pt idx="29">
                  <c:v>9.0814532538034731E-2</c:v>
                </c:pt>
                <c:pt idx="30">
                  <c:v>0.10619682190203728</c:v>
                </c:pt>
                <c:pt idx="31">
                  <c:v>4.1120980381176953E-2</c:v>
                </c:pt>
                <c:pt idx="32">
                  <c:v>0.18167658286355581</c:v>
                </c:pt>
              </c:numCache>
            </c:numRef>
          </c:val>
          <c:smooth val="0"/>
          <c:extLst>
            <c:ext xmlns:c16="http://schemas.microsoft.com/office/drawing/2014/chart" uri="{C3380CC4-5D6E-409C-BE32-E72D297353CC}">
              <c16:uniqueId val="{00000001-60FF-44DF-9487-EDC17A4675DC}"/>
            </c:ext>
          </c:extLst>
        </c:ser>
        <c:dLbls>
          <c:showLegendKey val="0"/>
          <c:showVal val="0"/>
          <c:showCatName val="0"/>
          <c:showSerName val="0"/>
          <c:showPercent val="0"/>
          <c:showBubbleSize val="0"/>
        </c:dLbls>
        <c:marker val="1"/>
        <c:smooth val="0"/>
        <c:axId val="302929024"/>
        <c:axId val="302931328"/>
        <c:extLst>
          <c:ext xmlns:c15="http://schemas.microsoft.com/office/drawing/2012/chart" uri="{02D57815-91ED-43cb-92C2-25804820EDAC}">
            <c15:filteredLineSeries>
              <c15:ser>
                <c:idx val="1"/>
                <c:order val="1"/>
                <c:tx>
                  <c:strRef>
                    <c:extLst>
                      <c:ext uri="{02D57815-91ED-43cb-92C2-25804820EDAC}">
                        <c15:formulaRef>
                          <c15:sqref>mi1_sm_mean_median_comp!$L$63:$L$64</c15:sqref>
                        </c15:formulaRef>
                      </c:ext>
                    </c:extLst>
                    <c:strCache>
                      <c:ptCount val="2"/>
                      <c:pt idx="0">
                        <c:v>SM</c:v>
                      </c:pt>
                      <c:pt idx="1">
                        <c:v>Diary</c:v>
                      </c:pt>
                    </c:strCache>
                  </c:strRef>
                </c:tx>
                <c:spPr>
                  <a:ln w="28575" cap="rnd">
                    <a:solidFill>
                      <a:schemeClr val="accent2"/>
                    </a:solidFill>
                    <a:round/>
                  </a:ln>
                  <a:effectLst/>
                </c:spPr>
                <c:marker>
                  <c:symbol val="none"/>
                </c:marker>
                <c:val>
                  <c:numRef>
                    <c:extLst>
                      <c:ext uri="{02D57815-91ED-43cb-92C2-25804820EDAC}">
                        <c15:formulaRef>
                          <c15:sqref>mi1_sm_mean_median_comp!$L$65:$L$97</c15:sqref>
                        </c15:formulaRef>
                      </c:ext>
                    </c:extLst>
                    <c:numCache>
                      <c:formatCode>0%</c:formatCode>
                      <c:ptCount val="33"/>
                      <c:pt idx="0">
                        <c:v>6.753059857058874E-3</c:v>
                      </c:pt>
                      <c:pt idx="1">
                        <c:v>0.16048770618878261</c:v>
                      </c:pt>
                      <c:pt idx="2">
                        <c:v>6.4365089901363692E-3</c:v>
                      </c:pt>
                      <c:pt idx="3">
                        <c:v>4.3622549250533105E-2</c:v>
                      </c:pt>
                      <c:pt idx="4">
                        <c:v>4.0913385911329314E-2</c:v>
                      </c:pt>
                      <c:pt idx="5">
                        <c:v>-6.6908561950749679E-2</c:v>
                      </c:pt>
                      <c:pt idx="6">
                        <c:v>4.6523763346388858E-2</c:v>
                      </c:pt>
                      <c:pt idx="7">
                        <c:v>8.7795415312853953E-2</c:v>
                      </c:pt>
                      <c:pt idx="8">
                        <c:v>9.218257171744515E-3</c:v>
                      </c:pt>
                      <c:pt idx="9">
                        <c:v>-5.681770402899966E-3</c:v>
                      </c:pt>
                      <c:pt idx="10">
                        <c:v>2.2307706482719958E-2</c:v>
                      </c:pt>
                      <c:pt idx="11">
                        <c:v>7.4447596598735011E-2</c:v>
                      </c:pt>
                      <c:pt idx="12">
                        <c:v>-2.0894744717978697E-2</c:v>
                      </c:pt>
                      <c:pt idx="13">
                        <c:v>1.726264145707157E-2</c:v>
                      </c:pt>
                      <c:pt idx="14">
                        <c:v>5.0140893099152928E-2</c:v>
                      </c:pt>
                      <c:pt idx="15">
                        <c:v>-3.4553610178179595E-3</c:v>
                      </c:pt>
                      <c:pt idx="16">
                        <c:v>9.4959883745170615E-2</c:v>
                      </c:pt>
                      <c:pt idx="17">
                        <c:v>0.40147051328873662</c:v>
                      </c:pt>
                      <c:pt idx="18">
                        <c:v>6.4796075512383533E-2</c:v>
                      </c:pt>
                      <c:pt idx="19">
                        <c:v>-4.5181147795664844E-2</c:v>
                      </c:pt>
                      <c:pt idx="20">
                        <c:v>1.4017120276473172E-2</c:v>
                      </c:pt>
                      <c:pt idx="21">
                        <c:v>3.6580060389356461E-2</c:v>
                      </c:pt>
                      <c:pt idx="22">
                        <c:v>5.2557075447236867E-2</c:v>
                      </c:pt>
                      <c:pt idx="23">
                        <c:v>1.3798241088168517E-2</c:v>
                      </c:pt>
                      <c:pt idx="24">
                        <c:v>9.7977521787593558E-2</c:v>
                      </c:pt>
                      <c:pt idx="25">
                        <c:v>3.5838078194484924E-2</c:v>
                      </c:pt>
                      <c:pt idx="26">
                        <c:v>7.4491098725713911E-2</c:v>
                      </c:pt>
                      <c:pt idx="27">
                        <c:v>-4.398404161276348E-3</c:v>
                      </c:pt>
                      <c:pt idx="28">
                        <c:v>1.7541593956343027E-2</c:v>
                      </c:pt>
                      <c:pt idx="29">
                        <c:v>5.8258509813205128E-2</c:v>
                      </c:pt>
                      <c:pt idx="30">
                        <c:v>1.1810155613536599E-2</c:v>
                      </c:pt>
                      <c:pt idx="31">
                        <c:v>-2.3380972152259538E-2</c:v>
                      </c:pt>
                      <c:pt idx="32">
                        <c:v>3.5552309402289151E-2</c:v>
                      </c:pt>
                    </c:numCache>
                  </c:numRef>
                </c:val>
                <c:smooth val="0"/>
                <c:extLst>
                  <c:ext xmlns:c16="http://schemas.microsoft.com/office/drawing/2014/chart" uri="{C3380CC4-5D6E-409C-BE32-E72D297353CC}">
                    <c16:uniqueId val="{00000002-60FF-44DF-9487-EDC17A4675DC}"/>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mi1_sm_mean_median_comp!$N$63:$N$64</c15:sqref>
                        </c15:formulaRef>
                      </c:ext>
                    </c:extLst>
                    <c:strCache>
                      <c:ptCount val="2"/>
                      <c:pt idx="0">
                        <c:v>MI</c:v>
                      </c:pt>
                      <c:pt idx="1">
                        <c:v>Diary</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mi1_sm_mean_median_comp!$N$65:$N$97</c15:sqref>
                        </c15:formulaRef>
                      </c:ext>
                    </c:extLst>
                    <c:numCache>
                      <c:formatCode>0%</c:formatCode>
                      <c:ptCount val="33"/>
                      <c:pt idx="0">
                        <c:v>5.9277599223473754E-2</c:v>
                      </c:pt>
                      <c:pt idx="1">
                        <c:v>0.14949748352907144</c:v>
                      </c:pt>
                      <c:pt idx="2">
                        <c:v>0.12528778069388347</c:v>
                      </c:pt>
                      <c:pt idx="3">
                        <c:v>7.3763707836228543E-2</c:v>
                      </c:pt>
                      <c:pt idx="4">
                        <c:v>9.5755163284165778E-2</c:v>
                      </c:pt>
                      <c:pt idx="5">
                        <c:v>-1.0360198824615252E-2</c:v>
                      </c:pt>
                      <c:pt idx="6">
                        <c:v>0.11994655438920399</c:v>
                      </c:pt>
                      <c:pt idx="7">
                        <c:v>4.0200073368697797E-2</c:v>
                      </c:pt>
                      <c:pt idx="8">
                        <c:v>7.0264670171012567E-2</c:v>
                      </c:pt>
                      <c:pt idx="9">
                        <c:v>7.4735628981782654E-2</c:v>
                      </c:pt>
                      <c:pt idx="10">
                        <c:v>8.8334455563848113E-2</c:v>
                      </c:pt>
                      <c:pt idx="11">
                        <c:v>0.15949177234441958</c:v>
                      </c:pt>
                      <c:pt idx="12">
                        <c:v>3.6713772809203737E-2</c:v>
                      </c:pt>
                      <c:pt idx="13">
                        <c:v>-2.8411903483008039E-2</c:v>
                      </c:pt>
                      <c:pt idx="14">
                        <c:v>4.268310672016784E-2</c:v>
                      </c:pt>
                      <c:pt idx="15">
                        <c:v>5.8416922442974917E-2</c:v>
                      </c:pt>
                      <c:pt idx="16">
                        <c:v>0.18321494255184367</c:v>
                      </c:pt>
                      <c:pt idx="17">
                        <c:v>0.84756060247199283</c:v>
                      </c:pt>
                      <c:pt idx="18">
                        <c:v>0.17924522365424522</c:v>
                      </c:pt>
                      <c:pt idx="19">
                        <c:v>-3.5471543317921239E-2</c:v>
                      </c:pt>
                      <c:pt idx="20">
                        <c:v>8.8296134999387599E-2</c:v>
                      </c:pt>
                      <c:pt idx="21">
                        <c:v>5.3263121474102393E-2</c:v>
                      </c:pt>
                      <c:pt idx="22">
                        <c:v>3.8128851619043003E-2</c:v>
                      </c:pt>
                      <c:pt idx="23">
                        <c:v>0.1009849382501975</c:v>
                      </c:pt>
                      <c:pt idx="24">
                        <c:v>0.17397580863458395</c:v>
                      </c:pt>
                      <c:pt idx="25">
                        <c:v>8.8081021947107097E-2</c:v>
                      </c:pt>
                      <c:pt idx="26">
                        <c:v>7.9210531131796547E-2</c:v>
                      </c:pt>
                      <c:pt idx="27">
                        <c:v>6.8170333924622906E-2</c:v>
                      </c:pt>
                      <c:pt idx="28">
                        <c:v>-2.0014443721091402E-2</c:v>
                      </c:pt>
                      <c:pt idx="29">
                        <c:v>0.12938258834480321</c:v>
                      </c:pt>
                      <c:pt idx="30">
                        <c:v>8.674823063733994E-2</c:v>
                      </c:pt>
                      <c:pt idx="31">
                        <c:v>1.2305734449476136E-2</c:v>
                      </c:pt>
                      <c:pt idx="32">
                        <c:v>0.1882657907273031</c:v>
                      </c:pt>
                    </c:numCache>
                  </c:numRef>
                </c:val>
                <c:smooth val="0"/>
                <c:extLst xmlns:c15="http://schemas.microsoft.com/office/drawing/2012/chart">
                  <c:ext xmlns:c16="http://schemas.microsoft.com/office/drawing/2014/chart" uri="{C3380CC4-5D6E-409C-BE32-E72D297353CC}">
                    <c16:uniqueId val="{00000003-60FF-44DF-9487-EDC17A4675DC}"/>
                  </c:ext>
                </c:extLst>
              </c15:ser>
            </c15:filteredLineSeries>
          </c:ext>
        </c:extLst>
      </c:lineChart>
      <c:catAx>
        <c:axId val="302929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2931328"/>
        <c:crosses val="autoZero"/>
        <c:auto val="1"/>
        <c:lblAlgn val="ctr"/>
        <c:lblOffset val="100"/>
        <c:noMultiLvlLbl val="0"/>
      </c:catAx>
      <c:valAx>
        <c:axId val="30293132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02929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Median, Weekend</a:t>
            </a:r>
          </a:p>
        </c:rich>
      </c:tx>
      <c:overlay val="0"/>
      <c:spPr>
        <a:noFill/>
        <a:ln>
          <a:noFill/>
        </a:ln>
        <a:effectLst/>
      </c:spPr>
    </c:title>
    <c:autoTitleDeleted val="0"/>
    <c:plotArea>
      <c:layout/>
      <c:lineChart>
        <c:grouping val="standard"/>
        <c:varyColors val="0"/>
        <c:ser>
          <c:idx val="0"/>
          <c:order val="0"/>
          <c:tx>
            <c:strRef>
              <c:f>mi1_sm_mean_median_comp!$O$63:$O$64</c:f>
              <c:strCache>
                <c:ptCount val="2"/>
                <c:pt idx="0">
                  <c:v>SM</c:v>
                </c:pt>
                <c:pt idx="1">
                  <c:v>Interview</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mi1_sm_mean_median_comp!$O$65:$O$97</c:f>
              <c:numCache>
                <c:formatCode>0%</c:formatCode>
                <c:ptCount val="33"/>
                <c:pt idx="0">
                  <c:v>-2.3809501102992625E-2</c:v>
                </c:pt>
                <c:pt idx="1">
                  <c:v>7.1428607921212084E-2</c:v>
                </c:pt>
                <c:pt idx="2">
                  <c:v>0</c:v>
                </c:pt>
                <c:pt idx="3">
                  <c:v>0.11363638284777777</c:v>
                </c:pt>
                <c:pt idx="4">
                  <c:v>1.6574569915932313E-2</c:v>
                </c:pt>
                <c:pt idx="5">
                  <c:v>-0.15942026221233863</c:v>
                </c:pt>
                <c:pt idx="6">
                  <c:v>0</c:v>
                </c:pt>
                <c:pt idx="7">
                  <c:v>5.0000025033951179E-2</c:v>
                </c:pt>
                <c:pt idx="8">
                  <c:v>1.5624984866008385E-2</c:v>
                </c:pt>
                <c:pt idx="9">
                  <c:v>-7.6923000741995207E-3</c:v>
                </c:pt>
                <c:pt idx="10">
                  <c:v>0</c:v>
                </c:pt>
                <c:pt idx="11">
                  <c:v>5.5555582046508567E-2</c:v>
                </c:pt>
                <c:pt idx="12">
                  <c:v>-8.7719264783357342E-2</c:v>
                </c:pt>
                <c:pt idx="13">
                  <c:v>-1.7857075345757201E-2</c:v>
                </c:pt>
                <c:pt idx="14">
                  <c:v>1.8518500530834592E-2</c:v>
                </c:pt>
                <c:pt idx="15">
                  <c:v>-2.1739110153428665E-2</c:v>
                </c:pt>
                <c:pt idx="16">
                  <c:v>9.0909090909090828E-2</c:v>
                </c:pt>
                <c:pt idx="17">
                  <c:v>0.76470589472760864</c:v>
                </c:pt>
                <c:pt idx="18">
                  <c:v>4.6979820667626404E-2</c:v>
                </c:pt>
                <c:pt idx="19">
                  <c:v>-6.8965547858746423E-2</c:v>
                </c:pt>
                <c:pt idx="20">
                  <c:v>-9.2165813556620568E-3</c:v>
                </c:pt>
                <c:pt idx="21">
                  <c:v>-5.5555582046508678E-2</c:v>
                </c:pt>
                <c:pt idx="22">
                  <c:v>-3.0303001403808705E-2</c:v>
                </c:pt>
                <c:pt idx="23">
                  <c:v>4.5454501120514301E-3</c:v>
                </c:pt>
                <c:pt idx="24">
                  <c:v>0.25</c:v>
                </c:pt>
                <c:pt idx="25">
                  <c:v>-6.2500013969838397E-2</c:v>
                </c:pt>
                <c:pt idx="26">
                  <c:v>0.12499996647238842</c:v>
                </c:pt>
                <c:pt idx="27">
                  <c:v>0</c:v>
                </c:pt>
                <c:pt idx="28">
                  <c:v>3.0303001403808816E-2</c:v>
                </c:pt>
                <c:pt idx="29">
                  <c:v>6.6666682561238533E-2</c:v>
                </c:pt>
                <c:pt idx="30">
                  <c:v>1.8604700368054061E-2</c:v>
                </c:pt>
                <c:pt idx="31">
                  <c:v>-8.3333313465118519E-2</c:v>
                </c:pt>
                <c:pt idx="32">
                  <c:v>3.7735880885356954E-2</c:v>
                </c:pt>
              </c:numCache>
            </c:numRef>
          </c:val>
          <c:smooth val="0"/>
          <c:extLst>
            <c:ext xmlns:c16="http://schemas.microsoft.com/office/drawing/2014/chart" uri="{C3380CC4-5D6E-409C-BE32-E72D297353CC}">
              <c16:uniqueId val="{00000000-91AA-444D-9FEF-5121B8F8861F}"/>
            </c:ext>
          </c:extLst>
        </c:ser>
        <c:ser>
          <c:idx val="2"/>
          <c:order val="2"/>
          <c:tx>
            <c:strRef>
              <c:f>mi1_sm_mean_median_comp!$Q$63:$Q$64</c:f>
              <c:strCache>
                <c:ptCount val="2"/>
                <c:pt idx="0">
                  <c:v>MI</c:v>
                </c:pt>
                <c:pt idx="1">
                  <c:v>Interview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mi1_sm_mean_median_comp!$Q$65:$Q$97</c:f>
              <c:numCache>
                <c:formatCode>0%</c:formatCode>
                <c:ptCount val="33"/>
                <c:pt idx="0">
                  <c:v>8.8154111589704209E-2</c:v>
                </c:pt>
                <c:pt idx="1">
                  <c:v>0.23152274870717537</c:v>
                </c:pt>
                <c:pt idx="2">
                  <c:v>0.2861621686497251</c:v>
                </c:pt>
                <c:pt idx="3">
                  <c:v>0.26349129972693497</c:v>
                </c:pt>
                <c:pt idx="4">
                  <c:v>0.18000394694714994</c:v>
                </c:pt>
                <c:pt idx="5">
                  <c:v>-9.7856687462848146E-2</c:v>
                </c:pt>
                <c:pt idx="6">
                  <c:v>0.1085330789739436</c:v>
                </c:pt>
                <c:pt idx="7">
                  <c:v>0.10776851434155721</c:v>
                </c:pt>
                <c:pt idx="8">
                  <c:v>0.13166993660226578</c:v>
                </c:pt>
                <c:pt idx="9">
                  <c:v>0.12708751505750793</c:v>
                </c:pt>
                <c:pt idx="10">
                  <c:v>0.12254563967386867</c:v>
                </c:pt>
                <c:pt idx="11">
                  <c:v>0.40659538904825854</c:v>
                </c:pt>
                <c:pt idx="12">
                  <c:v>-2.3181112189041952E-2</c:v>
                </c:pt>
                <c:pt idx="13">
                  <c:v>-4.1515483752962989E-3</c:v>
                </c:pt>
                <c:pt idx="14">
                  <c:v>0.13763559946067927</c:v>
                </c:pt>
                <c:pt idx="15">
                  <c:v>8.9472337172805227E-2</c:v>
                </c:pt>
                <c:pt idx="16">
                  <c:v>0.33089975877241673</c:v>
                </c:pt>
                <c:pt idx="17">
                  <c:v>1.1319703644301651</c:v>
                </c:pt>
                <c:pt idx="18">
                  <c:v>0.24960111291871878</c:v>
                </c:pt>
                <c:pt idx="19">
                  <c:v>-5.546635959667201E-3</c:v>
                </c:pt>
                <c:pt idx="20">
                  <c:v>0.18391546032904804</c:v>
                </c:pt>
                <c:pt idx="21">
                  <c:v>3.5387516021728738E-2</c:v>
                </c:pt>
                <c:pt idx="22">
                  <c:v>0.10466419566761376</c:v>
                </c:pt>
                <c:pt idx="23">
                  <c:v>0.16156059695242586</c:v>
                </c:pt>
                <c:pt idx="24">
                  <c:v>0.52681839466094948</c:v>
                </c:pt>
                <c:pt idx="25">
                  <c:v>9.1148024269820604E-2</c:v>
                </c:pt>
                <c:pt idx="26">
                  <c:v>0.2181668514559616</c:v>
                </c:pt>
                <c:pt idx="27">
                  <c:v>0.1334003210067749</c:v>
                </c:pt>
                <c:pt idx="28">
                  <c:v>0.1058502197265625</c:v>
                </c:pt>
                <c:pt idx="29">
                  <c:v>0.20624502499898267</c:v>
                </c:pt>
                <c:pt idx="30">
                  <c:v>0.13773410570308986</c:v>
                </c:pt>
                <c:pt idx="31">
                  <c:v>6.8637847900390847E-2</c:v>
                </c:pt>
                <c:pt idx="32">
                  <c:v>0.30969264650968031</c:v>
                </c:pt>
              </c:numCache>
            </c:numRef>
          </c:val>
          <c:smooth val="0"/>
          <c:extLst>
            <c:ext xmlns:c16="http://schemas.microsoft.com/office/drawing/2014/chart" uri="{C3380CC4-5D6E-409C-BE32-E72D297353CC}">
              <c16:uniqueId val="{00000001-91AA-444D-9FEF-5121B8F8861F}"/>
            </c:ext>
          </c:extLst>
        </c:ser>
        <c:dLbls>
          <c:showLegendKey val="0"/>
          <c:showVal val="0"/>
          <c:showCatName val="0"/>
          <c:showSerName val="0"/>
          <c:showPercent val="0"/>
          <c:showBubbleSize val="0"/>
        </c:dLbls>
        <c:marker val="1"/>
        <c:smooth val="0"/>
        <c:axId val="302969600"/>
        <c:axId val="302971904"/>
        <c:extLst>
          <c:ext xmlns:c15="http://schemas.microsoft.com/office/drawing/2012/chart" uri="{02D57815-91ED-43cb-92C2-25804820EDAC}">
            <c15:filteredLineSeries>
              <c15:ser>
                <c:idx val="1"/>
                <c:order val="1"/>
                <c:tx>
                  <c:strRef>
                    <c:extLst>
                      <c:ext uri="{02D57815-91ED-43cb-92C2-25804820EDAC}">
                        <c15:formulaRef>
                          <c15:sqref>mi1_sm_mean_median_comp!$P$63:$P$64</c15:sqref>
                        </c15:formulaRef>
                      </c:ext>
                    </c:extLst>
                    <c:strCache>
                      <c:ptCount val="2"/>
                      <c:pt idx="0">
                        <c:v>SM</c:v>
                      </c:pt>
                      <c:pt idx="1">
                        <c:v>Diary</c:v>
                      </c:pt>
                    </c:strCache>
                  </c:strRef>
                </c:tx>
                <c:spPr>
                  <a:ln w="28575" cap="rnd">
                    <a:solidFill>
                      <a:schemeClr val="accent2"/>
                    </a:solidFill>
                    <a:round/>
                  </a:ln>
                  <a:effectLst/>
                </c:spPr>
                <c:marker>
                  <c:symbol val="none"/>
                </c:marker>
                <c:val>
                  <c:numRef>
                    <c:extLst>
                      <c:ext uri="{02D57815-91ED-43cb-92C2-25804820EDAC}">
                        <c15:formulaRef>
                          <c15:sqref>mi1_sm_mean_median_comp!$P$65:$P$97</c15:sqref>
                        </c15:formulaRef>
                      </c:ext>
                    </c:extLst>
                    <c:numCache>
                      <c:formatCode>0%</c:formatCode>
                      <c:ptCount val="33"/>
                      <c:pt idx="0">
                        <c:v>2.3809501102992625E-2</c:v>
                      </c:pt>
                      <c:pt idx="1">
                        <c:v>0.14285721584242417</c:v>
                      </c:pt>
                      <c:pt idx="2">
                        <c:v>0</c:v>
                      </c:pt>
                      <c:pt idx="3">
                        <c:v>0.11363638284777777</c:v>
                      </c:pt>
                      <c:pt idx="4">
                        <c:v>6.629835869751366E-2</c:v>
                      </c:pt>
                      <c:pt idx="5">
                        <c:v>-0.17391304347826086</c:v>
                      </c:pt>
                      <c:pt idx="6">
                        <c:v>9.0909090909090828E-2</c:v>
                      </c:pt>
                      <c:pt idx="7">
                        <c:v>0.12500002682209055</c:v>
                      </c:pt>
                      <c:pt idx="8">
                        <c:v>4.1666626309355914E-2</c:v>
                      </c:pt>
                      <c:pt idx="9">
                        <c:v>-3.8461610410337799E-2</c:v>
                      </c:pt>
                      <c:pt idx="10">
                        <c:v>2.7777751286824692E-2</c:v>
                      </c:pt>
                      <c:pt idx="11">
                        <c:v>8.3333333333333259E-2</c:v>
                      </c:pt>
                      <c:pt idx="12">
                        <c:v>-5.2631578947368474E-2</c:v>
                      </c:pt>
                      <c:pt idx="13">
                        <c:v>-3.5714252870908902E-2</c:v>
                      </c:pt>
                      <c:pt idx="14">
                        <c:v>0.11111109148818321</c:v>
                      </c:pt>
                      <c:pt idx="15">
                        <c:v>-1.7391288122742821E-2</c:v>
                      </c:pt>
                      <c:pt idx="16">
                        <c:v>0.15151518041437306</c:v>
                      </c:pt>
                      <c:pt idx="17">
                        <c:v>0.47058821054478472</c:v>
                      </c:pt>
                      <c:pt idx="18">
                        <c:v>0.12080534915280605</c:v>
                      </c:pt>
                      <c:pt idx="19">
                        <c:v>-0.11379313916853762</c:v>
                      </c:pt>
                      <c:pt idx="20">
                        <c:v>3.6866391344838378E-2</c:v>
                      </c:pt>
                      <c:pt idx="21">
                        <c:v>4.4444481531779045E-2</c:v>
                      </c:pt>
                      <c:pt idx="22">
                        <c:v>6.0606089505282235E-2</c:v>
                      </c:pt>
                      <c:pt idx="23">
                        <c:v>9.0909002241026382E-3</c:v>
                      </c:pt>
                      <c:pt idx="24">
                        <c:v>0.25</c:v>
                      </c:pt>
                      <c:pt idx="25">
                        <c:v>1.5624984866008385E-2</c:v>
                      </c:pt>
                      <c:pt idx="26">
                        <c:v>0.23749994523823448</c:v>
                      </c:pt>
                      <c:pt idx="27">
                        <c:v>0</c:v>
                      </c:pt>
                      <c:pt idx="28">
                        <c:v>6.0606089505282235E-2</c:v>
                      </c:pt>
                      <c:pt idx="29">
                        <c:v>0.13888891537984205</c:v>
                      </c:pt>
                      <c:pt idx="30">
                        <c:v>0</c:v>
                      </c:pt>
                      <c:pt idx="31">
                        <c:v>-4.1666686534881481E-2</c:v>
                      </c:pt>
                      <c:pt idx="32">
                        <c:v>4.7169834237457131E-2</c:v>
                      </c:pt>
                    </c:numCache>
                  </c:numRef>
                </c:val>
                <c:smooth val="0"/>
                <c:extLst>
                  <c:ext xmlns:c16="http://schemas.microsoft.com/office/drawing/2014/chart" uri="{C3380CC4-5D6E-409C-BE32-E72D297353CC}">
                    <c16:uniqueId val="{00000002-91AA-444D-9FEF-5121B8F8861F}"/>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mi1_sm_mean_median_comp!$R$63:$R$64</c15:sqref>
                        </c15:formulaRef>
                      </c:ext>
                    </c:extLst>
                    <c:strCache>
                      <c:ptCount val="2"/>
                      <c:pt idx="0">
                        <c:v>MI</c:v>
                      </c:pt>
                      <c:pt idx="1">
                        <c:v>Diary</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mi1_sm_mean_median_comp!$R$65:$R$97</c15:sqref>
                        </c15:formulaRef>
                      </c:ext>
                    </c:extLst>
                    <c:numCache>
                      <c:formatCode>0%</c:formatCode>
                      <c:ptCount val="33"/>
                      <c:pt idx="0">
                        <c:v>0.10308034079415451</c:v>
                      </c:pt>
                      <c:pt idx="1">
                        <c:v>0.28661174184174221</c:v>
                      </c:pt>
                      <c:pt idx="2">
                        <c:v>0.27733205025987728</c:v>
                      </c:pt>
                      <c:pt idx="3">
                        <c:v>0.16908859840114343</c:v>
                      </c:pt>
                      <c:pt idx="4">
                        <c:v>0.19098901058949913</c:v>
                      </c:pt>
                      <c:pt idx="5">
                        <c:v>-0.11541084621263586</c:v>
                      </c:pt>
                      <c:pt idx="6">
                        <c:v>0.19998481056906936</c:v>
                      </c:pt>
                      <c:pt idx="7">
                        <c:v>0.11119480398165682</c:v>
                      </c:pt>
                      <c:pt idx="8">
                        <c:v>0.1203539949602781</c:v>
                      </c:pt>
                      <c:pt idx="9">
                        <c:v>9.1497161150082773E-2</c:v>
                      </c:pt>
                      <c:pt idx="10">
                        <c:v>0.15080769856770826</c:v>
                      </c:pt>
                      <c:pt idx="11">
                        <c:v>0.3326228459676106</c:v>
                      </c:pt>
                      <c:pt idx="12">
                        <c:v>9.3030427631579649E-3</c:v>
                      </c:pt>
                      <c:pt idx="13">
                        <c:v>-6.950721948438221E-2</c:v>
                      </c:pt>
                      <c:pt idx="14">
                        <c:v>0.17124440632494475</c:v>
                      </c:pt>
                      <c:pt idx="15">
                        <c:v>7.7725847445899277E-2</c:v>
                      </c:pt>
                      <c:pt idx="16">
                        <c:v>0.33349288593639015</c:v>
                      </c:pt>
                      <c:pt idx="17">
                        <c:v>1.2416354785360699</c:v>
                      </c:pt>
                      <c:pt idx="18">
                        <c:v>0.30670693860465614</c:v>
                      </c:pt>
                      <c:pt idx="19">
                        <c:v>-4.973563159650829E-2</c:v>
                      </c:pt>
                      <c:pt idx="20">
                        <c:v>0.13474172575986687</c:v>
                      </c:pt>
                      <c:pt idx="21">
                        <c:v>7.6954364776611328E-2</c:v>
                      </c:pt>
                      <c:pt idx="22">
                        <c:v>0.12284157492897751</c:v>
                      </c:pt>
                      <c:pt idx="23">
                        <c:v>0.14641278122960943</c:v>
                      </c:pt>
                      <c:pt idx="24">
                        <c:v>0.514659523963928</c:v>
                      </c:pt>
                      <c:pt idx="25">
                        <c:v>0.14937759336099576</c:v>
                      </c:pt>
                      <c:pt idx="26">
                        <c:v>0.27413713115045035</c:v>
                      </c:pt>
                      <c:pt idx="27">
                        <c:v>8.5575461387634277E-2</c:v>
                      </c:pt>
                      <c:pt idx="28">
                        <c:v>9.8383730108087653E-2</c:v>
                      </c:pt>
                      <c:pt idx="29">
                        <c:v>0.27172740300496434</c:v>
                      </c:pt>
                      <c:pt idx="30">
                        <c:v>7.3267672189838207E-2</c:v>
                      </c:pt>
                      <c:pt idx="31">
                        <c:v>4.1965126991271973E-2</c:v>
                      </c:pt>
                      <c:pt idx="32">
                        <c:v>0.32715284893785213</c:v>
                      </c:pt>
                    </c:numCache>
                  </c:numRef>
                </c:val>
                <c:smooth val="0"/>
                <c:extLst xmlns:c15="http://schemas.microsoft.com/office/drawing/2012/chart">
                  <c:ext xmlns:c16="http://schemas.microsoft.com/office/drawing/2014/chart" uri="{C3380CC4-5D6E-409C-BE32-E72D297353CC}">
                    <c16:uniqueId val="{00000003-91AA-444D-9FEF-5121B8F8861F}"/>
                  </c:ext>
                </c:extLst>
              </c15:ser>
            </c15:filteredLineSeries>
          </c:ext>
        </c:extLst>
      </c:lineChart>
      <c:catAx>
        <c:axId val="302969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2971904"/>
        <c:crosses val="autoZero"/>
        <c:auto val="1"/>
        <c:lblAlgn val="ctr"/>
        <c:lblOffset val="100"/>
        <c:noMultiLvlLbl val="0"/>
      </c:catAx>
      <c:valAx>
        <c:axId val="30297190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02969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Mean, Weekday</a:t>
            </a:r>
          </a:p>
        </c:rich>
      </c:tx>
      <c:overlay val="0"/>
      <c:spPr>
        <a:noFill/>
        <a:ln>
          <a:noFill/>
        </a:ln>
        <a:effectLst/>
      </c:spPr>
    </c:title>
    <c:autoTitleDeleted val="0"/>
    <c:plotArea>
      <c:layout/>
      <c:lineChart>
        <c:grouping val="standard"/>
        <c:varyColors val="0"/>
        <c:ser>
          <c:idx val="0"/>
          <c:order val="0"/>
          <c:tx>
            <c:strRef>
              <c:f>mi1_sm_mean_median_comp!$K$6:$K$7</c:f>
              <c:strCache>
                <c:ptCount val="2"/>
                <c:pt idx="0">
                  <c:v>SM</c:v>
                </c:pt>
                <c:pt idx="1">
                  <c:v>Interview</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mi1_sm_mean_median_comp!$K$8:$K$40</c:f>
              <c:numCache>
                <c:formatCode>0%</c:formatCode>
                <c:ptCount val="33"/>
                <c:pt idx="0">
                  <c:v>5.3925332107411794E-3</c:v>
                </c:pt>
                <c:pt idx="1">
                  <c:v>0.11983796571795091</c:v>
                </c:pt>
                <c:pt idx="2">
                  <c:v>-1.6181732873382537E-2</c:v>
                </c:pt>
                <c:pt idx="3">
                  <c:v>0.11015315232581901</c:v>
                </c:pt>
                <c:pt idx="4">
                  <c:v>4.2234482104786641E-2</c:v>
                </c:pt>
                <c:pt idx="5">
                  <c:v>-0.10705922076442365</c:v>
                </c:pt>
                <c:pt idx="6">
                  <c:v>-9.6778180786999402E-3</c:v>
                </c:pt>
                <c:pt idx="7">
                  <c:v>-3.1468618669498127E-2</c:v>
                </c:pt>
                <c:pt idx="8">
                  <c:v>3.0258714820811994E-2</c:v>
                </c:pt>
                <c:pt idx="9">
                  <c:v>2.5617491418880034E-2</c:v>
                </c:pt>
                <c:pt idx="10">
                  <c:v>3.7673631857364498E-3</c:v>
                </c:pt>
                <c:pt idx="11">
                  <c:v>2.2390336786527465E-2</c:v>
                </c:pt>
                <c:pt idx="12">
                  <c:v>1.3214653204332238E-2</c:v>
                </c:pt>
                <c:pt idx="13">
                  <c:v>-2.3102369961081393E-2</c:v>
                </c:pt>
                <c:pt idx="14">
                  <c:v>-5.4406996616295222E-3</c:v>
                </c:pt>
                <c:pt idx="15">
                  <c:v>-1.7985900217073025E-2</c:v>
                </c:pt>
                <c:pt idx="16">
                  <c:v>0.14599394692167533</c:v>
                </c:pt>
                <c:pt idx="17">
                  <c:v>1.3034139990444911</c:v>
                </c:pt>
                <c:pt idx="18">
                  <c:v>-6.7169991664972617E-4</c:v>
                </c:pt>
                <c:pt idx="19">
                  <c:v>-3.1666906466355615E-2</c:v>
                </c:pt>
                <c:pt idx="20">
                  <c:v>5.7063802533312336E-2</c:v>
                </c:pt>
                <c:pt idx="21">
                  <c:v>-4.446055461533549E-2</c:v>
                </c:pt>
                <c:pt idx="22">
                  <c:v>4.6997346722065014E-2</c:v>
                </c:pt>
                <c:pt idx="23">
                  <c:v>1.2994994044350783E-3</c:v>
                </c:pt>
                <c:pt idx="24">
                  <c:v>0.24574085683110414</c:v>
                </c:pt>
                <c:pt idx="25">
                  <c:v>-6.810275549116418E-2</c:v>
                </c:pt>
                <c:pt idx="26">
                  <c:v>7.4775111691061102E-2</c:v>
                </c:pt>
                <c:pt idx="27">
                  <c:v>1.9786250671500749E-3</c:v>
                </c:pt>
                <c:pt idx="28">
                  <c:v>4.657908432773139E-3</c:v>
                </c:pt>
                <c:pt idx="29">
                  <c:v>7.3113851955650233E-2</c:v>
                </c:pt>
                <c:pt idx="30">
                  <c:v>4.4910844154801843E-2</c:v>
                </c:pt>
                <c:pt idx="31">
                  <c:v>-5.3490989021160118E-2</c:v>
                </c:pt>
                <c:pt idx="32">
                  <c:v>4.4077211811082151E-3</c:v>
                </c:pt>
              </c:numCache>
            </c:numRef>
          </c:val>
          <c:smooth val="0"/>
          <c:extLst>
            <c:ext xmlns:c16="http://schemas.microsoft.com/office/drawing/2014/chart" uri="{C3380CC4-5D6E-409C-BE32-E72D297353CC}">
              <c16:uniqueId val="{00000000-35BE-4B5D-ABE2-2DD13B3A8BDE}"/>
            </c:ext>
          </c:extLst>
        </c:ser>
        <c:ser>
          <c:idx val="2"/>
          <c:order val="2"/>
          <c:tx>
            <c:strRef>
              <c:f>mi1_sm_mean_median_comp!$M$6:$M$7</c:f>
              <c:strCache>
                <c:ptCount val="2"/>
                <c:pt idx="0">
                  <c:v>MI</c:v>
                </c:pt>
                <c:pt idx="1">
                  <c:v>Interview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mi1_sm_mean_median_comp!$M$8:$M$40</c:f>
              <c:numCache>
                <c:formatCode>0%</c:formatCode>
                <c:ptCount val="33"/>
                <c:pt idx="0">
                  <c:v>4.1780735999211727E-2</c:v>
                </c:pt>
                <c:pt idx="1">
                  <c:v>3.5615767060535042E-2</c:v>
                </c:pt>
                <c:pt idx="2">
                  <c:v>5.1853595835207544E-2</c:v>
                </c:pt>
                <c:pt idx="3">
                  <c:v>6.9258037136563644E-2</c:v>
                </c:pt>
                <c:pt idx="4">
                  <c:v>5.5601866963988389E-2</c:v>
                </c:pt>
                <c:pt idx="5">
                  <c:v>-5.4993545067448024E-2</c:v>
                </c:pt>
                <c:pt idx="6">
                  <c:v>1.8830360743527175E-2</c:v>
                </c:pt>
                <c:pt idx="7">
                  <c:v>-0.13454055361091488</c:v>
                </c:pt>
                <c:pt idx="8">
                  <c:v>3.6725004555176133E-2</c:v>
                </c:pt>
                <c:pt idx="9">
                  <c:v>0.14760929441869131</c:v>
                </c:pt>
                <c:pt idx="10">
                  <c:v>2.1697998141953168E-2</c:v>
                </c:pt>
                <c:pt idx="11">
                  <c:v>0.1755219181297194</c:v>
                </c:pt>
                <c:pt idx="12">
                  <c:v>1.1449056140812486E-2</c:v>
                </c:pt>
                <c:pt idx="13">
                  <c:v>-0.10366719390691015</c:v>
                </c:pt>
                <c:pt idx="14">
                  <c:v>6.5997265985079823E-2</c:v>
                </c:pt>
                <c:pt idx="15">
                  <c:v>2.6766936770410421E-2</c:v>
                </c:pt>
                <c:pt idx="16">
                  <c:v>8.5105403158263204E-2</c:v>
                </c:pt>
                <c:pt idx="17">
                  <c:v>0.73249144425692259</c:v>
                </c:pt>
                <c:pt idx="18">
                  <c:v>-3.1938873640397714E-2</c:v>
                </c:pt>
                <c:pt idx="19">
                  <c:v>-5.2823908714395573E-3</c:v>
                </c:pt>
                <c:pt idx="20">
                  <c:v>0.11588509951397041</c:v>
                </c:pt>
                <c:pt idx="21">
                  <c:v>4.1981147348020276E-3</c:v>
                </c:pt>
                <c:pt idx="22">
                  <c:v>5.5914617889918139E-2</c:v>
                </c:pt>
                <c:pt idx="23">
                  <c:v>3.0842159943983649E-2</c:v>
                </c:pt>
                <c:pt idx="24">
                  <c:v>0.11495499468773795</c:v>
                </c:pt>
                <c:pt idx="25">
                  <c:v>-3.8173599013339499E-2</c:v>
                </c:pt>
                <c:pt idx="26">
                  <c:v>0.10368963245558516</c:v>
                </c:pt>
                <c:pt idx="27">
                  <c:v>6.2401106807400186E-2</c:v>
                </c:pt>
                <c:pt idx="28">
                  <c:v>6.0940378969427389E-3</c:v>
                </c:pt>
                <c:pt idx="29">
                  <c:v>0.13141403199675272</c:v>
                </c:pt>
                <c:pt idx="30">
                  <c:v>2.4414554423550339E-2</c:v>
                </c:pt>
                <c:pt idx="31">
                  <c:v>6.2813129090652398E-2</c:v>
                </c:pt>
                <c:pt idx="32">
                  <c:v>-1.0947265142216334E-2</c:v>
                </c:pt>
              </c:numCache>
            </c:numRef>
          </c:val>
          <c:smooth val="0"/>
          <c:extLst>
            <c:ext xmlns:c16="http://schemas.microsoft.com/office/drawing/2014/chart" uri="{C3380CC4-5D6E-409C-BE32-E72D297353CC}">
              <c16:uniqueId val="{00000001-35BE-4B5D-ABE2-2DD13B3A8BDE}"/>
            </c:ext>
          </c:extLst>
        </c:ser>
        <c:dLbls>
          <c:showLegendKey val="0"/>
          <c:showVal val="0"/>
          <c:showCatName val="0"/>
          <c:showSerName val="0"/>
          <c:showPercent val="0"/>
          <c:showBubbleSize val="0"/>
        </c:dLbls>
        <c:marker val="1"/>
        <c:smooth val="0"/>
        <c:axId val="305303936"/>
        <c:axId val="305306240"/>
        <c:extLst>
          <c:ext xmlns:c15="http://schemas.microsoft.com/office/drawing/2012/chart" uri="{02D57815-91ED-43cb-92C2-25804820EDAC}">
            <c15:filteredLineSeries>
              <c15:ser>
                <c:idx val="1"/>
                <c:order val="1"/>
                <c:tx>
                  <c:strRef>
                    <c:extLst>
                      <c:ext uri="{02D57815-91ED-43cb-92C2-25804820EDAC}">
                        <c15:formulaRef>
                          <c15:sqref>mi1_sm_mean_median_comp!$L$6:$L$7</c15:sqref>
                        </c15:formulaRef>
                      </c:ext>
                    </c:extLst>
                    <c:strCache>
                      <c:ptCount val="2"/>
                      <c:pt idx="0">
                        <c:v>SM</c:v>
                      </c:pt>
                      <c:pt idx="1">
                        <c:v>Diary</c:v>
                      </c:pt>
                    </c:strCache>
                  </c:strRef>
                </c:tx>
                <c:spPr>
                  <a:ln w="28575" cap="rnd">
                    <a:solidFill>
                      <a:schemeClr val="accent2"/>
                    </a:solidFill>
                    <a:round/>
                  </a:ln>
                  <a:effectLst/>
                </c:spPr>
                <c:marker>
                  <c:symbol val="none"/>
                </c:marker>
                <c:val>
                  <c:numRef>
                    <c:extLst>
                      <c:ext uri="{02D57815-91ED-43cb-92C2-25804820EDAC}">
                        <c15:formulaRef>
                          <c15:sqref>mi1_sm_mean_median_comp!$L$8:$L$40</c15:sqref>
                        </c15:formulaRef>
                      </c:ext>
                    </c:extLst>
                    <c:numCache>
                      <c:formatCode>0%</c:formatCode>
                      <c:ptCount val="33"/>
                      <c:pt idx="0">
                        <c:v>1.8242516306344214E-2</c:v>
                      </c:pt>
                      <c:pt idx="1">
                        <c:v>0.14653016918633344</c:v>
                      </c:pt>
                      <c:pt idx="2">
                        <c:v>-1.6424394035300272E-2</c:v>
                      </c:pt>
                      <c:pt idx="3">
                        <c:v>0.13895245255328592</c:v>
                      </c:pt>
                      <c:pt idx="4">
                        <c:v>6.401844497141651E-2</c:v>
                      </c:pt>
                      <c:pt idx="5">
                        <c:v>-0.10508702894583422</c:v>
                      </c:pt>
                      <c:pt idx="6">
                        <c:v>5.4385996424948235E-3</c:v>
                      </c:pt>
                      <c:pt idx="7">
                        <c:v>3.3265289295768774E-2</c:v>
                      </c:pt>
                      <c:pt idx="8">
                        <c:v>3.6114900161754004E-2</c:v>
                      </c:pt>
                      <c:pt idx="9">
                        <c:v>1.8605044763196465E-2</c:v>
                      </c:pt>
                      <c:pt idx="10">
                        <c:v>1.9704670890306808E-2</c:v>
                      </c:pt>
                      <c:pt idx="11">
                        <c:v>3.6224298632474117E-2</c:v>
                      </c:pt>
                      <c:pt idx="12">
                        <c:v>7.4620971615217968E-2</c:v>
                      </c:pt>
                      <c:pt idx="13">
                        <c:v>-3.890996495122967E-2</c:v>
                      </c:pt>
                      <c:pt idx="14">
                        <c:v>-2.5894869297899081E-2</c:v>
                      </c:pt>
                      <c:pt idx="15">
                        <c:v>5.5458037807134541E-3</c:v>
                      </c:pt>
                      <c:pt idx="16">
                        <c:v>0.16061144653322579</c:v>
                      </c:pt>
                      <c:pt idx="17">
                        <c:v>1.1088138105194232</c:v>
                      </c:pt>
                      <c:pt idx="18">
                        <c:v>-6.6539693703830949E-3</c:v>
                      </c:pt>
                      <c:pt idx="19">
                        <c:v>-3.5981062682477027E-2</c:v>
                      </c:pt>
                      <c:pt idx="20">
                        <c:v>7.8462643073439198E-2</c:v>
                      </c:pt>
                      <c:pt idx="21">
                        <c:v>-1.8837890190992135E-2</c:v>
                      </c:pt>
                      <c:pt idx="22">
                        <c:v>4.1632776908511637E-2</c:v>
                      </c:pt>
                      <c:pt idx="23">
                        <c:v>2.1880994466304093E-2</c:v>
                      </c:pt>
                      <c:pt idx="24">
                        <c:v>0.25810522507076383</c:v>
                      </c:pt>
                      <c:pt idx="25">
                        <c:v>-6.6973555925490702E-2</c:v>
                      </c:pt>
                      <c:pt idx="26">
                        <c:v>3.0246920473909977E-2</c:v>
                      </c:pt>
                      <c:pt idx="27">
                        <c:v>4.6227685403691376E-2</c:v>
                      </c:pt>
                      <c:pt idx="28">
                        <c:v>5.295232071342415E-3</c:v>
                      </c:pt>
                      <c:pt idx="29">
                        <c:v>6.3256654618091934E-2</c:v>
                      </c:pt>
                      <c:pt idx="30">
                        <c:v>4.508065198014366E-2</c:v>
                      </c:pt>
                      <c:pt idx="31">
                        <c:v>7.4511828011532E-3</c:v>
                      </c:pt>
                      <c:pt idx="32">
                        <c:v>4.0847948484930008E-2</c:v>
                      </c:pt>
                    </c:numCache>
                  </c:numRef>
                </c:val>
                <c:smooth val="0"/>
                <c:extLst>
                  <c:ext xmlns:c16="http://schemas.microsoft.com/office/drawing/2014/chart" uri="{C3380CC4-5D6E-409C-BE32-E72D297353CC}">
                    <c16:uniqueId val="{00000002-35BE-4B5D-ABE2-2DD13B3A8BDE}"/>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mi1_sm_mean_median_comp!$N$6:$N$7</c15:sqref>
                        </c15:formulaRef>
                      </c:ext>
                    </c:extLst>
                    <c:strCache>
                      <c:ptCount val="2"/>
                      <c:pt idx="0">
                        <c:v>MI</c:v>
                      </c:pt>
                      <c:pt idx="1">
                        <c:v>Diary</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mi1_sm_mean_median_comp!$N$8:$N$40</c15:sqref>
                        </c15:formulaRef>
                      </c:ext>
                    </c:extLst>
                    <c:numCache>
                      <c:formatCode>0%</c:formatCode>
                      <c:ptCount val="33"/>
                      <c:pt idx="0">
                        <c:v>4.2890832020549441E-2</c:v>
                      </c:pt>
                      <c:pt idx="1">
                        <c:v>4.6623242088895678E-2</c:v>
                      </c:pt>
                      <c:pt idx="2">
                        <c:v>3.3301804484196618E-2</c:v>
                      </c:pt>
                      <c:pt idx="3">
                        <c:v>8.0953619639166252E-2</c:v>
                      </c:pt>
                      <c:pt idx="4">
                        <c:v>5.4399182853172245E-2</c:v>
                      </c:pt>
                      <c:pt idx="5">
                        <c:v>-3.5677083439149992E-2</c:v>
                      </c:pt>
                      <c:pt idx="6">
                        <c:v>-2.0477957591443774E-3</c:v>
                      </c:pt>
                      <c:pt idx="7">
                        <c:v>-7.6498153998402763E-2</c:v>
                      </c:pt>
                      <c:pt idx="8">
                        <c:v>4.2749108225888177E-2</c:v>
                      </c:pt>
                      <c:pt idx="9">
                        <c:v>0.12597912634106301</c:v>
                      </c:pt>
                      <c:pt idx="10">
                        <c:v>1.8735653063527868E-2</c:v>
                      </c:pt>
                      <c:pt idx="11">
                        <c:v>0.1614696006480949</c:v>
                      </c:pt>
                      <c:pt idx="12">
                        <c:v>5.4563352008318189E-2</c:v>
                      </c:pt>
                      <c:pt idx="13">
                        <c:v>-9.7679766139401325E-2</c:v>
                      </c:pt>
                      <c:pt idx="14">
                        <c:v>1.2309752465980095E-2</c:v>
                      </c:pt>
                      <c:pt idx="15">
                        <c:v>4.7278994989108147E-2</c:v>
                      </c:pt>
                      <c:pt idx="16">
                        <c:v>7.3075545599863734E-2</c:v>
                      </c:pt>
                      <c:pt idx="17">
                        <c:v>0.69212328505635634</c:v>
                      </c:pt>
                      <c:pt idx="18">
                        <c:v>7.4089440765343628E-3</c:v>
                      </c:pt>
                      <c:pt idx="19">
                        <c:v>-3.4368081091789682E-2</c:v>
                      </c:pt>
                      <c:pt idx="20">
                        <c:v>0.10938694439582419</c:v>
                      </c:pt>
                      <c:pt idx="21">
                        <c:v>-2.2954589551639204E-3</c:v>
                      </c:pt>
                      <c:pt idx="22">
                        <c:v>4.744051850514186E-2</c:v>
                      </c:pt>
                      <c:pt idx="23">
                        <c:v>3.3474985660206125E-2</c:v>
                      </c:pt>
                      <c:pt idx="24">
                        <c:v>0.11893489619200626</c:v>
                      </c:pt>
                      <c:pt idx="25">
                        <c:v>-1.9559397054576433E-2</c:v>
                      </c:pt>
                      <c:pt idx="26">
                        <c:v>0.11884618111442036</c:v>
                      </c:pt>
                      <c:pt idx="27">
                        <c:v>3.6373389764997377E-2</c:v>
                      </c:pt>
                      <c:pt idx="28">
                        <c:v>-1.0951854954879603E-2</c:v>
                      </c:pt>
                      <c:pt idx="29">
                        <c:v>0.15091829659731348</c:v>
                      </c:pt>
                      <c:pt idx="30">
                        <c:v>1.2998717621073519E-2</c:v>
                      </c:pt>
                      <c:pt idx="31">
                        <c:v>0.10039828514497184</c:v>
                      </c:pt>
                      <c:pt idx="32">
                        <c:v>-3.3742076748640937E-2</c:v>
                      </c:pt>
                    </c:numCache>
                  </c:numRef>
                </c:val>
                <c:smooth val="0"/>
                <c:extLst xmlns:c15="http://schemas.microsoft.com/office/drawing/2012/chart">
                  <c:ext xmlns:c16="http://schemas.microsoft.com/office/drawing/2014/chart" uri="{C3380CC4-5D6E-409C-BE32-E72D297353CC}">
                    <c16:uniqueId val="{00000003-35BE-4B5D-ABE2-2DD13B3A8BDE}"/>
                  </c:ext>
                </c:extLst>
              </c15:ser>
            </c15:filteredLineSeries>
          </c:ext>
        </c:extLst>
      </c:lineChart>
      <c:catAx>
        <c:axId val="3053039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06240"/>
        <c:crosses val="autoZero"/>
        <c:auto val="1"/>
        <c:lblAlgn val="ctr"/>
        <c:lblOffset val="100"/>
        <c:noMultiLvlLbl val="0"/>
      </c:catAx>
      <c:valAx>
        <c:axId val="30530624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05303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Median, Weekday</a:t>
            </a:r>
          </a:p>
        </c:rich>
      </c:tx>
      <c:overlay val="0"/>
      <c:spPr>
        <a:noFill/>
        <a:ln>
          <a:noFill/>
        </a:ln>
        <a:effectLst/>
      </c:spPr>
    </c:title>
    <c:autoTitleDeleted val="0"/>
    <c:plotArea>
      <c:layout/>
      <c:lineChart>
        <c:grouping val="standard"/>
        <c:varyColors val="0"/>
        <c:ser>
          <c:idx val="0"/>
          <c:order val="0"/>
          <c:tx>
            <c:strRef>
              <c:f>mi1_sm_mean_median_comp!$O$6:$O$7</c:f>
              <c:strCache>
                <c:ptCount val="2"/>
                <c:pt idx="0">
                  <c:v>SM</c:v>
                </c:pt>
                <c:pt idx="1">
                  <c:v>Interview</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mi1_sm_mean_median_comp!$O$8:$O$40</c:f>
              <c:numCache>
                <c:formatCode>0%</c:formatCode>
                <c:ptCount val="33"/>
                <c:pt idx="0">
                  <c:v>-1.2269926805204667E-2</c:v>
                </c:pt>
                <c:pt idx="1">
                  <c:v>0.125</c:v>
                </c:pt>
                <c:pt idx="2">
                  <c:v>0</c:v>
                </c:pt>
                <c:pt idx="3">
                  <c:v>0.24000000915527364</c:v>
                </c:pt>
                <c:pt idx="4">
                  <c:v>5.9259308709038727E-2</c:v>
                </c:pt>
                <c:pt idx="5">
                  <c:v>-0.16666672664618132</c:v>
                </c:pt>
                <c:pt idx="6">
                  <c:v>-2.7777751286824692E-2</c:v>
                </c:pt>
                <c:pt idx="7">
                  <c:v>-9.0196104610667516E-2</c:v>
                </c:pt>
                <c:pt idx="8">
                  <c:v>5.0000025033951179E-2</c:v>
                </c:pt>
                <c:pt idx="9">
                  <c:v>4.4776149145557831E-2</c:v>
                </c:pt>
                <c:pt idx="10">
                  <c:v>4.000007781982684E-2</c:v>
                </c:pt>
                <c:pt idx="11">
                  <c:v>6.2499938532712296E-2</c:v>
                </c:pt>
                <c:pt idx="12">
                  <c:v>4.2735000934721601E-3</c:v>
                </c:pt>
                <c:pt idx="13">
                  <c:v>-0.11666669845581057</c:v>
                </c:pt>
                <c:pt idx="14">
                  <c:v>-3.7037001715766293E-2</c:v>
                </c:pt>
                <c:pt idx="15">
                  <c:v>0</c:v>
                </c:pt>
                <c:pt idx="16">
                  <c:v>0.20000004577636865</c:v>
                </c:pt>
                <c:pt idx="17">
                  <c:v>1</c:v>
                </c:pt>
                <c:pt idx="18">
                  <c:v>9.5238072531564022E-2</c:v>
                </c:pt>
                <c:pt idx="19">
                  <c:v>-1.4084493799404241E-2</c:v>
                </c:pt>
                <c:pt idx="20">
                  <c:v>4.8275814441950171E-2</c:v>
                </c:pt>
                <c:pt idx="21">
                  <c:v>-0.10194178735044546</c:v>
                </c:pt>
                <c:pt idx="22">
                  <c:v>4.000007781982684E-2</c:v>
                </c:pt>
                <c:pt idx="23">
                  <c:v>0</c:v>
                </c:pt>
                <c:pt idx="24">
                  <c:v>0.13913049157039992</c:v>
                </c:pt>
                <c:pt idx="25">
                  <c:v>-9.8837202049190997E-2</c:v>
                </c:pt>
                <c:pt idx="26">
                  <c:v>8.695654427396815E-2</c:v>
                </c:pt>
                <c:pt idx="27">
                  <c:v>3.0303001403808816E-2</c:v>
                </c:pt>
                <c:pt idx="28">
                  <c:v>0</c:v>
                </c:pt>
                <c:pt idx="29">
                  <c:v>0.11486485049705419</c:v>
                </c:pt>
                <c:pt idx="30">
                  <c:v>1.3333320617675559E-2</c:v>
                </c:pt>
                <c:pt idx="31">
                  <c:v>0</c:v>
                </c:pt>
                <c:pt idx="32">
                  <c:v>2.5641093827801331E-2</c:v>
                </c:pt>
              </c:numCache>
            </c:numRef>
          </c:val>
          <c:smooth val="0"/>
          <c:extLst>
            <c:ext xmlns:c16="http://schemas.microsoft.com/office/drawing/2014/chart" uri="{C3380CC4-5D6E-409C-BE32-E72D297353CC}">
              <c16:uniqueId val="{00000000-57BB-484D-B1D8-27AC927C0679}"/>
            </c:ext>
          </c:extLst>
        </c:ser>
        <c:ser>
          <c:idx val="2"/>
          <c:order val="2"/>
          <c:tx>
            <c:strRef>
              <c:f>mi1_sm_mean_median_comp!$Q$6:$Q$7</c:f>
              <c:strCache>
                <c:ptCount val="2"/>
                <c:pt idx="0">
                  <c:v>MI</c:v>
                </c:pt>
                <c:pt idx="1">
                  <c:v>Interview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mi1_sm_mean_median_comp!$Q$8:$Q$40</c:f>
              <c:numCache>
                <c:formatCode>0%</c:formatCode>
                <c:ptCount val="33"/>
                <c:pt idx="0">
                  <c:v>0.13646710710037424</c:v>
                </c:pt>
                <c:pt idx="1">
                  <c:v>0.11780321598053001</c:v>
                </c:pt>
                <c:pt idx="2">
                  <c:v>0.21068916821821038</c:v>
                </c:pt>
                <c:pt idx="3">
                  <c:v>0.33267129259762873</c:v>
                </c:pt>
                <c:pt idx="4">
                  <c:v>0.20090707143147779</c:v>
                </c:pt>
                <c:pt idx="5">
                  <c:v>-6.2338538895425621E-2</c:v>
                </c:pt>
                <c:pt idx="6">
                  <c:v>0.108192284901937</c:v>
                </c:pt>
                <c:pt idx="7">
                  <c:v>-0.12639354257022628</c:v>
                </c:pt>
                <c:pt idx="8">
                  <c:v>0.16452570353807694</c:v>
                </c:pt>
                <c:pt idx="9">
                  <c:v>0.19666458803616971</c:v>
                </c:pt>
                <c:pt idx="10">
                  <c:v>0.19325613454771906</c:v>
                </c:pt>
                <c:pt idx="11">
                  <c:v>0.37100710696024342</c:v>
                </c:pt>
                <c:pt idx="12">
                  <c:v>4.0753559191934574E-2</c:v>
                </c:pt>
                <c:pt idx="13">
                  <c:v>-0.15992374420166011</c:v>
                </c:pt>
                <c:pt idx="14">
                  <c:v>0.1689459482828779</c:v>
                </c:pt>
                <c:pt idx="15">
                  <c:v>0.13833903889413479</c:v>
                </c:pt>
                <c:pt idx="16">
                  <c:v>0.28575898306880854</c:v>
                </c:pt>
                <c:pt idx="17">
                  <c:v>1.0235717296600342</c:v>
                </c:pt>
                <c:pt idx="18">
                  <c:v>0.18329416002546073</c:v>
                </c:pt>
                <c:pt idx="19">
                  <c:v>7.154773754533239E-2</c:v>
                </c:pt>
                <c:pt idx="20">
                  <c:v>0.20699324818270792</c:v>
                </c:pt>
                <c:pt idx="21">
                  <c:v>4.6766058046543657E-2</c:v>
                </c:pt>
                <c:pt idx="22">
                  <c:v>0.16473724993657068</c:v>
                </c:pt>
                <c:pt idx="23">
                  <c:v>0.10665543874104833</c:v>
                </c:pt>
                <c:pt idx="24">
                  <c:v>0.17605353744948316</c:v>
                </c:pt>
                <c:pt idx="25">
                  <c:v>7.4176680316685228E-2</c:v>
                </c:pt>
                <c:pt idx="26">
                  <c:v>0.3557375276759922</c:v>
                </c:pt>
                <c:pt idx="27">
                  <c:v>0.15392234108664749</c:v>
                </c:pt>
                <c:pt idx="28">
                  <c:v>0.12696505349666221</c:v>
                </c:pt>
                <c:pt idx="29">
                  <c:v>0.35577216205375017</c:v>
                </c:pt>
                <c:pt idx="30">
                  <c:v>9.6634006500244007E-2</c:v>
                </c:pt>
                <c:pt idx="31">
                  <c:v>0.20867376840073093</c:v>
                </c:pt>
                <c:pt idx="32">
                  <c:v>6.4376044800686927E-2</c:v>
                </c:pt>
              </c:numCache>
            </c:numRef>
          </c:val>
          <c:smooth val="0"/>
          <c:extLst>
            <c:ext xmlns:c16="http://schemas.microsoft.com/office/drawing/2014/chart" uri="{C3380CC4-5D6E-409C-BE32-E72D297353CC}">
              <c16:uniqueId val="{00000001-57BB-484D-B1D8-27AC927C0679}"/>
            </c:ext>
          </c:extLst>
        </c:ser>
        <c:dLbls>
          <c:showLegendKey val="0"/>
          <c:showVal val="0"/>
          <c:showCatName val="0"/>
          <c:showSerName val="0"/>
          <c:showPercent val="0"/>
          <c:showBubbleSize val="0"/>
        </c:dLbls>
        <c:marker val="1"/>
        <c:smooth val="0"/>
        <c:axId val="308695040"/>
        <c:axId val="308697344"/>
        <c:extLst>
          <c:ext xmlns:c15="http://schemas.microsoft.com/office/drawing/2012/chart" uri="{02D57815-91ED-43cb-92C2-25804820EDAC}">
            <c15:filteredLineSeries>
              <c15:ser>
                <c:idx val="1"/>
                <c:order val="1"/>
                <c:tx>
                  <c:strRef>
                    <c:extLst>
                      <c:ext uri="{02D57815-91ED-43cb-92C2-25804820EDAC}">
                        <c15:formulaRef>
                          <c15:sqref>mi1_sm_mean_median_comp!$P$6:$P$7</c15:sqref>
                        </c15:formulaRef>
                      </c:ext>
                    </c:extLst>
                    <c:strCache>
                      <c:ptCount val="2"/>
                      <c:pt idx="0">
                        <c:v>SM</c:v>
                      </c:pt>
                      <c:pt idx="1">
                        <c:v>Diary</c:v>
                      </c:pt>
                    </c:strCache>
                  </c:strRef>
                </c:tx>
                <c:spPr>
                  <a:ln w="28575" cap="rnd">
                    <a:solidFill>
                      <a:schemeClr val="accent2"/>
                    </a:solidFill>
                    <a:round/>
                  </a:ln>
                  <a:effectLst/>
                </c:spPr>
                <c:marker>
                  <c:symbol val="none"/>
                </c:marker>
                <c:val>
                  <c:numRef>
                    <c:extLst>
                      <c:ext uri="{02D57815-91ED-43cb-92C2-25804820EDAC}">
                        <c15:formulaRef>
                          <c15:sqref>mi1_sm_mean_median_comp!$P$8:$P$40</c15:sqref>
                        </c15:formulaRef>
                      </c:ext>
                    </c:extLst>
                    <c:numCache>
                      <c:formatCode>0%</c:formatCode>
                      <c:ptCount val="33"/>
                      <c:pt idx="0">
                        <c:v>1.2269926805204445E-2</c:v>
                      </c:pt>
                      <c:pt idx="1">
                        <c:v>0.125</c:v>
                      </c:pt>
                      <c:pt idx="2">
                        <c:v>1.1764694992645763E-2</c:v>
                      </c:pt>
                      <c:pt idx="3">
                        <c:v>0.24000000915527364</c:v>
                      </c:pt>
                      <c:pt idx="4">
                        <c:v>0.11111111111111116</c:v>
                      </c:pt>
                      <c:pt idx="5">
                        <c:v>-0.16666672664618132</c:v>
                      </c:pt>
                      <c:pt idx="6">
                        <c:v>0</c:v>
                      </c:pt>
                      <c:pt idx="7">
                        <c:v>6.6666659186867872E-2</c:v>
                      </c:pt>
                      <c:pt idx="8">
                        <c:v>6.0000015735626633E-2</c:v>
                      </c:pt>
                      <c:pt idx="9">
                        <c:v>4.9751268920650071E-2</c:v>
                      </c:pt>
                      <c:pt idx="10">
                        <c:v>4.000007781982684E-2</c:v>
                      </c:pt>
                      <c:pt idx="11">
                        <c:v>0.11249997876584628</c:v>
                      </c:pt>
                      <c:pt idx="12">
                        <c:v>8.9743563095885825E-2</c:v>
                      </c:pt>
                      <c:pt idx="13">
                        <c:v>-0.21333332061767574</c:v>
                      </c:pt>
                      <c:pt idx="14">
                        <c:v>-3.7037001715766293E-2</c:v>
                      </c:pt>
                      <c:pt idx="15">
                        <c:v>2.8571400545082337E-2</c:v>
                      </c:pt>
                      <c:pt idx="16">
                        <c:v>0.24000000915527364</c:v>
                      </c:pt>
                      <c:pt idx="17">
                        <c:v>1</c:v>
                      </c:pt>
                      <c:pt idx="18">
                        <c:v>4.7619070325578772E-2</c:v>
                      </c:pt>
                      <c:pt idx="19">
                        <c:v>-5.164321109131309E-2</c:v>
                      </c:pt>
                      <c:pt idx="20">
                        <c:v>6.8965449202786244E-2</c:v>
                      </c:pt>
                      <c:pt idx="21">
                        <c:v>-7.7669896844847375E-2</c:v>
                      </c:pt>
                      <c:pt idx="22">
                        <c:v>4.000007781982684E-2</c:v>
                      </c:pt>
                      <c:pt idx="23">
                        <c:v>0</c:v>
                      </c:pt>
                      <c:pt idx="24">
                        <c:v>0.17391306781588556</c:v>
                      </c:pt>
                      <c:pt idx="25">
                        <c:v>-9.8837202049190997E-2</c:v>
                      </c:pt>
                      <c:pt idx="26">
                        <c:v>8.695654427396815E-2</c:v>
                      </c:pt>
                      <c:pt idx="27">
                        <c:v>7.2727290066805672E-2</c:v>
                      </c:pt>
                      <c:pt idx="28">
                        <c:v>0</c:v>
                      </c:pt>
                      <c:pt idx="29">
                        <c:v>0.11486485049705419</c:v>
                      </c:pt>
                      <c:pt idx="30">
                        <c:v>0</c:v>
                      </c:pt>
                      <c:pt idx="31">
                        <c:v>8.6956525602245094E-2</c:v>
                      </c:pt>
                      <c:pt idx="32">
                        <c:v>4.4871845424059975E-2</c:v>
                      </c:pt>
                    </c:numCache>
                  </c:numRef>
                </c:val>
                <c:smooth val="0"/>
                <c:extLst>
                  <c:ext xmlns:c16="http://schemas.microsoft.com/office/drawing/2014/chart" uri="{C3380CC4-5D6E-409C-BE32-E72D297353CC}">
                    <c16:uniqueId val="{00000002-57BB-484D-B1D8-27AC927C0679}"/>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mi1_sm_mean_median_comp!$R$6:$R$7</c15:sqref>
                        </c15:formulaRef>
                      </c:ext>
                    </c:extLst>
                    <c:strCache>
                      <c:ptCount val="2"/>
                      <c:pt idx="0">
                        <c:v>MI</c:v>
                      </c:pt>
                      <c:pt idx="1">
                        <c:v>Diary</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mi1_sm_mean_median_comp!$R$8:$R$40</c15:sqref>
                        </c15:formulaRef>
                      </c:ext>
                    </c:extLst>
                    <c:numCache>
                      <c:formatCode>0%</c:formatCode>
                      <c:ptCount val="33"/>
                      <c:pt idx="0">
                        <c:v>0.11598622004987269</c:v>
                      </c:pt>
                      <c:pt idx="1">
                        <c:v>0.10650265216827393</c:v>
                      </c:pt>
                      <c:pt idx="2">
                        <c:v>0.14451463674014353</c:v>
                      </c:pt>
                      <c:pt idx="3">
                        <c:v>0.37019349556707337</c:v>
                      </c:pt>
                      <c:pt idx="4">
                        <c:v>0.17355685763888884</c:v>
                      </c:pt>
                      <c:pt idx="5">
                        <c:v>-6.2897158104620932E-2</c:v>
                      </c:pt>
                      <c:pt idx="6">
                        <c:v>5.9897343317667717E-2</c:v>
                      </c:pt>
                      <c:pt idx="7">
                        <c:v>-6.2323233660529609E-2</c:v>
                      </c:pt>
                      <c:pt idx="8">
                        <c:v>0.13548074091626994</c:v>
                      </c:pt>
                      <c:pt idx="9">
                        <c:v>0.15413213570814399</c:v>
                      </c:pt>
                      <c:pt idx="10">
                        <c:v>0.15618780851838587</c:v>
                      </c:pt>
                      <c:pt idx="11">
                        <c:v>0.3640600063836581</c:v>
                      </c:pt>
                      <c:pt idx="12">
                        <c:v>6.4689928086844706E-2</c:v>
                      </c:pt>
                      <c:pt idx="13">
                        <c:v>-0.20673871040344238</c:v>
                      </c:pt>
                      <c:pt idx="14">
                        <c:v>0.11198245154486752</c:v>
                      </c:pt>
                      <c:pt idx="15">
                        <c:v>0.14571655421348151</c:v>
                      </c:pt>
                      <c:pt idx="16">
                        <c:v>0.21016136971135579</c:v>
                      </c:pt>
                      <c:pt idx="17">
                        <c:v>1.2697274684906001</c:v>
                      </c:pt>
                      <c:pt idx="18">
                        <c:v>0.17445019313267318</c:v>
                      </c:pt>
                      <c:pt idx="19">
                        <c:v>2.3500953237788114E-2</c:v>
                      </c:pt>
                      <c:pt idx="20">
                        <c:v>0.18986223088377807</c:v>
                      </c:pt>
                      <c:pt idx="21">
                        <c:v>4.576594999431971E-2</c:v>
                      </c:pt>
                      <c:pt idx="22">
                        <c:v>0.14436939790227488</c:v>
                      </c:pt>
                      <c:pt idx="23">
                        <c:v>8.6115519205729241E-2</c:v>
                      </c:pt>
                      <c:pt idx="24">
                        <c:v>0.17187594654763516</c:v>
                      </c:pt>
                      <c:pt idx="25">
                        <c:v>7.8295305984337205E-2</c:v>
                      </c:pt>
                      <c:pt idx="26">
                        <c:v>0.31555259363656663</c:v>
                      </c:pt>
                      <c:pt idx="27">
                        <c:v>0.10433812574906809</c:v>
                      </c:pt>
                      <c:pt idx="28">
                        <c:v>8.9625393725955238E-2</c:v>
                      </c:pt>
                      <c:pt idx="29">
                        <c:v>0.32295187972105022</c:v>
                      </c:pt>
                      <c:pt idx="30">
                        <c:v>4.3791675567626864E-2</c:v>
                      </c:pt>
                      <c:pt idx="31">
                        <c:v>0.25178565145490994</c:v>
                      </c:pt>
                      <c:pt idx="32">
                        <c:v>-4.4985919548397035E-3</c:v>
                      </c:pt>
                    </c:numCache>
                  </c:numRef>
                </c:val>
                <c:smooth val="0"/>
                <c:extLst xmlns:c15="http://schemas.microsoft.com/office/drawing/2012/chart">
                  <c:ext xmlns:c16="http://schemas.microsoft.com/office/drawing/2014/chart" uri="{C3380CC4-5D6E-409C-BE32-E72D297353CC}">
                    <c16:uniqueId val="{00000003-57BB-484D-B1D8-27AC927C0679}"/>
                  </c:ext>
                </c:extLst>
              </c15:ser>
            </c15:filteredLineSeries>
          </c:ext>
        </c:extLst>
      </c:lineChart>
      <c:catAx>
        <c:axId val="308695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8697344"/>
        <c:crosses val="autoZero"/>
        <c:auto val="1"/>
        <c:lblAlgn val="ctr"/>
        <c:lblOffset val="100"/>
        <c:noMultiLvlLbl val="0"/>
      </c:catAx>
      <c:valAx>
        <c:axId val="30869734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08695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Mean, Weekday</a:t>
            </a:r>
          </a:p>
        </c:rich>
      </c:tx>
      <c:overlay val="0"/>
      <c:spPr>
        <a:noFill/>
        <a:ln>
          <a:noFill/>
        </a:ln>
        <a:effectLst/>
      </c:spPr>
    </c:title>
    <c:autoTitleDeleted val="0"/>
    <c:plotArea>
      <c:layout/>
      <c:lineChart>
        <c:grouping val="standard"/>
        <c:varyColors val="0"/>
        <c:ser>
          <c:idx val="0"/>
          <c:order val="0"/>
          <c:tx>
            <c:strRef>
              <c:f>mi1_sm_mean_median_comp!$B$6:$B$7</c:f>
              <c:strCache>
                <c:ptCount val="2"/>
                <c:pt idx="0">
                  <c:v>SM</c:v>
                </c:pt>
                <c:pt idx="1">
                  <c:v>Interview</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mi1_sm_mean_median_comp!$B$8:$B$40</c:f>
              <c:numCache>
                <c:formatCode>0%</c:formatCode>
                <c:ptCount val="33"/>
                <c:pt idx="0">
                  <c:v>-3.2268884934426811E-2</c:v>
                </c:pt>
                <c:pt idx="1">
                  <c:v>1.2299009525355675E-2</c:v>
                </c:pt>
                <c:pt idx="2">
                  <c:v>4.7713425650681263E-2</c:v>
                </c:pt>
                <c:pt idx="3">
                  <c:v>4.8671171869523189E-2</c:v>
                </c:pt>
                <c:pt idx="4">
                  <c:v>1.5655436414463431E-4</c:v>
                </c:pt>
                <c:pt idx="5">
                  <c:v>-0.11166518759418931</c:v>
                </c:pt>
                <c:pt idx="6">
                  <c:v>-4.7847995470102767E-2</c:v>
                </c:pt>
                <c:pt idx="7">
                  <c:v>-8.8817392026840913E-4</c:v>
                </c:pt>
                <c:pt idx="8">
                  <c:v>-2.0563295807760285E-2</c:v>
                </c:pt>
                <c:pt idx="9">
                  <c:v>2.9606681779329236E-2</c:v>
                </c:pt>
                <c:pt idx="10">
                  <c:v>-2.6043611450894399E-2</c:v>
                </c:pt>
                <c:pt idx="11">
                  <c:v>-4.4079090008881661E-2</c:v>
                </c:pt>
                <c:pt idx="12">
                  <c:v>3.8288607475916558E-2</c:v>
                </c:pt>
                <c:pt idx="13">
                  <c:v>9.658995150112637E-2</c:v>
                </c:pt>
                <c:pt idx="14">
                  <c:v>-2.0440274699841776E-2</c:v>
                </c:pt>
                <c:pt idx="15">
                  <c:v>-1.3177817115558765E-2</c:v>
                </c:pt>
                <c:pt idx="16">
                  <c:v>4.6128177436954187E-2</c:v>
                </c:pt>
                <c:pt idx="17">
                  <c:v>0.38493184106799316</c:v>
                </c:pt>
                <c:pt idx="18">
                  <c:v>-1.2793844665496157E-2</c:v>
                </c:pt>
                <c:pt idx="19">
                  <c:v>3.7018647991015952E-2</c:v>
                </c:pt>
                <c:pt idx="20">
                  <c:v>-3.3062781145622111E-2</c:v>
                </c:pt>
                <c:pt idx="21">
                  <c:v>-6.2604434583426127E-2</c:v>
                </c:pt>
                <c:pt idx="22">
                  <c:v>-1.6838822441080592E-2</c:v>
                </c:pt>
                <c:pt idx="23">
                  <c:v>-1.1476587667379023E-2</c:v>
                </c:pt>
                <c:pt idx="24">
                  <c:v>0.21752735315301863</c:v>
                </c:pt>
                <c:pt idx="25">
                  <c:v>3.9327130780691055E-2</c:v>
                </c:pt>
                <c:pt idx="26">
                  <c:v>-5.3697997522525021E-2</c:v>
                </c:pt>
                <c:pt idx="27">
                  <c:v>-5.6823207458109426E-2</c:v>
                </c:pt>
                <c:pt idx="28">
                  <c:v>0.10712676889505657</c:v>
                </c:pt>
                <c:pt idx="29">
                  <c:v>-0.10248132592023829</c:v>
                </c:pt>
                <c:pt idx="30">
                  <c:v>8.7681225125755713E-2</c:v>
                </c:pt>
                <c:pt idx="31">
                  <c:v>-0.12545789560352016</c:v>
                </c:pt>
                <c:pt idx="32">
                  <c:v>3.2032909259197995E-2</c:v>
                </c:pt>
              </c:numCache>
            </c:numRef>
          </c:val>
          <c:smooth val="0"/>
          <c:extLst>
            <c:ext xmlns:c16="http://schemas.microsoft.com/office/drawing/2014/chart" uri="{C3380CC4-5D6E-409C-BE32-E72D297353CC}">
              <c16:uniqueId val="{00000000-A2E0-4D4A-851E-29710896DCD7}"/>
            </c:ext>
          </c:extLst>
        </c:ser>
        <c:ser>
          <c:idx val="2"/>
          <c:order val="2"/>
          <c:tx>
            <c:strRef>
              <c:f>mi1_sm_mean_median_comp!$D$6:$D$7</c:f>
              <c:strCache>
                <c:ptCount val="2"/>
                <c:pt idx="0">
                  <c:v>MI</c:v>
                </c:pt>
                <c:pt idx="1">
                  <c:v>Interview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mi1_sm_mean_median_comp!$D$8:$D$40</c:f>
              <c:numCache>
                <c:formatCode>0%</c:formatCode>
                <c:ptCount val="33"/>
                <c:pt idx="0">
                  <c:v>0.11243935319175136</c:v>
                </c:pt>
                <c:pt idx="1">
                  <c:v>0.13018099923854387</c:v>
                </c:pt>
                <c:pt idx="2">
                  <c:v>0.16887138876130359</c:v>
                </c:pt>
                <c:pt idx="3">
                  <c:v>8.8061804907588304E-2</c:v>
                </c:pt>
                <c:pt idx="4">
                  <c:v>0.10703623233650994</c:v>
                </c:pt>
                <c:pt idx="5">
                  <c:v>0.10968263317892268</c:v>
                </c:pt>
                <c:pt idx="6">
                  <c:v>6.9324001536674729E-2</c:v>
                </c:pt>
                <c:pt idx="7">
                  <c:v>0.34329041844149333</c:v>
                </c:pt>
                <c:pt idx="8">
                  <c:v>0.10958705781303735</c:v>
                </c:pt>
                <c:pt idx="9">
                  <c:v>0.13937845012033145</c:v>
                </c:pt>
                <c:pt idx="10">
                  <c:v>9.9323380148322871E-2</c:v>
                </c:pt>
                <c:pt idx="11">
                  <c:v>0.10403891000160836</c:v>
                </c:pt>
                <c:pt idx="12">
                  <c:v>8.1825796143637719E-2</c:v>
                </c:pt>
                <c:pt idx="13">
                  <c:v>0.41284712994602568</c:v>
                </c:pt>
                <c:pt idx="14">
                  <c:v>7.7639532857381122E-2</c:v>
                </c:pt>
                <c:pt idx="15">
                  <c:v>0.12619694605662435</c:v>
                </c:pt>
                <c:pt idx="16">
                  <c:v>0.18296723155368078</c:v>
                </c:pt>
                <c:pt idx="17">
                  <c:v>0.55616775306605248</c:v>
                </c:pt>
                <c:pt idx="18">
                  <c:v>0.17135153048740537</c:v>
                </c:pt>
                <c:pt idx="19">
                  <c:v>0.19481541987347328</c:v>
                </c:pt>
                <c:pt idx="20">
                  <c:v>6.5919726875260931E-2</c:v>
                </c:pt>
                <c:pt idx="21">
                  <c:v>5.0004777361402519E-2</c:v>
                </c:pt>
                <c:pt idx="22">
                  <c:v>6.9181059693534497E-2</c:v>
                </c:pt>
                <c:pt idx="23">
                  <c:v>0.13389954049168429</c:v>
                </c:pt>
                <c:pt idx="24">
                  <c:v>0.23035192591554843</c:v>
                </c:pt>
                <c:pt idx="25">
                  <c:v>0.16438447857920035</c:v>
                </c:pt>
                <c:pt idx="26">
                  <c:v>0.1598489726079686</c:v>
                </c:pt>
                <c:pt idx="27">
                  <c:v>7.2901699660895991E-2</c:v>
                </c:pt>
                <c:pt idx="28">
                  <c:v>0.22775342187428849</c:v>
                </c:pt>
                <c:pt idx="29">
                  <c:v>6.3315218727656219E-2</c:v>
                </c:pt>
                <c:pt idx="30">
                  <c:v>9.5640176627984408E-2</c:v>
                </c:pt>
                <c:pt idx="31">
                  <c:v>9.7645038215310231E-2</c:v>
                </c:pt>
                <c:pt idx="32">
                  <c:v>0.19025155910071856</c:v>
                </c:pt>
              </c:numCache>
            </c:numRef>
          </c:val>
          <c:smooth val="0"/>
          <c:extLst>
            <c:ext xmlns:c16="http://schemas.microsoft.com/office/drawing/2014/chart" uri="{C3380CC4-5D6E-409C-BE32-E72D297353CC}">
              <c16:uniqueId val="{00000001-A2E0-4D4A-851E-29710896DCD7}"/>
            </c:ext>
          </c:extLst>
        </c:ser>
        <c:dLbls>
          <c:showLegendKey val="0"/>
          <c:showVal val="0"/>
          <c:showCatName val="0"/>
          <c:showSerName val="0"/>
          <c:showPercent val="0"/>
          <c:showBubbleSize val="0"/>
        </c:dLbls>
        <c:marker val="1"/>
        <c:smooth val="0"/>
        <c:axId val="308736000"/>
        <c:axId val="308738304"/>
        <c:extLst>
          <c:ext xmlns:c15="http://schemas.microsoft.com/office/drawing/2012/chart" uri="{02D57815-91ED-43cb-92C2-25804820EDAC}">
            <c15:filteredLineSeries>
              <c15:ser>
                <c:idx val="1"/>
                <c:order val="1"/>
                <c:tx>
                  <c:strRef>
                    <c:extLst>
                      <c:ext uri="{02D57815-91ED-43cb-92C2-25804820EDAC}">
                        <c15:formulaRef>
                          <c15:sqref>mi1_sm_mean_median_comp!$C$6:$C$7</c15:sqref>
                        </c15:formulaRef>
                      </c:ext>
                    </c:extLst>
                    <c:strCache>
                      <c:ptCount val="2"/>
                      <c:pt idx="0">
                        <c:v>SM</c:v>
                      </c:pt>
                      <c:pt idx="1">
                        <c:v>Diary</c:v>
                      </c:pt>
                    </c:strCache>
                  </c:strRef>
                </c:tx>
                <c:spPr>
                  <a:ln w="28575" cap="rnd">
                    <a:solidFill>
                      <a:schemeClr val="accent2"/>
                    </a:solidFill>
                    <a:round/>
                  </a:ln>
                  <a:effectLst/>
                </c:spPr>
                <c:marker>
                  <c:symbol val="none"/>
                </c:marker>
                <c:val>
                  <c:numRef>
                    <c:extLst>
                      <c:ext uri="{02D57815-91ED-43cb-92C2-25804820EDAC}">
                        <c15:formulaRef>
                          <c15:sqref>mi1_sm_mean_median_comp!$C$8:$C$40</c15:sqref>
                        </c15:formulaRef>
                      </c:ext>
                    </c:extLst>
                    <c:numCache>
                      <c:formatCode>0%</c:formatCode>
                      <c:ptCount val="33"/>
                      <c:pt idx="0">
                        <c:v>-1.4768614704027683E-2</c:v>
                      </c:pt>
                      <c:pt idx="1">
                        <c:v>-2.7285769162427087E-2</c:v>
                      </c:pt>
                      <c:pt idx="2">
                        <c:v>-1.1017019305396003E-3</c:v>
                      </c:pt>
                      <c:pt idx="3">
                        <c:v>1.2276152023431575E-3</c:v>
                      </c:pt>
                      <c:pt idx="4">
                        <c:v>2.1678267315679012E-3</c:v>
                      </c:pt>
                      <c:pt idx="5">
                        <c:v>-0.13495511958852269</c:v>
                      </c:pt>
                      <c:pt idx="6">
                        <c:v>-4.854627053161964E-2</c:v>
                      </c:pt>
                      <c:pt idx="7">
                        <c:v>-1.348734087732828E-2</c:v>
                      </c:pt>
                      <c:pt idx="8">
                        <c:v>-1.9124810581694351E-4</c:v>
                      </c:pt>
                      <c:pt idx="9">
                        <c:v>1.2516623776495539E-2</c:v>
                      </c:pt>
                      <c:pt idx="10">
                        <c:v>-1.6373139502670386E-2</c:v>
                      </c:pt>
                      <c:pt idx="11">
                        <c:v>-8.7195143008089504E-2</c:v>
                      </c:pt>
                      <c:pt idx="12">
                        <c:v>-1.3883071467861496E-2</c:v>
                      </c:pt>
                      <c:pt idx="13">
                        <c:v>0.14010015255826724</c:v>
                      </c:pt>
                      <c:pt idx="14">
                        <c:v>-3.4612857861738511E-2</c:v>
                      </c:pt>
                      <c:pt idx="15">
                        <c:v>7.3522887388268732E-3</c:v>
                      </c:pt>
                      <c:pt idx="16">
                        <c:v>4.2641721992844328E-3</c:v>
                      </c:pt>
                      <c:pt idx="17">
                        <c:v>0.51527653642610827</c:v>
                      </c:pt>
                      <c:pt idx="18">
                        <c:v>-1.7751758485432201E-2</c:v>
                      </c:pt>
                      <c:pt idx="19">
                        <c:v>5.2812337896033901E-2</c:v>
                      </c:pt>
                      <c:pt idx="20">
                        <c:v>-3.9984197709887481E-2</c:v>
                      </c:pt>
                      <c:pt idx="21">
                        <c:v>-7.5469147351655441E-2</c:v>
                      </c:pt>
                      <c:pt idx="22">
                        <c:v>-4.0325218485523839E-2</c:v>
                      </c:pt>
                      <c:pt idx="23">
                        <c:v>-6.7444670003087293E-3</c:v>
                      </c:pt>
                      <c:pt idx="24">
                        <c:v>0.13025105213485122</c:v>
                      </c:pt>
                      <c:pt idx="25">
                        <c:v>1.8807782217693747E-2</c:v>
                      </c:pt>
                      <c:pt idx="26">
                        <c:v>-3.6272769058095067E-2</c:v>
                      </c:pt>
                      <c:pt idx="27">
                        <c:v>-3.4796360819181693E-2</c:v>
                      </c:pt>
                      <c:pt idx="28">
                        <c:v>8.6175181564355885E-2</c:v>
                      </c:pt>
                      <c:pt idx="29">
                        <c:v>-0.11097121350626327</c:v>
                      </c:pt>
                      <c:pt idx="30">
                        <c:v>5.4338578472693522E-2</c:v>
                      </c:pt>
                      <c:pt idx="31">
                        <c:v>-5.7410102818203024E-2</c:v>
                      </c:pt>
                      <c:pt idx="32">
                        <c:v>2.3951448708969814E-3</c:v>
                      </c:pt>
                    </c:numCache>
                  </c:numRef>
                </c:val>
                <c:smooth val="0"/>
                <c:extLst>
                  <c:ext xmlns:c16="http://schemas.microsoft.com/office/drawing/2014/chart" uri="{C3380CC4-5D6E-409C-BE32-E72D297353CC}">
                    <c16:uniqueId val="{00000002-A2E0-4D4A-851E-29710896DCD7}"/>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mi1_sm_mean_median_comp!$E$6:$E$7</c15:sqref>
                        </c15:formulaRef>
                      </c:ext>
                    </c:extLst>
                    <c:strCache>
                      <c:ptCount val="2"/>
                      <c:pt idx="0">
                        <c:v>MI</c:v>
                      </c:pt>
                      <c:pt idx="1">
                        <c:v>Diary</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mi1_sm_mean_median_comp!$E$8:$E$40</c15:sqref>
                        </c15:formulaRef>
                      </c:ext>
                    </c:extLst>
                    <c:numCache>
                      <c:formatCode>0%</c:formatCode>
                      <c:ptCount val="33"/>
                      <c:pt idx="0">
                        <c:v>0.11113304395785684</c:v>
                      </c:pt>
                      <c:pt idx="1">
                        <c:v>0.23604134756670248</c:v>
                      </c:pt>
                      <c:pt idx="2">
                        <c:v>0.19475412104761691</c:v>
                      </c:pt>
                      <c:pt idx="3">
                        <c:v>0.11635920759117502</c:v>
                      </c:pt>
                      <c:pt idx="4">
                        <c:v>0.1206816352885387</c:v>
                      </c:pt>
                      <c:pt idx="5">
                        <c:v>0.14013698565796795</c:v>
                      </c:pt>
                      <c:pt idx="6">
                        <c:v>7.000560301155101E-2</c:v>
                      </c:pt>
                      <c:pt idx="7">
                        <c:v>0.28227763405293649</c:v>
                      </c:pt>
                      <c:pt idx="8">
                        <c:v>0.15148211609659223</c:v>
                      </c:pt>
                      <c:pt idx="9">
                        <c:v>0.16120882209007781</c:v>
                      </c:pt>
                      <c:pt idx="10">
                        <c:v>0.1218096386765164</c:v>
                      </c:pt>
                      <c:pt idx="11">
                        <c:v>9.3795631401815127E-2</c:v>
                      </c:pt>
                      <c:pt idx="12">
                        <c:v>-7.0982085053123978E-3</c:v>
                      </c:pt>
                      <c:pt idx="13">
                        <c:v>0.63299464502373803</c:v>
                      </c:pt>
                      <c:pt idx="14">
                        <c:v>8.783159358561532E-2</c:v>
                      </c:pt>
                      <c:pt idx="15">
                        <c:v>0.15956203477529685</c:v>
                      </c:pt>
                      <c:pt idx="16">
                        <c:v>0.17169364756553351</c:v>
                      </c:pt>
                      <c:pt idx="17">
                        <c:v>0.46957025672493358</c:v>
                      </c:pt>
                      <c:pt idx="18">
                        <c:v>0.24653494836073664</c:v>
                      </c:pt>
                      <c:pt idx="19">
                        <c:v>0.2175611403494786</c:v>
                      </c:pt>
                      <c:pt idx="20">
                        <c:v>8.7031294566091599E-2</c:v>
                      </c:pt>
                      <c:pt idx="21">
                        <c:v>3.7309232423784477E-2</c:v>
                      </c:pt>
                      <c:pt idx="22">
                        <c:v>6.6369699586553699E-2</c:v>
                      </c:pt>
                      <c:pt idx="23">
                        <c:v>0.15727630623337552</c:v>
                      </c:pt>
                      <c:pt idx="24">
                        <c:v>0.29832024641416788</c:v>
                      </c:pt>
                      <c:pt idx="25">
                        <c:v>0.20866261028290634</c:v>
                      </c:pt>
                      <c:pt idx="26">
                        <c:v>0.1497707209903536</c:v>
                      </c:pt>
                      <c:pt idx="27">
                        <c:v>7.3852439428486294E-2</c:v>
                      </c:pt>
                      <c:pt idx="28">
                        <c:v>0.21387550630841234</c:v>
                      </c:pt>
                      <c:pt idx="29">
                        <c:v>0.13187184433293764</c:v>
                      </c:pt>
                      <c:pt idx="30">
                        <c:v>0.11692231769297567</c:v>
                      </c:pt>
                      <c:pt idx="31">
                        <c:v>0.11752783307353054</c:v>
                      </c:pt>
                      <c:pt idx="32">
                        <c:v>0.1472631178669932</c:v>
                      </c:pt>
                    </c:numCache>
                  </c:numRef>
                </c:val>
                <c:smooth val="0"/>
                <c:extLst xmlns:c15="http://schemas.microsoft.com/office/drawing/2012/chart">
                  <c:ext xmlns:c16="http://schemas.microsoft.com/office/drawing/2014/chart" uri="{C3380CC4-5D6E-409C-BE32-E72D297353CC}">
                    <c16:uniqueId val="{00000003-A2E0-4D4A-851E-29710896DCD7}"/>
                  </c:ext>
                </c:extLst>
              </c15:ser>
            </c15:filteredLineSeries>
          </c:ext>
        </c:extLst>
      </c:lineChart>
      <c:catAx>
        <c:axId val="308736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08738304"/>
        <c:crosses val="autoZero"/>
        <c:auto val="1"/>
        <c:lblAlgn val="ctr"/>
        <c:lblOffset val="100"/>
        <c:noMultiLvlLbl val="0"/>
      </c:catAx>
      <c:valAx>
        <c:axId val="30873830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08736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Median, Weekday</a:t>
            </a:r>
          </a:p>
        </c:rich>
      </c:tx>
      <c:overlay val="0"/>
      <c:spPr>
        <a:noFill/>
        <a:ln>
          <a:noFill/>
        </a:ln>
        <a:effectLst/>
      </c:spPr>
    </c:title>
    <c:autoTitleDeleted val="0"/>
    <c:plotArea>
      <c:layout/>
      <c:lineChart>
        <c:grouping val="standard"/>
        <c:varyColors val="0"/>
        <c:ser>
          <c:idx val="0"/>
          <c:order val="0"/>
          <c:tx>
            <c:strRef>
              <c:f>mi1_sm_mean_median_comp!$F$6:$F$7</c:f>
              <c:strCache>
                <c:ptCount val="2"/>
                <c:pt idx="0">
                  <c:v>SM</c:v>
                </c:pt>
                <c:pt idx="1">
                  <c:v>Interview</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mi1_sm_mean_median_comp!$F$8:$F$40</c:f>
              <c:numCache>
                <c:formatCode>0%</c:formatCode>
                <c:ptCount val="33"/>
                <c:pt idx="0">
                  <c:v>-0.12500005587935248</c:v>
                </c:pt>
                <c:pt idx="1">
                  <c:v>-8.3333313465118408E-2</c:v>
                </c:pt>
                <c:pt idx="2">
                  <c:v>0</c:v>
                </c:pt>
                <c:pt idx="3">
                  <c:v>-4.1095948125344339E-2</c:v>
                </c:pt>
                <c:pt idx="4">
                  <c:v>0</c:v>
                </c:pt>
                <c:pt idx="5">
                  <c:v>-0.11029411842047543</c:v>
                </c:pt>
                <c:pt idx="6">
                  <c:v>-0.20833331346511852</c:v>
                </c:pt>
                <c:pt idx="7">
                  <c:v>-0.16666669978035709</c:v>
                </c:pt>
                <c:pt idx="8">
                  <c:v>0</c:v>
                </c:pt>
                <c:pt idx="9">
                  <c:v>7.1428576641805908E-2</c:v>
                </c:pt>
                <c:pt idx="10">
                  <c:v>-7.6923110781335291E-2</c:v>
                </c:pt>
                <c:pt idx="11">
                  <c:v>0</c:v>
                </c:pt>
                <c:pt idx="12">
                  <c:v>0</c:v>
                </c:pt>
                <c:pt idx="13">
                  <c:v>0</c:v>
                </c:pt>
                <c:pt idx="14">
                  <c:v>0</c:v>
                </c:pt>
                <c:pt idx="15">
                  <c:v>-0.11111108462015806</c:v>
                </c:pt>
                <c:pt idx="16">
                  <c:v>3.6363600896410553E-2</c:v>
                </c:pt>
                <c:pt idx="17">
                  <c:v>-0.33333331346511841</c:v>
                </c:pt>
                <c:pt idx="18">
                  <c:v>-8.3333313465118408E-2</c:v>
                </c:pt>
                <c:pt idx="19">
                  <c:v>0.11111109148818321</c:v>
                </c:pt>
                <c:pt idx="20">
                  <c:v>-7.1428505741818138E-2</c:v>
                </c:pt>
                <c:pt idx="21">
                  <c:v>-0.15384616654300076</c:v>
                </c:pt>
                <c:pt idx="22">
                  <c:v>0</c:v>
                </c:pt>
                <c:pt idx="23">
                  <c:v>-6.6666698455810414E-2</c:v>
                </c:pt>
                <c:pt idx="24">
                  <c:v>0.36363633408034213</c:v>
                </c:pt>
                <c:pt idx="25">
                  <c:v>3.3333301544189009E-2</c:v>
                </c:pt>
                <c:pt idx="26">
                  <c:v>-7.6923110781335291E-2</c:v>
                </c:pt>
                <c:pt idx="27">
                  <c:v>-0.10526320544636336</c:v>
                </c:pt>
                <c:pt idx="28">
                  <c:v>0.23076922230466623</c:v>
                </c:pt>
                <c:pt idx="29">
                  <c:v>-0.27777775128682469</c:v>
                </c:pt>
                <c:pt idx="30">
                  <c:v>8.3333373069762962E-2</c:v>
                </c:pt>
                <c:pt idx="31">
                  <c:v>-0.28735636719814317</c:v>
                </c:pt>
                <c:pt idx="32">
                  <c:v>-7.6923110781335291E-2</c:v>
                </c:pt>
              </c:numCache>
            </c:numRef>
          </c:val>
          <c:smooth val="0"/>
          <c:extLst>
            <c:ext xmlns:c16="http://schemas.microsoft.com/office/drawing/2014/chart" uri="{C3380CC4-5D6E-409C-BE32-E72D297353CC}">
              <c16:uniqueId val="{00000000-3D1B-47F4-A983-7CD4ECE4C8F6}"/>
            </c:ext>
          </c:extLst>
        </c:ser>
        <c:ser>
          <c:idx val="2"/>
          <c:order val="2"/>
          <c:tx>
            <c:strRef>
              <c:f>mi1_sm_mean_median_comp!$H$6:$H$7</c:f>
              <c:strCache>
                <c:ptCount val="2"/>
                <c:pt idx="0">
                  <c:v>MI</c:v>
                </c:pt>
                <c:pt idx="1">
                  <c:v>Interview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mi1_sm_mean_median_comp!$H$8:$H$40</c:f>
              <c:numCache>
                <c:formatCode>0%</c:formatCode>
                <c:ptCount val="33"/>
                <c:pt idx="0">
                  <c:v>0.33660917471023888</c:v>
                </c:pt>
                <c:pt idx="1">
                  <c:v>0.2042545080184941</c:v>
                </c:pt>
                <c:pt idx="2">
                  <c:v>0.4430820941925051</c:v>
                </c:pt>
                <c:pt idx="3">
                  <c:v>0.38349209397480299</c:v>
                </c:pt>
                <c:pt idx="4">
                  <c:v>0.48734843730926491</c:v>
                </c:pt>
                <c:pt idx="5">
                  <c:v>0.19732643714600728</c:v>
                </c:pt>
                <c:pt idx="6">
                  <c:v>0.15664970874786399</c:v>
                </c:pt>
                <c:pt idx="7">
                  <c:v>1.6759615470583613</c:v>
                </c:pt>
                <c:pt idx="8">
                  <c:v>0.21949172019958496</c:v>
                </c:pt>
                <c:pt idx="9">
                  <c:v>0.31296503939417031</c:v>
                </c:pt>
                <c:pt idx="10">
                  <c:v>0.4192010746883299</c:v>
                </c:pt>
                <c:pt idx="11">
                  <c:v>0.43169026482753248</c:v>
                </c:pt>
                <c:pt idx="12">
                  <c:v>0.14618097032819466</c:v>
                </c:pt>
                <c:pt idx="13">
                  <c:v>0.69873440453696634</c:v>
                </c:pt>
                <c:pt idx="14">
                  <c:v>0.20281841395116507</c:v>
                </c:pt>
                <c:pt idx="15">
                  <c:v>0.28364777565002464</c:v>
                </c:pt>
                <c:pt idx="16">
                  <c:v>0.40788149434356269</c:v>
                </c:pt>
                <c:pt idx="17">
                  <c:v>-0.27209961414337158</c:v>
                </c:pt>
                <c:pt idx="18">
                  <c:v>5.6704998016356978E-2</c:v>
                </c:pt>
                <c:pt idx="19">
                  <c:v>0.40492445619151396</c:v>
                </c:pt>
                <c:pt idx="20">
                  <c:v>0.45504786133929209</c:v>
                </c:pt>
                <c:pt idx="21">
                  <c:v>0.15580162063739422</c:v>
                </c:pt>
                <c:pt idx="22">
                  <c:v>0.183604836463928</c:v>
                </c:pt>
                <c:pt idx="23">
                  <c:v>0.47493839263915993</c:v>
                </c:pt>
                <c:pt idx="24">
                  <c:v>0.61427342644012128</c:v>
                </c:pt>
                <c:pt idx="25">
                  <c:v>0.72182667255401589</c:v>
                </c:pt>
                <c:pt idx="26">
                  <c:v>0.65025096122114623</c:v>
                </c:pt>
                <c:pt idx="27">
                  <c:v>0.1743877015769435</c:v>
                </c:pt>
                <c:pt idx="28">
                  <c:v>0.58668838696522441</c:v>
                </c:pt>
                <c:pt idx="29">
                  <c:v>0.17202377319335938</c:v>
                </c:pt>
                <c:pt idx="30">
                  <c:v>0.450936079025269</c:v>
                </c:pt>
                <c:pt idx="31">
                  <c:v>0.33512821410842708</c:v>
                </c:pt>
                <c:pt idx="32">
                  <c:v>0.31953377652044379</c:v>
                </c:pt>
              </c:numCache>
            </c:numRef>
          </c:val>
          <c:smooth val="0"/>
          <c:extLst>
            <c:ext xmlns:c16="http://schemas.microsoft.com/office/drawing/2014/chart" uri="{C3380CC4-5D6E-409C-BE32-E72D297353CC}">
              <c16:uniqueId val="{00000001-3D1B-47F4-A983-7CD4ECE4C8F6}"/>
            </c:ext>
          </c:extLst>
        </c:ser>
        <c:dLbls>
          <c:showLegendKey val="0"/>
          <c:showVal val="0"/>
          <c:showCatName val="0"/>
          <c:showSerName val="0"/>
          <c:showPercent val="0"/>
          <c:showBubbleSize val="0"/>
        </c:dLbls>
        <c:marker val="1"/>
        <c:smooth val="0"/>
        <c:axId val="310119808"/>
        <c:axId val="310122368"/>
        <c:extLst>
          <c:ext xmlns:c15="http://schemas.microsoft.com/office/drawing/2012/chart" uri="{02D57815-91ED-43cb-92C2-25804820EDAC}">
            <c15:filteredLineSeries>
              <c15:ser>
                <c:idx val="1"/>
                <c:order val="1"/>
                <c:tx>
                  <c:strRef>
                    <c:extLst>
                      <c:ext uri="{02D57815-91ED-43cb-92C2-25804820EDAC}">
                        <c15:formulaRef>
                          <c15:sqref>mi1_sm_mean_median_comp!$G$6:$G$7</c15:sqref>
                        </c15:formulaRef>
                      </c:ext>
                    </c:extLst>
                    <c:strCache>
                      <c:ptCount val="2"/>
                      <c:pt idx="0">
                        <c:v>SM</c:v>
                      </c:pt>
                      <c:pt idx="1">
                        <c:v>Diary</c:v>
                      </c:pt>
                    </c:strCache>
                  </c:strRef>
                </c:tx>
                <c:spPr>
                  <a:ln w="28575" cap="rnd">
                    <a:solidFill>
                      <a:schemeClr val="accent2"/>
                    </a:solidFill>
                    <a:round/>
                  </a:ln>
                  <a:effectLst/>
                </c:spPr>
                <c:marker>
                  <c:symbol val="none"/>
                </c:marker>
                <c:val>
                  <c:numRef>
                    <c:extLst>
                      <c:ext uri="{02D57815-91ED-43cb-92C2-25804820EDAC}">
                        <c15:formulaRef>
                          <c15:sqref>mi1_sm_mean_median_comp!$G$8:$G$40</c15:sqref>
                        </c15:formulaRef>
                      </c:ext>
                    </c:extLst>
                    <c:numCache>
                      <c:formatCode>0%</c:formatCode>
                      <c:ptCount val="33"/>
                      <c:pt idx="0">
                        <c:v>-2.5000064820049239E-2</c:v>
                      </c:pt>
                      <c:pt idx="1">
                        <c:v>-8.3333313465118408E-2</c:v>
                      </c:pt>
                      <c:pt idx="2">
                        <c:v>0</c:v>
                      </c:pt>
                      <c:pt idx="3">
                        <c:v>-6.8493181555417393E-2</c:v>
                      </c:pt>
                      <c:pt idx="4">
                        <c:v>0</c:v>
                      </c:pt>
                      <c:pt idx="5">
                        <c:v>-5.1470539510043545E-2</c:v>
                      </c:pt>
                      <c:pt idx="6">
                        <c:v>-0.20833331346511852</c:v>
                      </c:pt>
                      <c:pt idx="7">
                        <c:v>-0.16666669978035709</c:v>
                      </c:pt>
                      <c:pt idx="8">
                        <c:v>0</c:v>
                      </c:pt>
                      <c:pt idx="9">
                        <c:v>8.1632648592738333E-2</c:v>
                      </c:pt>
                      <c:pt idx="10">
                        <c:v>-7.6923110781335291E-2</c:v>
                      </c:pt>
                      <c:pt idx="11">
                        <c:v>-7.1428505741818138E-2</c:v>
                      </c:pt>
                      <c:pt idx="12">
                        <c:v>-9.5238072531564022E-2</c:v>
                      </c:pt>
                      <c:pt idx="13">
                        <c:v>0.23076922230466623</c:v>
                      </c:pt>
                      <c:pt idx="14">
                        <c:v>2.8571504476121667E-2</c:v>
                      </c:pt>
                      <c:pt idx="15">
                        <c:v>-5.5555582046508678E-2</c:v>
                      </c:pt>
                      <c:pt idx="16">
                        <c:v>0</c:v>
                      </c:pt>
                      <c:pt idx="17">
                        <c:v>-0.33333331346511841</c:v>
                      </c:pt>
                      <c:pt idx="18">
                        <c:v>-6.6666662693023682E-2</c:v>
                      </c:pt>
                      <c:pt idx="19">
                        <c:v>8.6419757447070644E-2</c:v>
                      </c:pt>
                      <c:pt idx="20">
                        <c:v>-5.7142804593454444E-2</c:v>
                      </c:pt>
                      <c:pt idx="21">
                        <c:v>-0.16923082171106985</c:v>
                      </c:pt>
                      <c:pt idx="22">
                        <c:v>0</c:v>
                      </c:pt>
                      <c:pt idx="23">
                        <c:v>-5.333337783813441E-2</c:v>
                      </c:pt>
                      <c:pt idx="24">
                        <c:v>0.36363633408034213</c:v>
                      </c:pt>
                      <c:pt idx="25">
                        <c:v>3.3333301544189009E-2</c:v>
                      </c:pt>
                      <c:pt idx="26">
                        <c:v>0</c:v>
                      </c:pt>
                      <c:pt idx="27">
                        <c:v>-8.4210519183045229E-2</c:v>
                      </c:pt>
                      <c:pt idx="28">
                        <c:v>0.23076922230466623</c:v>
                      </c:pt>
                      <c:pt idx="29">
                        <c:v>-0.27777775128682469</c:v>
                      </c:pt>
                      <c:pt idx="30">
                        <c:v>3.3333301544189009E-2</c:v>
                      </c:pt>
                      <c:pt idx="31">
                        <c:v>-0.11494257976457767</c:v>
                      </c:pt>
                      <c:pt idx="32">
                        <c:v>-7.6923110781335291E-2</c:v>
                      </c:pt>
                    </c:numCache>
                  </c:numRef>
                </c:val>
                <c:smooth val="0"/>
                <c:extLst>
                  <c:ext xmlns:c16="http://schemas.microsoft.com/office/drawing/2014/chart" uri="{C3380CC4-5D6E-409C-BE32-E72D297353CC}">
                    <c16:uniqueId val="{00000002-3D1B-47F4-A983-7CD4ECE4C8F6}"/>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mi1_sm_mean_median_comp!$I$6:$I$7</c15:sqref>
                        </c15:formulaRef>
                      </c:ext>
                    </c:extLst>
                    <c:strCache>
                      <c:ptCount val="2"/>
                      <c:pt idx="0">
                        <c:v>MI</c:v>
                      </c:pt>
                      <c:pt idx="1">
                        <c:v>Diary</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mi1_sm_mean_median_comp!$I$8:$I$40</c15:sqref>
                        </c15:formulaRef>
                      </c:ext>
                    </c:extLst>
                    <c:numCache>
                      <c:formatCode>0%</c:formatCode>
                      <c:ptCount val="33"/>
                      <c:pt idx="0">
                        <c:v>0.34447242783092213</c:v>
                      </c:pt>
                      <c:pt idx="1">
                        <c:v>0.2869236469268801</c:v>
                      </c:pt>
                      <c:pt idx="2">
                        <c:v>0.42842936515808105</c:v>
                      </c:pt>
                      <c:pt idx="3">
                        <c:v>0.39912680014187463</c:v>
                      </c:pt>
                      <c:pt idx="4">
                        <c:v>0.51909160614013694</c:v>
                      </c:pt>
                      <c:pt idx="5">
                        <c:v>0.189513530377174</c:v>
                      </c:pt>
                      <c:pt idx="6">
                        <c:v>0.15700721740722656</c:v>
                      </c:pt>
                      <c:pt idx="7">
                        <c:v>1.5406898045265747</c:v>
                      </c:pt>
                      <c:pt idx="8">
                        <c:v>0.28556048870086692</c:v>
                      </c:pt>
                      <c:pt idx="9">
                        <c:v>0.27949515790109825</c:v>
                      </c:pt>
                      <c:pt idx="10">
                        <c:v>0.4707577023695213</c:v>
                      </c:pt>
                      <c:pt idx="11">
                        <c:v>0.38247504855820269</c:v>
                      </c:pt>
                      <c:pt idx="12">
                        <c:v>-2.171802520751942E-2</c:v>
                      </c:pt>
                      <c:pt idx="13">
                        <c:v>1.150502786251113</c:v>
                      </c:pt>
                      <c:pt idx="14">
                        <c:v>0.25079480233909113</c:v>
                      </c:pt>
                      <c:pt idx="15">
                        <c:v>0.31029319763183594</c:v>
                      </c:pt>
                      <c:pt idx="16">
                        <c:v>0.40027117296874204</c:v>
                      </c:pt>
                      <c:pt idx="17">
                        <c:v>-0.37131756544113159</c:v>
                      </c:pt>
                      <c:pt idx="18">
                        <c:v>0.12160086631774902</c:v>
                      </c:pt>
                      <c:pt idx="19">
                        <c:v>0.37982516147781009</c:v>
                      </c:pt>
                      <c:pt idx="20">
                        <c:v>0.501019903626438</c:v>
                      </c:pt>
                      <c:pt idx="21">
                        <c:v>0.15212267537767432</c:v>
                      </c:pt>
                      <c:pt idx="22">
                        <c:v>0.17417693138122603</c:v>
                      </c:pt>
                      <c:pt idx="23">
                        <c:v>0.51673736572265616</c:v>
                      </c:pt>
                      <c:pt idx="24">
                        <c:v>0.65493018724852936</c:v>
                      </c:pt>
                      <c:pt idx="25">
                        <c:v>0.71423268318176292</c:v>
                      </c:pt>
                      <c:pt idx="26">
                        <c:v>0.68935289055190196</c:v>
                      </c:pt>
                      <c:pt idx="27">
                        <c:v>0.18885935761152228</c:v>
                      </c:pt>
                      <c:pt idx="28">
                        <c:v>0.570267216232476</c:v>
                      </c:pt>
                      <c:pt idx="29">
                        <c:v>0.32295862833658862</c:v>
                      </c:pt>
                      <c:pt idx="30">
                        <c:v>0.43075919151306197</c:v>
                      </c:pt>
                      <c:pt idx="31">
                        <c:v>0.33140674685094273</c:v>
                      </c:pt>
                      <c:pt idx="32">
                        <c:v>0.22375553484126098</c:v>
                      </c:pt>
                    </c:numCache>
                  </c:numRef>
                </c:val>
                <c:smooth val="0"/>
                <c:extLst xmlns:c15="http://schemas.microsoft.com/office/drawing/2012/chart">
                  <c:ext xmlns:c16="http://schemas.microsoft.com/office/drawing/2014/chart" uri="{C3380CC4-5D6E-409C-BE32-E72D297353CC}">
                    <c16:uniqueId val="{00000003-3D1B-47F4-A983-7CD4ECE4C8F6}"/>
                  </c:ext>
                </c:extLst>
              </c15:ser>
            </c15:filteredLineSeries>
          </c:ext>
        </c:extLst>
      </c:lineChart>
      <c:catAx>
        <c:axId val="310119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10122368"/>
        <c:crosses val="autoZero"/>
        <c:auto val="1"/>
        <c:lblAlgn val="ctr"/>
        <c:lblOffset val="100"/>
        <c:noMultiLvlLbl val="0"/>
      </c:catAx>
      <c:valAx>
        <c:axId val="310122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10119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Mean, Weekend</a:t>
            </a:r>
          </a:p>
        </c:rich>
      </c:tx>
      <c:overlay val="0"/>
      <c:spPr>
        <a:noFill/>
        <a:ln>
          <a:noFill/>
        </a:ln>
        <a:effectLst/>
      </c:spPr>
    </c:title>
    <c:autoTitleDeleted val="0"/>
    <c:plotArea>
      <c:layout/>
      <c:lineChart>
        <c:grouping val="standard"/>
        <c:varyColors val="0"/>
        <c:ser>
          <c:idx val="0"/>
          <c:order val="0"/>
          <c:tx>
            <c:strRef>
              <c:f>mi1_sm_mean_median_comp!$B$63:$B$64</c:f>
              <c:strCache>
                <c:ptCount val="2"/>
                <c:pt idx="0">
                  <c:v>SM</c:v>
                </c:pt>
                <c:pt idx="1">
                  <c:v>Interview</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mi1_sm_mean_median_comp!$B$65:$B$97</c:f>
              <c:numCache>
                <c:formatCode>0%</c:formatCode>
                <c:ptCount val="33"/>
                <c:pt idx="0">
                  <c:v>-1.9072901507579898E-2</c:v>
                </c:pt>
                <c:pt idx="1">
                  <c:v>0.13151522173476127</c:v>
                </c:pt>
                <c:pt idx="2">
                  <c:v>-2.6434998533023779E-2</c:v>
                </c:pt>
                <c:pt idx="3">
                  <c:v>-1.7613419729066049E-2</c:v>
                </c:pt>
                <c:pt idx="4">
                  <c:v>1.6344982682048981E-2</c:v>
                </c:pt>
                <c:pt idx="5">
                  <c:v>-0.11713377348791421</c:v>
                </c:pt>
                <c:pt idx="6">
                  <c:v>-5.1382548798898586E-2</c:v>
                </c:pt>
                <c:pt idx="7">
                  <c:v>0.16546731738358589</c:v>
                </c:pt>
                <c:pt idx="8">
                  <c:v>2.1039709419798491E-2</c:v>
                </c:pt>
                <c:pt idx="9">
                  <c:v>-6.1155815620110965E-2</c:v>
                </c:pt>
                <c:pt idx="10">
                  <c:v>-5.0871704882227142E-4</c:v>
                </c:pt>
                <c:pt idx="11">
                  <c:v>-3.4099913569475171E-2</c:v>
                </c:pt>
                <c:pt idx="12">
                  <c:v>-4.7165660814084243E-2</c:v>
                </c:pt>
                <c:pt idx="13">
                  <c:v>-9.0363731136823278E-3</c:v>
                </c:pt>
                <c:pt idx="14">
                  <c:v>1.4952456603565478E-2</c:v>
                </c:pt>
                <c:pt idx="15">
                  <c:v>-4.7082945821968925E-2</c:v>
                </c:pt>
                <c:pt idx="16">
                  <c:v>6.860646367018175E-2</c:v>
                </c:pt>
                <c:pt idx="17">
                  <c:v>0.22624899945105437</c:v>
                </c:pt>
                <c:pt idx="18">
                  <c:v>0.14479912764482994</c:v>
                </c:pt>
                <c:pt idx="19">
                  <c:v>-9.9725579873286008E-2</c:v>
                </c:pt>
                <c:pt idx="20">
                  <c:v>1.5215114324162116E-2</c:v>
                </c:pt>
                <c:pt idx="21">
                  <c:v>-3.5829313055791734E-2</c:v>
                </c:pt>
                <c:pt idx="22">
                  <c:v>1.0871237587611882E-2</c:v>
                </c:pt>
                <c:pt idx="23">
                  <c:v>-1.8564246824494313E-2</c:v>
                </c:pt>
                <c:pt idx="24">
                  <c:v>0.18034931241412155</c:v>
                </c:pt>
                <c:pt idx="25">
                  <c:v>-4.8726037574045478E-2</c:v>
                </c:pt>
                <c:pt idx="26">
                  <c:v>7.4052806295783924E-2</c:v>
                </c:pt>
                <c:pt idx="27">
                  <c:v>-3.2579548155793892E-2</c:v>
                </c:pt>
                <c:pt idx="28">
                  <c:v>6.644495879165313E-2</c:v>
                </c:pt>
                <c:pt idx="29">
                  <c:v>7.8233354544412492E-3</c:v>
                </c:pt>
                <c:pt idx="30">
                  <c:v>-2.284507057074836E-2</c:v>
                </c:pt>
                <c:pt idx="31">
                  <c:v>-4.1296961232477614E-2</c:v>
                </c:pt>
                <c:pt idx="32">
                  <c:v>-9.4101511973078811E-2</c:v>
                </c:pt>
              </c:numCache>
            </c:numRef>
          </c:val>
          <c:smooth val="0"/>
          <c:extLst>
            <c:ext xmlns:c16="http://schemas.microsoft.com/office/drawing/2014/chart" uri="{C3380CC4-5D6E-409C-BE32-E72D297353CC}">
              <c16:uniqueId val="{00000000-99CC-4564-929D-C131691FB523}"/>
            </c:ext>
          </c:extLst>
        </c:ser>
        <c:ser>
          <c:idx val="2"/>
          <c:order val="2"/>
          <c:tx>
            <c:strRef>
              <c:f>mi1_sm_mean_median_comp!$D$63:$D$64</c:f>
              <c:strCache>
                <c:ptCount val="2"/>
                <c:pt idx="0">
                  <c:v>MI</c:v>
                </c:pt>
                <c:pt idx="1">
                  <c:v>Interview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mi1_sm_mean_median_comp!$D$65:$D$97</c:f>
              <c:numCache>
                <c:formatCode>0%</c:formatCode>
                <c:ptCount val="33"/>
                <c:pt idx="0">
                  <c:v>9.3798942880372715E-2</c:v>
                </c:pt>
                <c:pt idx="1">
                  <c:v>1.2462960689671343E-2</c:v>
                </c:pt>
                <c:pt idx="2">
                  <c:v>2.1215796067737713E-2</c:v>
                </c:pt>
                <c:pt idx="3">
                  <c:v>7.9308373060406057E-2</c:v>
                </c:pt>
                <c:pt idx="4">
                  <c:v>0.10415732513176312</c:v>
                </c:pt>
                <c:pt idx="5">
                  <c:v>-6.4731733685300274E-2</c:v>
                </c:pt>
                <c:pt idx="6">
                  <c:v>7.1593662152762194E-2</c:v>
                </c:pt>
                <c:pt idx="7">
                  <c:v>0.26141462175420038</c:v>
                </c:pt>
                <c:pt idx="8">
                  <c:v>0.13037765916673627</c:v>
                </c:pt>
                <c:pt idx="9">
                  <c:v>-3.389247363725334E-2</c:v>
                </c:pt>
                <c:pt idx="10">
                  <c:v>0.11306612184622145</c:v>
                </c:pt>
                <c:pt idx="11">
                  <c:v>-2.2175681181836993E-2</c:v>
                </c:pt>
                <c:pt idx="12">
                  <c:v>2.6610409789737055E-2</c:v>
                </c:pt>
                <c:pt idx="13">
                  <c:v>6.3542331025840948E-3</c:v>
                </c:pt>
                <c:pt idx="14">
                  <c:v>0.16069796360191724</c:v>
                </c:pt>
                <c:pt idx="15">
                  <c:v>1.4805673669896713E-2</c:v>
                </c:pt>
                <c:pt idx="16">
                  <c:v>0.16190433204418331</c:v>
                </c:pt>
                <c:pt idx="17">
                  <c:v>0.33921191340242118</c:v>
                </c:pt>
                <c:pt idx="18">
                  <c:v>0.25328365862421731</c:v>
                </c:pt>
                <c:pt idx="19">
                  <c:v>-3.812620341624251E-2</c:v>
                </c:pt>
                <c:pt idx="20">
                  <c:v>7.7177796503862472E-2</c:v>
                </c:pt>
                <c:pt idx="21">
                  <c:v>9.477776693620199E-2</c:v>
                </c:pt>
                <c:pt idx="22">
                  <c:v>7.444537562368847E-2</c:v>
                </c:pt>
                <c:pt idx="23">
                  <c:v>6.7247178793287787E-2</c:v>
                </c:pt>
                <c:pt idx="24">
                  <c:v>0.21364381221834416</c:v>
                </c:pt>
                <c:pt idx="25">
                  <c:v>2.6981368284917817E-2</c:v>
                </c:pt>
                <c:pt idx="26">
                  <c:v>0.13674281637911845</c:v>
                </c:pt>
                <c:pt idx="27">
                  <c:v>7.1704993779322601E-2</c:v>
                </c:pt>
                <c:pt idx="28">
                  <c:v>0.11705588321379712</c:v>
                </c:pt>
                <c:pt idx="29">
                  <c:v>8.9066649490682659E-2</c:v>
                </c:pt>
                <c:pt idx="30">
                  <c:v>3.4908597480878045E-2</c:v>
                </c:pt>
                <c:pt idx="31">
                  <c:v>2.4216239426581465E-2</c:v>
                </c:pt>
                <c:pt idx="32">
                  <c:v>4.1997110736077481E-2</c:v>
                </c:pt>
              </c:numCache>
            </c:numRef>
          </c:val>
          <c:smooth val="0"/>
          <c:extLst>
            <c:ext xmlns:c16="http://schemas.microsoft.com/office/drawing/2014/chart" uri="{C3380CC4-5D6E-409C-BE32-E72D297353CC}">
              <c16:uniqueId val="{00000001-99CC-4564-929D-C131691FB523}"/>
            </c:ext>
          </c:extLst>
        </c:ser>
        <c:dLbls>
          <c:showLegendKey val="0"/>
          <c:showVal val="0"/>
          <c:showCatName val="0"/>
          <c:showSerName val="0"/>
          <c:showPercent val="0"/>
          <c:showBubbleSize val="0"/>
        </c:dLbls>
        <c:marker val="1"/>
        <c:smooth val="0"/>
        <c:axId val="310135808"/>
        <c:axId val="310167040"/>
        <c:extLst>
          <c:ext xmlns:c15="http://schemas.microsoft.com/office/drawing/2012/chart" uri="{02D57815-91ED-43cb-92C2-25804820EDAC}">
            <c15:filteredLineSeries>
              <c15:ser>
                <c:idx val="1"/>
                <c:order val="1"/>
                <c:tx>
                  <c:strRef>
                    <c:extLst>
                      <c:ext uri="{02D57815-91ED-43cb-92C2-25804820EDAC}">
                        <c15:formulaRef>
                          <c15:sqref>mi1_sm_mean_median_comp!$C$63:$C$64</c15:sqref>
                        </c15:formulaRef>
                      </c:ext>
                    </c:extLst>
                    <c:strCache>
                      <c:ptCount val="2"/>
                      <c:pt idx="0">
                        <c:v>SM</c:v>
                      </c:pt>
                      <c:pt idx="1">
                        <c:v>Diary</c:v>
                      </c:pt>
                    </c:strCache>
                  </c:strRef>
                </c:tx>
                <c:spPr>
                  <a:ln w="28575" cap="rnd">
                    <a:solidFill>
                      <a:schemeClr val="accent2"/>
                    </a:solidFill>
                    <a:round/>
                  </a:ln>
                  <a:effectLst/>
                </c:spPr>
                <c:marker>
                  <c:symbol val="none"/>
                </c:marker>
                <c:val>
                  <c:numRef>
                    <c:extLst>
                      <c:ext uri="{02D57815-91ED-43cb-92C2-25804820EDAC}">
                        <c15:formulaRef>
                          <c15:sqref>mi1_sm_mean_median_comp!$C$65:$C$97</c15:sqref>
                        </c15:formulaRef>
                      </c:ext>
                    </c:extLst>
                    <c:numCache>
                      <c:formatCode>0%</c:formatCode>
                      <c:ptCount val="33"/>
                      <c:pt idx="0">
                        <c:v>-3.0620064023280436E-2</c:v>
                      </c:pt>
                      <c:pt idx="1">
                        <c:v>0.12569755367174595</c:v>
                      </c:pt>
                      <c:pt idx="2">
                        <c:v>-1.5298352846906949E-2</c:v>
                      </c:pt>
                      <c:pt idx="3">
                        <c:v>7.0060315396138773E-2</c:v>
                      </c:pt>
                      <c:pt idx="4">
                        <c:v>2.5998779926099003E-2</c:v>
                      </c:pt>
                      <c:pt idx="5">
                        <c:v>-0.15334827119092809</c:v>
                      </c:pt>
                      <c:pt idx="6">
                        <c:v>-2.9181170639749454E-2</c:v>
                      </c:pt>
                      <c:pt idx="7">
                        <c:v>0.2301413496068323</c:v>
                      </c:pt>
                      <c:pt idx="8">
                        <c:v>1.1708634737899626E-2</c:v>
                      </c:pt>
                      <c:pt idx="9">
                        <c:v>-6.2965121366661547E-2</c:v>
                      </c:pt>
                      <c:pt idx="10">
                        <c:v>4.2015985425991609E-4</c:v>
                      </c:pt>
                      <c:pt idx="11">
                        <c:v>-1.5185991843369884E-2</c:v>
                      </c:pt>
                      <c:pt idx="12">
                        <c:v>-6.9431843126696591E-2</c:v>
                      </c:pt>
                      <c:pt idx="13">
                        <c:v>-1.6123021096365653E-2</c:v>
                      </c:pt>
                      <c:pt idx="14">
                        <c:v>4.4826228359776898E-2</c:v>
                      </c:pt>
                      <c:pt idx="15">
                        <c:v>-4.8770686978550915E-2</c:v>
                      </c:pt>
                      <c:pt idx="16">
                        <c:v>6.1583049524177147E-2</c:v>
                      </c:pt>
                      <c:pt idx="17">
                        <c:v>0.38360709057489539</c:v>
                      </c:pt>
                      <c:pt idx="18">
                        <c:v>9.1869197258948043E-2</c:v>
                      </c:pt>
                      <c:pt idx="19">
                        <c:v>-9.2170243283970721E-2</c:v>
                      </c:pt>
                      <c:pt idx="20">
                        <c:v>2.6315139825594303E-2</c:v>
                      </c:pt>
                      <c:pt idx="21">
                        <c:v>-3.1763434649665245E-2</c:v>
                      </c:pt>
                      <c:pt idx="22">
                        <c:v>7.2085057700206345E-3</c:v>
                      </c:pt>
                      <c:pt idx="23">
                        <c:v>-1.5768813540747106E-2</c:v>
                      </c:pt>
                      <c:pt idx="24">
                        <c:v>0.20243654738872929</c:v>
                      </c:pt>
                      <c:pt idx="25">
                        <c:v>-7.0165526429454173E-2</c:v>
                      </c:pt>
                      <c:pt idx="26">
                        <c:v>7.8490410425985813E-2</c:v>
                      </c:pt>
                      <c:pt idx="27">
                        <c:v>-2.5088483694546748E-2</c:v>
                      </c:pt>
                      <c:pt idx="28">
                        <c:v>6.3989577620002125E-2</c:v>
                      </c:pt>
                      <c:pt idx="29">
                        <c:v>-2.0447308540810449E-2</c:v>
                      </c:pt>
                      <c:pt idx="30">
                        <c:v>-6.8042176238221508E-2</c:v>
                      </c:pt>
                      <c:pt idx="31">
                        <c:v>1.5248828235771894E-2</c:v>
                      </c:pt>
                      <c:pt idx="32">
                        <c:v>-8.5881734581417679E-2</c:v>
                      </c:pt>
                    </c:numCache>
                  </c:numRef>
                </c:val>
                <c:smooth val="0"/>
                <c:extLst>
                  <c:ext xmlns:c16="http://schemas.microsoft.com/office/drawing/2014/chart" uri="{C3380CC4-5D6E-409C-BE32-E72D297353CC}">
                    <c16:uniqueId val="{00000002-99CC-4564-929D-C131691FB523}"/>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mi1_sm_mean_median_comp!$E$63:$E$64</c15:sqref>
                        </c15:formulaRef>
                      </c:ext>
                    </c:extLst>
                    <c:strCache>
                      <c:ptCount val="2"/>
                      <c:pt idx="0">
                        <c:v>MI</c:v>
                      </c:pt>
                      <c:pt idx="1">
                        <c:v>Diary</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mi1_sm_mean_median_comp!$E$65:$E$97</c15:sqref>
                        </c15:formulaRef>
                      </c:ext>
                    </c:extLst>
                    <c:numCache>
                      <c:formatCode>0%</c:formatCode>
                      <c:ptCount val="33"/>
                      <c:pt idx="0">
                        <c:v>3.8598871385800537E-2</c:v>
                      </c:pt>
                      <c:pt idx="1">
                        <c:v>7.618227952486345E-2</c:v>
                      </c:pt>
                      <c:pt idx="2">
                        <c:v>8.7793333998931189E-3</c:v>
                      </c:pt>
                      <c:pt idx="3">
                        <c:v>0.10206894375083264</c:v>
                      </c:pt>
                      <c:pt idx="4">
                        <c:v>7.1123405922491889E-2</c:v>
                      </c:pt>
                      <c:pt idx="5">
                        <c:v>-9.4391654597621333E-2</c:v>
                      </c:pt>
                      <c:pt idx="6">
                        <c:v>6.6590996596358032E-2</c:v>
                      </c:pt>
                      <c:pt idx="7">
                        <c:v>1.7175874815338776E-2</c:v>
                      </c:pt>
                      <c:pt idx="8">
                        <c:v>9.5889592932695944E-2</c:v>
                      </c:pt>
                      <c:pt idx="9">
                        <c:v>-4.1022280711806247E-2</c:v>
                      </c:pt>
                      <c:pt idx="10">
                        <c:v>8.8189164936708586E-2</c:v>
                      </c:pt>
                      <c:pt idx="11">
                        <c:v>-4.140147779314074E-2</c:v>
                      </c:pt>
                      <c:pt idx="12">
                        <c:v>-8.149459411128801E-2</c:v>
                      </c:pt>
                      <c:pt idx="13">
                        <c:v>1.550937990866208E-2</c:v>
                      </c:pt>
                      <c:pt idx="14">
                        <c:v>0.12177760805194549</c:v>
                      </c:pt>
                      <c:pt idx="15">
                        <c:v>1.713673785739056E-3</c:v>
                      </c:pt>
                      <c:pt idx="16">
                        <c:v>9.0223918370978762E-2</c:v>
                      </c:pt>
                      <c:pt idx="17">
                        <c:v>0.124944903486087</c:v>
                      </c:pt>
                      <c:pt idx="18">
                        <c:v>0.20818678223948139</c:v>
                      </c:pt>
                      <c:pt idx="19">
                        <c:v>-5.4042756007611104E-2</c:v>
                      </c:pt>
                      <c:pt idx="20">
                        <c:v>6.2338445423472111E-2</c:v>
                      </c:pt>
                      <c:pt idx="21">
                        <c:v>5.3961669297512005E-2</c:v>
                      </c:pt>
                      <c:pt idx="22">
                        <c:v>4.2136693726608776E-2</c:v>
                      </c:pt>
                      <c:pt idx="23">
                        <c:v>3.6138717691001743E-2</c:v>
                      </c:pt>
                      <c:pt idx="24">
                        <c:v>0.18746426116496751</c:v>
                      </c:pt>
                      <c:pt idx="25">
                        <c:v>-8.502312352776431E-3</c:v>
                      </c:pt>
                      <c:pt idx="26">
                        <c:v>0.11133178364805474</c:v>
                      </c:pt>
                      <c:pt idx="27">
                        <c:v>3.8217710080800105E-2</c:v>
                      </c:pt>
                      <c:pt idx="28">
                        <c:v>0.13174720880997715</c:v>
                      </c:pt>
                      <c:pt idx="29">
                        <c:v>6.6395373212420061E-2</c:v>
                      </c:pt>
                      <c:pt idx="30">
                        <c:v>-5.1763852041937564E-2</c:v>
                      </c:pt>
                      <c:pt idx="31">
                        <c:v>2.3073404940781028E-3</c:v>
                      </c:pt>
                      <c:pt idx="32">
                        <c:v>5.6719097896393844E-3</c:v>
                      </c:pt>
                    </c:numCache>
                  </c:numRef>
                </c:val>
                <c:smooth val="0"/>
                <c:extLst xmlns:c15="http://schemas.microsoft.com/office/drawing/2012/chart">
                  <c:ext xmlns:c16="http://schemas.microsoft.com/office/drawing/2014/chart" uri="{C3380CC4-5D6E-409C-BE32-E72D297353CC}">
                    <c16:uniqueId val="{00000003-99CC-4564-929D-C131691FB523}"/>
                  </c:ext>
                </c:extLst>
              </c15:ser>
            </c15:filteredLineSeries>
          </c:ext>
        </c:extLst>
      </c:lineChart>
      <c:catAx>
        <c:axId val="310135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10167040"/>
        <c:crosses val="autoZero"/>
        <c:auto val="1"/>
        <c:lblAlgn val="ctr"/>
        <c:lblOffset val="100"/>
        <c:noMultiLvlLbl val="0"/>
      </c:catAx>
      <c:valAx>
        <c:axId val="31016704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10135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Median, Weekend</a:t>
            </a:r>
          </a:p>
        </c:rich>
      </c:tx>
      <c:overlay val="0"/>
      <c:spPr>
        <a:noFill/>
        <a:ln>
          <a:noFill/>
        </a:ln>
        <a:effectLst/>
      </c:spPr>
    </c:title>
    <c:autoTitleDeleted val="0"/>
    <c:plotArea>
      <c:layout/>
      <c:lineChart>
        <c:grouping val="standard"/>
        <c:varyColors val="0"/>
        <c:ser>
          <c:idx val="0"/>
          <c:order val="0"/>
          <c:tx>
            <c:strRef>
              <c:f>mi1_sm_mean_median_comp!$F$63:$F$64</c:f>
              <c:strCache>
                <c:ptCount val="2"/>
                <c:pt idx="0">
                  <c:v>SM</c:v>
                </c:pt>
                <c:pt idx="1">
                  <c:v>Interview</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mi1_sm_mean_median_comp!$F$65:$F$97</c:f>
              <c:numCache>
                <c:formatCode>0%</c:formatCode>
                <c:ptCount val="33"/>
                <c:pt idx="0">
                  <c:v>-1.63934272452404E-2</c:v>
                </c:pt>
                <c:pt idx="1">
                  <c:v>6.0000015735626633E-2</c:v>
                </c:pt>
                <c:pt idx="2">
                  <c:v>-8.3333313465118519E-2</c:v>
                </c:pt>
                <c:pt idx="3">
                  <c:v>0</c:v>
                </c:pt>
                <c:pt idx="4">
                  <c:v>9.0909002241026382E-3</c:v>
                </c:pt>
                <c:pt idx="5">
                  <c:v>-0.2444444656372069</c:v>
                </c:pt>
                <c:pt idx="6">
                  <c:v>0</c:v>
                </c:pt>
                <c:pt idx="7">
                  <c:v>0.27659569935002271</c:v>
                </c:pt>
                <c:pt idx="8">
                  <c:v>4.1666626930237038E-2</c:v>
                </c:pt>
                <c:pt idx="9">
                  <c:v>-7.7348071974802424E-2</c:v>
                </c:pt>
                <c:pt idx="10">
                  <c:v>0</c:v>
                </c:pt>
                <c:pt idx="11">
                  <c:v>-9.230771092973411E-2</c:v>
                </c:pt>
                <c:pt idx="12">
                  <c:v>0</c:v>
                </c:pt>
                <c:pt idx="13">
                  <c:v>-8.5365858977213827E-2</c:v>
                </c:pt>
                <c:pt idx="14">
                  <c:v>5.8823559110965595E-2</c:v>
                </c:pt>
                <c:pt idx="15">
                  <c:v>-4.6052588237619263E-2</c:v>
                </c:pt>
                <c:pt idx="16">
                  <c:v>0</c:v>
                </c:pt>
                <c:pt idx="17">
                  <c:v>0.14285721584242461</c:v>
                </c:pt>
                <c:pt idx="18">
                  <c:v>0.41666662693023704</c:v>
                </c:pt>
                <c:pt idx="19">
                  <c:v>-0.10588233908154965</c:v>
                </c:pt>
                <c:pt idx="20">
                  <c:v>1.12359442203398E-2</c:v>
                </c:pt>
                <c:pt idx="21">
                  <c:v>-0.10891086164028851</c:v>
                </c:pt>
                <c:pt idx="22">
                  <c:v>2.2222201029459265E-2</c:v>
                </c:pt>
                <c:pt idx="23">
                  <c:v>-7.1428505741818138E-2</c:v>
                </c:pt>
                <c:pt idx="24">
                  <c:v>0.41666662693023704</c:v>
                </c:pt>
                <c:pt idx="25">
                  <c:v>0.12765952428038285</c:v>
                </c:pt>
                <c:pt idx="26">
                  <c:v>5.2631527433106395E-2</c:v>
                </c:pt>
                <c:pt idx="27">
                  <c:v>-8.5714283378756861E-2</c:v>
                </c:pt>
                <c:pt idx="28">
                  <c:v>0.19999999999999996</c:v>
                </c:pt>
                <c:pt idx="29">
                  <c:v>-8.6956502809866776E-2</c:v>
                </c:pt>
                <c:pt idx="30">
                  <c:v>-5.4054098463650058E-2</c:v>
                </c:pt>
                <c:pt idx="31">
                  <c:v>-0.20000004904610613</c:v>
                </c:pt>
                <c:pt idx="32">
                  <c:v>-4.5161248642744511E-2</c:v>
                </c:pt>
              </c:numCache>
            </c:numRef>
          </c:val>
          <c:smooth val="0"/>
          <c:extLst>
            <c:ext xmlns:c16="http://schemas.microsoft.com/office/drawing/2014/chart" uri="{C3380CC4-5D6E-409C-BE32-E72D297353CC}">
              <c16:uniqueId val="{00000000-8C22-4F1D-985E-600A238E6F07}"/>
            </c:ext>
          </c:extLst>
        </c:ser>
        <c:ser>
          <c:idx val="2"/>
          <c:order val="2"/>
          <c:tx>
            <c:strRef>
              <c:f>mi1_sm_mean_median_comp!$H$63:$H$64</c:f>
              <c:strCache>
                <c:ptCount val="2"/>
                <c:pt idx="0">
                  <c:v>MI</c:v>
                </c:pt>
                <c:pt idx="1">
                  <c:v>Interview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mi1_sm_mean_median_comp!$H$65:$H$97</c:f>
              <c:numCache>
                <c:formatCode>0%</c:formatCode>
                <c:ptCount val="33"/>
                <c:pt idx="0">
                  <c:v>0.3982742168594462</c:v>
                </c:pt>
                <c:pt idx="1">
                  <c:v>-3.5464597593894309E-2</c:v>
                </c:pt>
                <c:pt idx="2">
                  <c:v>0.11023187637329102</c:v>
                </c:pt>
                <c:pt idx="3">
                  <c:v>0.11903976355369128</c:v>
                </c:pt>
                <c:pt idx="4">
                  <c:v>0.33158338434948997</c:v>
                </c:pt>
                <c:pt idx="5">
                  <c:v>-9.3231836954752456E-2</c:v>
                </c:pt>
                <c:pt idx="6">
                  <c:v>0.36547994613647461</c:v>
                </c:pt>
                <c:pt idx="7">
                  <c:v>0.7641282976997763</c:v>
                </c:pt>
                <c:pt idx="8">
                  <c:v>0.30771243572235107</c:v>
                </c:pt>
                <c:pt idx="9">
                  <c:v>7.0485884684809763E-2</c:v>
                </c:pt>
                <c:pt idx="10">
                  <c:v>0.31205634410888639</c:v>
                </c:pt>
                <c:pt idx="11">
                  <c:v>0.22593948562550636</c:v>
                </c:pt>
                <c:pt idx="12">
                  <c:v>2.459825721200537E-2</c:v>
                </c:pt>
                <c:pt idx="13">
                  <c:v>7.6680648171727483E-3</c:v>
                </c:pt>
                <c:pt idx="14">
                  <c:v>0.48868221458647065</c:v>
                </c:pt>
                <c:pt idx="15">
                  <c:v>0.12020625717020383</c:v>
                </c:pt>
                <c:pt idx="16">
                  <c:v>0.4325078685586381</c:v>
                </c:pt>
                <c:pt idx="17">
                  <c:v>0.68816933251003998</c:v>
                </c:pt>
                <c:pt idx="18">
                  <c:v>0.74716114997863792</c:v>
                </c:pt>
                <c:pt idx="19">
                  <c:v>8.4126951670000061E-2</c:v>
                </c:pt>
                <c:pt idx="20">
                  <c:v>9.0720786504844053E-2</c:v>
                </c:pt>
                <c:pt idx="21">
                  <c:v>0.42341604310173642</c:v>
                </c:pt>
                <c:pt idx="22">
                  <c:v>0.25167806943257665</c:v>
                </c:pt>
                <c:pt idx="23">
                  <c:v>0.21940051553591711</c:v>
                </c:pt>
                <c:pt idx="24">
                  <c:v>0.661990165710449</c:v>
                </c:pt>
                <c:pt idx="25">
                  <c:v>0.51613818527299204</c:v>
                </c:pt>
                <c:pt idx="26">
                  <c:v>0.39742551609276444</c:v>
                </c:pt>
                <c:pt idx="27">
                  <c:v>0.12967325644756089</c:v>
                </c:pt>
                <c:pt idx="28">
                  <c:v>0.45275287628173855</c:v>
                </c:pt>
                <c:pt idx="29">
                  <c:v>0.20782755943681663</c:v>
                </c:pt>
                <c:pt idx="30">
                  <c:v>0.13044862965701531</c:v>
                </c:pt>
                <c:pt idx="31">
                  <c:v>-2.349128659135824E-2</c:v>
                </c:pt>
                <c:pt idx="32">
                  <c:v>0.25537666983378826</c:v>
                </c:pt>
              </c:numCache>
            </c:numRef>
          </c:val>
          <c:smooth val="0"/>
          <c:extLst>
            <c:ext xmlns:c16="http://schemas.microsoft.com/office/drawing/2014/chart" uri="{C3380CC4-5D6E-409C-BE32-E72D297353CC}">
              <c16:uniqueId val="{00000001-8C22-4F1D-985E-600A238E6F07}"/>
            </c:ext>
          </c:extLst>
        </c:ser>
        <c:dLbls>
          <c:showLegendKey val="0"/>
          <c:showVal val="0"/>
          <c:showCatName val="0"/>
          <c:showSerName val="0"/>
          <c:showPercent val="0"/>
          <c:showBubbleSize val="0"/>
        </c:dLbls>
        <c:marker val="1"/>
        <c:smooth val="0"/>
        <c:axId val="311368320"/>
        <c:axId val="311383168"/>
        <c:extLst>
          <c:ext xmlns:c15="http://schemas.microsoft.com/office/drawing/2012/chart" uri="{02D57815-91ED-43cb-92C2-25804820EDAC}">
            <c15:filteredLineSeries>
              <c15:ser>
                <c:idx val="1"/>
                <c:order val="1"/>
                <c:tx>
                  <c:strRef>
                    <c:extLst>
                      <c:ext uri="{02D57815-91ED-43cb-92C2-25804820EDAC}">
                        <c15:formulaRef>
                          <c15:sqref>mi1_sm_mean_median_comp!$G$63:$G$64</c15:sqref>
                        </c15:formulaRef>
                      </c:ext>
                    </c:extLst>
                    <c:strCache>
                      <c:ptCount val="2"/>
                      <c:pt idx="0">
                        <c:v>SM</c:v>
                      </c:pt>
                      <c:pt idx="1">
                        <c:v>Diary</c:v>
                      </c:pt>
                    </c:strCache>
                  </c:strRef>
                </c:tx>
                <c:spPr>
                  <a:ln w="28575" cap="rnd">
                    <a:solidFill>
                      <a:schemeClr val="accent2"/>
                    </a:solidFill>
                    <a:round/>
                  </a:ln>
                  <a:effectLst/>
                </c:spPr>
                <c:marker>
                  <c:symbol val="none"/>
                </c:marker>
                <c:val>
                  <c:numRef>
                    <c:extLst>
                      <c:ext uri="{02D57815-91ED-43cb-92C2-25804820EDAC}">
                        <c15:formulaRef>
                          <c15:sqref>mi1_sm_mean_median_comp!$G$65:$G$97</c15:sqref>
                        </c15:formulaRef>
                      </c:ext>
                    </c:extLst>
                    <c:numCache>
                      <c:formatCode>0%</c:formatCode>
                      <c:ptCount val="33"/>
                      <c:pt idx="0">
                        <c:v>-1.63934272452404E-2</c:v>
                      </c:pt>
                      <c:pt idx="1">
                        <c:v>6.0000015735626633E-2</c:v>
                      </c:pt>
                      <c:pt idx="2">
                        <c:v>-1.6666650772094505E-2</c:v>
                      </c:pt>
                      <c:pt idx="3">
                        <c:v>0.13475185291825365</c:v>
                      </c:pt>
                      <c:pt idx="4">
                        <c:v>6.3636366591966143E-2</c:v>
                      </c:pt>
                      <c:pt idx="5">
                        <c:v>-0.26666666666666672</c:v>
                      </c:pt>
                      <c:pt idx="6">
                        <c:v>0</c:v>
                      </c:pt>
                      <c:pt idx="7">
                        <c:v>0.70212764986071896</c:v>
                      </c:pt>
                      <c:pt idx="8">
                        <c:v>4.1666626930237038E-2</c:v>
                      </c:pt>
                      <c:pt idx="9">
                        <c:v>-7.7348071974802424E-2</c:v>
                      </c:pt>
                      <c:pt idx="10">
                        <c:v>3.6036001204980517E-2</c:v>
                      </c:pt>
                      <c:pt idx="11">
                        <c:v>-7.6923110781335291E-2</c:v>
                      </c:pt>
                      <c:pt idx="12">
                        <c:v>-6.8571443051707259E-2</c:v>
                      </c:pt>
                      <c:pt idx="13">
                        <c:v>-5.4878083351890372E-2</c:v>
                      </c:pt>
                      <c:pt idx="14">
                        <c:v>5.8823559110965595E-2</c:v>
                      </c:pt>
                      <c:pt idx="15">
                        <c:v>-7.2368447057428509E-2</c:v>
                      </c:pt>
                      <c:pt idx="16">
                        <c:v>9.3749983701855166E-2</c:v>
                      </c:pt>
                      <c:pt idx="17">
                        <c:v>0.42857144316848483</c:v>
                      </c:pt>
                      <c:pt idx="18">
                        <c:v>0.39999997615814209</c:v>
                      </c:pt>
                      <c:pt idx="19">
                        <c:v>-8.8235296592580448E-2</c:v>
                      </c:pt>
                      <c:pt idx="20">
                        <c:v>1.12359442203398E-2</c:v>
                      </c:pt>
                      <c:pt idx="21">
                        <c:v>-0.10891086164028851</c:v>
                      </c:pt>
                      <c:pt idx="22">
                        <c:v>0</c:v>
                      </c:pt>
                      <c:pt idx="23">
                        <c:v>-3.5714252870909124E-2</c:v>
                      </c:pt>
                      <c:pt idx="24">
                        <c:v>0.5</c:v>
                      </c:pt>
                      <c:pt idx="25">
                        <c:v>0.1170212369312702</c:v>
                      </c:pt>
                      <c:pt idx="26">
                        <c:v>5.2631527433106395E-2</c:v>
                      </c:pt>
                      <c:pt idx="27">
                        <c:v>-5.7142882833674635E-2</c:v>
                      </c:pt>
                      <c:pt idx="28">
                        <c:v>0.19999999999999996</c:v>
                      </c:pt>
                      <c:pt idx="29">
                        <c:v>-0.13043478531287622</c:v>
                      </c:pt>
                      <c:pt idx="30">
                        <c:v>-8.7837849593319306E-2</c:v>
                      </c:pt>
                      <c:pt idx="31">
                        <c:v>-0.13714288610341485</c:v>
                      </c:pt>
                      <c:pt idx="32">
                        <c:v>-3.2258034744817699E-2</c:v>
                      </c:pt>
                    </c:numCache>
                  </c:numRef>
                </c:val>
                <c:smooth val="0"/>
                <c:extLst>
                  <c:ext xmlns:c16="http://schemas.microsoft.com/office/drawing/2014/chart" uri="{C3380CC4-5D6E-409C-BE32-E72D297353CC}">
                    <c16:uniqueId val="{00000002-8C22-4F1D-985E-600A238E6F07}"/>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mi1_sm_mean_median_comp!$I$63:$I$64</c15:sqref>
                        </c15:formulaRef>
                      </c:ext>
                    </c:extLst>
                    <c:strCache>
                      <c:ptCount val="2"/>
                      <c:pt idx="0">
                        <c:v>MI</c:v>
                      </c:pt>
                      <c:pt idx="1">
                        <c:v>Diary</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mi1_sm_mean_median_comp!$I$65:$I$97</c15:sqref>
                        </c15:formulaRef>
                      </c:ext>
                    </c:extLst>
                    <c:numCache>
                      <c:formatCode>0%</c:formatCode>
                      <c:ptCount val="33"/>
                      <c:pt idx="0">
                        <c:v>0.30975264111116529</c:v>
                      </c:pt>
                      <c:pt idx="1">
                        <c:v>4.1374827417727245E-2</c:v>
                      </c:pt>
                      <c:pt idx="2">
                        <c:v>0.11139392852783203</c:v>
                      </c:pt>
                      <c:pt idx="3">
                        <c:v>0.17273538357086937</c:v>
                      </c:pt>
                      <c:pt idx="4">
                        <c:v>0.28554081297916079</c:v>
                      </c:pt>
                      <c:pt idx="5">
                        <c:v>-0.12605641682942725</c:v>
                      </c:pt>
                      <c:pt idx="6">
                        <c:v>0.34933471679687522</c:v>
                      </c:pt>
                      <c:pt idx="7">
                        <c:v>0.41569726056301426</c:v>
                      </c:pt>
                      <c:pt idx="8">
                        <c:v>0.26485586166381858</c:v>
                      </c:pt>
                      <c:pt idx="9">
                        <c:v>9.6385492653533023E-2</c:v>
                      </c:pt>
                      <c:pt idx="10">
                        <c:v>0.28616808187422782</c:v>
                      </c:pt>
                      <c:pt idx="11">
                        <c:v>0.21072995806730899</c:v>
                      </c:pt>
                      <c:pt idx="12">
                        <c:v>-0.13836707691827266</c:v>
                      </c:pt>
                      <c:pt idx="13">
                        <c:v>1.8751475760114378E-2</c:v>
                      </c:pt>
                      <c:pt idx="14">
                        <c:v>0.39589941384374927</c:v>
                      </c:pt>
                      <c:pt idx="15">
                        <c:v>0.12447567518730795</c:v>
                      </c:pt>
                      <c:pt idx="16">
                        <c:v>0.35048606100595436</c:v>
                      </c:pt>
                      <c:pt idx="17">
                        <c:v>0.34352405900696548</c:v>
                      </c:pt>
                      <c:pt idx="18">
                        <c:v>0.61413025856018111</c:v>
                      </c:pt>
                      <c:pt idx="19">
                        <c:v>6.1808531755798812E-2</c:v>
                      </c:pt>
                      <c:pt idx="20">
                        <c:v>9.0942355049407952E-2</c:v>
                      </c:pt>
                      <c:pt idx="21">
                        <c:v>0.38514858517807338</c:v>
                      </c:pt>
                      <c:pt idx="22">
                        <c:v>0.20391639073689793</c:v>
                      </c:pt>
                      <c:pt idx="23">
                        <c:v>0.18357958737712532</c:v>
                      </c:pt>
                      <c:pt idx="24">
                        <c:v>0.68371486663818404</c:v>
                      </c:pt>
                      <c:pt idx="25">
                        <c:v>0.42228141766421423</c:v>
                      </c:pt>
                      <c:pt idx="26">
                        <c:v>0.37622458367035105</c:v>
                      </c:pt>
                      <c:pt idx="27">
                        <c:v>0.10392968880406461</c:v>
                      </c:pt>
                      <c:pt idx="28">
                        <c:v>0.45829429626464879</c:v>
                      </c:pt>
                      <c:pt idx="29">
                        <c:v>0.17678993984761715</c:v>
                      </c:pt>
                      <c:pt idx="30">
                        <c:v>1.3119819832881019E-2</c:v>
                      </c:pt>
                      <c:pt idx="31">
                        <c:v>-5.5876103649790343E-2</c:v>
                      </c:pt>
                      <c:pt idx="32">
                        <c:v>0.18540481399427877</c:v>
                      </c:pt>
                    </c:numCache>
                  </c:numRef>
                </c:val>
                <c:smooth val="0"/>
                <c:extLst xmlns:c15="http://schemas.microsoft.com/office/drawing/2012/chart">
                  <c:ext xmlns:c16="http://schemas.microsoft.com/office/drawing/2014/chart" uri="{C3380CC4-5D6E-409C-BE32-E72D297353CC}">
                    <c16:uniqueId val="{00000003-8C22-4F1D-985E-600A238E6F07}"/>
                  </c:ext>
                </c:extLst>
              </c15:ser>
            </c15:filteredLineSeries>
          </c:ext>
        </c:extLst>
      </c:lineChart>
      <c:catAx>
        <c:axId val="311368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11383168"/>
        <c:crosses val="autoZero"/>
        <c:auto val="1"/>
        <c:lblAlgn val="ctr"/>
        <c:lblOffset val="100"/>
        <c:noMultiLvlLbl val="0"/>
      </c:catAx>
      <c:valAx>
        <c:axId val="3113831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11368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Share of Matches by Quality</a:t>
            </a:r>
          </a:p>
        </c:rich>
      </c:tx>
      <c:overlay val="0"/>
      <c:spPr>
        <a:noFill/>
        <a:ln>
          <a:noFill/>
        </a:ln>
        <a:effectLst/>
      </c:spPr>
    </c:title>
    <c:autoTitleDeleted val="0"/>
    <c:plotArea>
      <c:layout>
        <c:manualLayout>
          <c:layoutTarget val="inner"/>
          <c:xMode val="edge"/>
          <c:yMode val="edge"/>
          <c:x val="0.12470441194850644"/>
          <c:y val="0.12613760132190771"/>
          <c:w val="0.76537411084484008"/>
          <c:h val="0.84571140699543079"/>
        </c:manualLayout>
      </c:layout>
      <c:barChart>
        <c:barDir val="bar"/>
        <c:grouping val="percentStacked"/>
        <c:varyColors val="0"/>
        <c:ser>
          <c:idx val="0"/>
          <c:order val="0"/>
          <c:tx>
            <c:strRef>
              <c:f>'figure '!$T$3</c:f>
              <c:strCache>
                <c:ptCount val="1"/>
                <c:pt idx="0">
                  <c:v>0-1</c:v>
                </c:pt>
              </c:strCache>
            </c:strRef>
          </c:tx>
          <c:spPr>
            <a:solidFill>
              <a:schemeClr val="accent2">
                <a:tint val="54000"/>
              </a:schemeClr>
            </a:solidFill>
            <a:ln>
              <a:noFill/>
            </a:ln>
            <a:effectLst/>
          </c:spPr>
          <c:invertIfNegative val="0"/>
          <c:val>
            <c:numRef>
              <c:f>'figure '!$T$32:$T$54</c:f>
              <c:numCache>
                <c:formatCode>General</c:formatCode>
                <c:ptCount val="23"/>
                <c:pt idx="0">
                  <c:v>75.679050889999999</c:v>
                </c:pt>
                <c:pt idx="1">
                  <c:v>71.416454619999996</c:v>
                </c:pt>
                <c:pt idx="2">
                  <c:v>67.432273260000002</c:v>
                </c:pt>
                <c:pt idx="3">
                  <c:v>64.771460419999997</c:v>
                </c:pt>
                <c:pt idx="4">
                  <c:v>59.592145019999997</c:v>
                </c:pt>
                <c:pt idx="5">
                  <c:v>56.949352179999998</c:v>
                </c:pt>
                <c:pt idx="6">
                  <c:v>47.077713549999999</c:v>
                </c:pt>
                <c:pt idx="7">
                  <c:v>48.693904889999999</c:v>
                </c:pt>
                <c:pt idx="8">
                  <c:v>40.490550859999999</c:v>
                </c:pt>
                <c:pt idx="9">
                  <c:v>38.410596030000001</c:v>
                </c:pt>
                <c:pt idx="10">
                  <c:v>63.374028860000003</c:v>
                </c:pt>
                <c:pt idx="11">
                  <c:v>50.467289719999997</c:v>
                </c:pt>
                <c:pt idx="12">
                  <c:v>47.465437790000003</c:v>
                </c:pt>
                <c:pt idx="13">
                  <c:v>54.08805031</c:v>
                </c:pt>
                <c:pt idx="14">
                  <c:v>50.340136049999998</c:v>
                </c:pt>
                <c:pt idx="15">
                  <c:v>35.66878981</c:v>
                </c:pt>
                <c:pt idx="16">
                  <c:v>36.936936940000002</c:v>
                </c:pt>
                <c:pt idx="17">
                  <c:v>35.757575760000002</c:v>
                </c:pt>
                <c:pt idx="18">
                  <c:v>30.541871919999998</c:v>
                </c:pt>
                <c:pt idx="19">
                  <c:v>25.30612245</c:v>
                </c:pt>
                <c:pt idx="20">
                  <c:v>9.3908629440000002</c:v>
                </c:pt>
                <c:pt idx="21">
                  <c:v>12.335958010000001</c:v>
                </c:pt>
                <c:pt idx="22">
                  <c:v>11.673151750000001</c:v>
                </c:pt>
              </c:numCache>
            </c:numRef>
          </c:val>
          <c:extLst>
            <c:ext xmlns:c16="http://schemas.microsoft.com/office/drawing/2014/chart" uri="{C3380CC4-5D6E-409C-BE32-E72D297353CC}">
              <c16:uniqueId val="{00000000-5E3B-4FD4-997D-5D9735AE040F}"/>
            </c:ext>
          </c:extLst>
        </c:ser>
        <c:ser>
          <c:idx val="1"/>
          <c:order val="1"/>
          <c:tx>
            <c:strRef>
              <c:f>'figure '!$U$3</c:f>
              <c:strCache>
                <c:ptCount val="1"/>
                <c:pt idx="0">
                  <c:v>1-2</c:v>
                </c:pt>
              </c:strCache>
            </c:strRef>
          </c:tx>
          <c:spPr>
            <a:solidFill>
              <a:schemeClr val="accent2">
                <a:tint val="77000"/>
              </a:schemeClr>
            </a:solidFill>
            <a:ln>
              <a:noFill/>
            </a:ln>
            <a:effectLst/>
          </c:spPr>
          <c:invertIfNegative val="0"/>
          <c:val>
            <c:numRef>
              <c:f>'figure '!$U$32:$U$54</c:f>
              <c:numCache>
                <c:formatCode>General</c:formatCode>
                <c:ptCount val="23"/>
                <c:pt idx="0">
                  <c:v>19.7106879</c:v>
                </c:pt>
                <c:pt idx="1">
                  <c:v>22.67458298</c:v>
                </c:pt>
                <c:pt idx="2">
                  <c:v>22.555948170000001</c:v>
                </c:pt>
                <c:pt idx="3">
                  <c:v>25.75250836</c:v>
                </c:pt>
                <c:pt idx="4">
                  <c:v>26.43504532</c:v>
                </c:pt>
                <c:pt idx="5">
                  <c:v>27.56183746</c:v>
                </c:pt>
                <c:pt idx="6">
                  <c:v>32.30571612</c:v>
                </c:pt>
                <c:pt idx="7">
                  <c:v>31.94909578</c:v>
                </c:pt>
                <c:pt idx="8">
                  <c:v>30.317651789999999</c:v>
                </c:pt>
                <c:pt idx="9">
                  <c:v>28.983248929999998</c:v>
                </c:pt>
                <c:pt idx="10">
                  <c:v>24.417314099999999</c:v>
                </c:pt>
                <c:pt idx="11">
                  <c:v>29.595015579999998</c:v>
                </c:pt>
                <c:pt idx="12">
                  <c:v>35.023041470000003</c:v>
                </c:pt>
                <c:pt idx="13">
                  <c:v>25.786163519999999</c:v>
                </c:pt>
                <c:pt idx="14">
                  <c:v>29.93197279</c:v>
                </c:pt>
                <c:pt idx="15">
                  <c:v>26.75159236</c:v>
                </c:pt>
                <c:pt idx="16">
                  <c:v>27.027027029999999</c:v>
                </c:pt>
                <c:pt idx="17">
                  <c:v>31.51515152</c:v>
                </c:pt>
                <c:pt idx="18">
                  <c:v>19.211822659999999</c:v>
                </c:pt>
                <c:pt idx="19">
                  <c:v>22.44897959</c:v>
                </c:pt>
                <c:pt idx="20">
                  <c:v>9.1370558380000002</c:v>
                </c:pt>
                <c:pt idx="21">
                  <c:v>10.49868766</c:v>
                </c:pt>
                <c:pt idx="22">
                  <c:v>8.9494163419999992</c:v>
                </c:pt>
              </c:numCache>
            </c:numRef>
          </c:val>
          <c:extLst>
            <c:ext xmlns:c16="http://schemas.microsoft.com/office/drawing/2014/chart" uri="{C3380CC4-5D6E-409C-BE32-E72D297353CC}">
              <c16:uniqueId val="{00000001-5E3B-4FD4-997D-5D9735AE040F}"/>
            </c:ext>
          </c:extLst>
        </c:ser>
        <c:ser>
          <c:idx val="2"/>
          <c:order val="2"/>
          <c:tx>
            <c:strRef>
              <c:f>'figure '!$V$3</c:f>
              <c:strCache>
                <c:ptCount val="1"/>
                <c:pt idx="0">
                  <c:v>2-3</c:v>
                </c:pt>
              </c:strCache>
            </c:strRef>
          </c:tx>
          <c:spPr>
            <a:solidFill>
              <a:schemeClr val="accent2"/>
            </a:solidFill>
            <a:ln>
              <a:noFill/>
            </a:ln>
            <a:effectLst/>
          </c:spPr>
          <c:invertIfNegative val="0"/>
          <c:val>
            <c:numRef>
              <c:f>'figure '!$V$32:$V$54</c:f>
              <c:numCache>
                <c:formatCode>General</c:formatCode>
                <c:ptCount val="23"/>
                <c:pt idx="0">
                  <c:v>3.5903840150000002</c:v>
                </c:pt>
                <c:pt idx="1">
                  <c:v>4.6649703139999996</c:v>
                </c:pt>
                <c:pt idx="2">
                  <c:v>6.8315665489999997</c:v>
                </c:pt>
                <c:pt idx="3">
                  <c:v>6.3545150499999998</c:v>
                </c:pt>
                <c:pt idx="4">
                  <c:v>11.102719029999999</c:v>
                </c:pt>
                <c:pt idx="5">
                  <c:v>10.836277969999999</c:v>
                </c:pt>
                <c:pt idx="6">
                  <c:v>14.964675659999999</c:v>
                </c:pt>
                <c:pt idx="7">
                  <c:v>13.52980576</c:v>
                </c:pt>
                <c:pt idx="8">
                  <c:v>13.59067149</c:v>
                </c:pt>
                <c:pt idx="9">
                  <c:v>17.33541099</c:v>
                </c:pt>
                <c:pt idx="10">
                  <c:v>8.7680355159999994</c:v>
                </c:pt>
                <c:pt idx="11">
                  <c:v>11.83800623</c:v>
                </c:pt>
                <c:pt idx="12">
                  <c:v>12.90322581</c:v>
                </c:pt>
                <c:pt idx="13">
                  <c:v>11.32075472</c:v>
                </c:pt>
                <c:pt idx="14">
                  <c:v>13.605442180000001</c:v>
                </c:pt>
                <c:pt idx="15">
                  <c:v>17.834394899999999</c:v>
                </c:pt>
                <c:pt idx="16">
                  <c:v>22.522522519999999</c:v>
                </c:pt>
                <c:pt idx="17">
                  <c:v>15.75757576</c:v>
                </c:pt>
                <c:pt idx="18">
                  <c:v>17.241379309999999</c:v>
                </c:pt>
                <c:pt idx="19">
                  <c:v>16.734693879999998</c:v>
                </c:pt>
                <c:pt idx="20">
                  <c:v>7.1065989849999998</c:v>
                </c:pt>
                <c:pt idx="21">
                  <c:v>9.4488188980000007</c:v>
                </c:pt>
                <c:pt idx="22">
                  <c:v>10.11673152</c:v>
                </c:pt>
              </c:numCache>
            </c:numRef>
          </c:val>
          <c:extLst>
            <c:ext xmlns:c16="http://schemas.microsoft.com/office/drawing/2014/chart" uri="{C3380CC4-5D6E-409C-BE32-E72D297353CC}">
              <c16:uniqueId val="{00000002-5E3B-4FD4-997D-5D9735AE040F}"/>
            </c:ext>
          </c:extLst>
        </c:ser>
        <c:ser>
          <c:idx val="3"/>
          <c:order val="3"/>
          <c:tx>
            <c:strRef>
              <c:f>'figure '!$W$3</c:f>
              <c:strCache>
                <c:ptCount val="1"/>
                <c:pt idx="0">
                  <c:v>3-4</c:v>
                </c:pt>
              </c:strCache>
            </c:strRef>
          </c:tx>
          <c:spPr>
            <a:solidFill>
              <a:schemeClr val="accent2">
                <a:shade val="76000"/>
              </a:schemeClr>
            </a:solidFill>
            <a:ln>
              <a:noFill/>
            </a:ln>
            <a:effectLst/>
          </c:spPr>
          <c:invertIfNegative val="0"/>
          <c:val>
            <c:numRef>
              <c:f>'figure '!$W$32:$W$54</c:f>
              <c:numCache>
                <c:formatCode>General</c:formatCode>
                <c:ptCount val="23"/>
                <c:pt idx="0">
                  <c:v>0.81694244979999997</c:v>
                </c:pt>
                <c:pt idx="1">
                  <c:v>0.93299406279999997</c:v>
                </c:pt>
                <c:pt idx="2">
                  <c:v>1.884570082</c:v>
                </c:pt>
                <c:pt idx="3">
                  <c:v>2.0066889630000002</c:v>
                </c:pt>
                <c:pt idx="4">
                  <c:v>2.7190332330000002</c:v>
                </c:pt>
                <c:pt idx="5">
                  <c:v>3.9458186099999999</c:v>
                </c:pt>
                <c:pt idx="6">
                  <c:v>3.7251123960000001</c:v>
                </c:pt>
                <c:pt idx="7">
                  <c:v>4.0857334229999998</c:v>
                </c:pt>
                <c:pt idx="8">
                  <c:v>6.5138721349999997</c:v>
                </c:pt>
                <c:pt idx="9">
                  <c:v>8.4924035839999998</c:v>
                </c:pt>
                <c:pt idx="10">
                  <c:v>2.2197558270000002</c:v>
                </c:pt>
                <c:pt idx="11">
                  <c:v>5.295950156</c:v>
                </c:pt>
                <c:pt idx="12">
                  <c:v>2.7649769590000002</c:v>
                </c:pt>
                <c:pt idx="13">
                  <c:v>5.6603773579999999</c:v>
                </c:pt>
                <c:pt idx="14">
                  <c:v>4.0816326529999998</c:v>
                </c:pt>
                <c:pt idx="15">
                  <c:v>11.464968150000001</c:v>
                </c:pt>
                <c:pt idx="16">
                  <c:v>4.5045045049999999</c:v>
                </c:pt>
                <c:pt idx="17">
                  <c:v>6.0606060609999997</c:v>
                </c:pt>
                <c:pt idx="18">
                  <c:v>8.3743842359999991</c:v>
                </c:pt>
                <c:pt idx="19">
                  <c:v>13.46938776</c:v>
                </c:pt>
                <c:pt idx="20">
                  <c:v>6.2182741119999996</c:v>
                </c:pt>
                <c:pt idx="21">
                  <c:v>7.349081365</c:v>
                </c:pt>
                <c:pt idx="22">
                  <c:v>8.1712062260000007</c:v>
                </c:pt>
              </c:numCache>
            </c:numRef>
          </c:val>
          <c:extLst>
            <c:ext xmlns:c16="http://schemas.microsoft.com/office/drawing/2014/chart" uri="{C3380CC4-5D6E-409C-BE32-E72D297353CC}">
              <c16:uniqueId val="{00000003-5E3B-4FD4-997D-5D9735AE040F}"/>
            </c:ext>
          </c:extLst>
        </c:ser>
        <c:ser>
          <c:idx val="4"/>
          <c:order val="4"/>
          <c:tx>
            <c:strRef>
              <c:f>'figure '!$X$3</c:f>
              <c:strCache>
                <c:ptCount val="1"/>
                <c:pt idx="0">
                  <c:v>4+</c:v>
                </c:pt>
              </c:strCache>
            </c:strRef>
          </c:tx>
          <c:spPr>
            <a:solidFill>
              <a:schemeClr val="accent2">
                <a:shade val="53000"/>
              </a:schemeClr>
            </a:solidFill>
            <a:ln>
              <a:noFill/>
            </a:ln>
            <a:effectLst/>
          </c:spPr>
          <c:invertIfNegative val="0"/>
          <c:val>
            <c:numRef>
              <c:f>'figure '!$X$32:$X$54</c:f>
              <c:numCache>
                <c:formatCode>General</c:formatCode>
                <c:ptCount val="23"/>
                <c:pt idx="0">
                  <c:v>0.2029347487</c:v>
                </c:pt>
                <c:pt idx="1">
                  <c:v>0.31099802090000001</c:v>
                </c:pt>
                <c:pt idx="2">
                  <c:v>1.2956419320000001</c:v>
                </c:pt>
                <c:pt idx="3">
                  <c:v>1.1148272020000001</c:v>
                </c:pt>
                <c:pt idx="4">
                  <c:v>0.15105740179999999</c:v>
                </c:pt>
                <c:pt idx="5">
                  <c:v>0.70671378090000003</c:v>
                </c:pt>
                <c:pt idx="6">
                  <c:v>1.926782274</c:v>
                </c:pt>
                <c:pt idx="7">
                  <c:v>1.741460147</c:v>
                </c:pt>
                <c:pt idx="8">
                  <c:v>9.0872537189999996</c:v>
                </c:pt>
                <c:pt idx="9">
                  <c:v>6.7783404750000003</c:v>
                </c:pt>
                <c:pt idx="10">
                  <c:v>1.220865705</c:v>
                </c:pt>
                <c:pt idx="11">
                  <c:v>2.8037383180000002</c:v>
                </c:pt>
                <c:pt idx="12">
                  <c:v>1.8433179719999999</c:v>
                </c:pt>
                <c:pt idx="13">
                  <c:v>3.1446540879999998</c:v>
                </c:pt>
                <c:pt idx="14">
                  <c:v>2.0408163269999999</c:v>
                </c:pt>
                <c:pt idx="15">
                  <c:v>8.2802547769999997</c:v>
                </c:pt>
                <c:pt idx="16">
                  <c:v>9.0090090089999997</c:v>
                </c:pt>
                <c:pt idx="17">
                  <c:v>10.90909091</c:v>
                </c:pt>
                <c:pt idx="18">
                  <c:v>24.630541869999998</c:v>
                </c:pt>
                <c:pt idx="19">
                  <c:v>22.040816329999998</c:v>
                </c:pt>
                <c:pt idx="20">
                  <c:v>68.147208120000002</c:v>
                </c:pt>
                <c:pt idx="21">
                  <c:v>60.367454070000001</c:v>
                </c:pt>
                <c:pt idx="22">
                  <c:v>61.089494160000001</c:v>
                </c:pt>
              </c:numCache>
            </c:numRef>
          </c:val>
          <c:extLst>
            <c:ext xmlns:c16="http://schemas.microsoft.com/office/drawing/2014/chart" uri="{C3380CC4-5D6E-409C-BE32-E72D297353CC}">
              <c16:uniqueId val="{00000004-5E3B-4FD4-997D-5D9735AE040F}"/>
            </c:ext>
          </c:extLst>
        </c:ser>
        <c:dLbls>
          <c:showLegendKey val="0"/>
          <c:showVal val="0"/>
          <c:showCatName val="0"/>
          <c:showSerName val="0"/>
          <c:showPercent val="0"/>
          <c:showBubbleSize val="0"/>
        </c:dLbls>
        <c:gapWidth val="0"/>
        <c:overlap val="100"/>
        <c:axId val="254008704"/>
        <c:axId val="254281216"/>
      </c:barChart>
      <c:catAx>
        <c:axId val="254008704"/>
        <c:scaling>
          <c:orientation val="maxMin"/>
        </c:scaling>
        <c:delete val="0"/>
        <c:axPos val="l"/>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Round </a:t>
                </a:r>
              </a:p>
            </c:rich>
          </c:tx>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54281216"/>
        <c:crosses val="autoZero"/>
        <c:auto val="1"/>
        <c:lblAlgn val="ctr"/>
        <c:lblOffset val="100"/>
        <c:noMultiLvlLbl val="0"/>
      </c:catAx>
      <c:valAx>
        <c:axId val="254281216"/>
        <c:scaling>
          <c:orientation val="minMax"/>
        </c:scaling>
        <c:delete val="0"/>
        <c:axPos val="t"/>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54008704"/>
        <c:crosses val="autoZero"/>
        <c:crossBetween val="between"/>
      </c:valAx>
      <c:spPr>
        <a:noFill/>
        <a:ln>
          <a:noFill/>
        </a:ln>
        <a:effectLst/>
      </c:spPr>
    </c:plotArea>
    <c:legend>
      <c:legendPos val="r"/>
      <c:layout>
        <c:manualLayout>
          <c:xMode val="edge"/>
          <c:yMode val="edge"/>
          <c:x val="0.88130103528725579"/>
          <c:y val="0.41695003402352487"/>
          <c:w val="0.11406933508311461"/>
          <c:h val="0.22795154077962476"/>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Men</a:t>
            </a:r>
          </a:p>
        </c:rich>
      </c:tx>
      <c:overlay val="0"/>
      <c:spPr>
        <a:noFill/>
        <a:ln>
          <a:noFill/>
        </a:ln>
        <a:effectLst/>
      </c:spPr>
    </c:title>
    <c:autoTitleDeleted val="0"/>
    <c:plotArea>
      <c:layout/>
      <c:lineChart>
        <c:grouping val="standard"/>
        <c:varyColors val="0"/>
        <c:ser>
          <c:idx val="0"/>
          <c:order val="0"/>
          <c:tx>
            <c:strRef>
              <c:f>mi1_std!$B$4</c:f>
              <c:strCache>
                <c:ptCount val="1"/>
                <c:pt idx="0">
                  <c:v>ATUS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mi1_std!$B$42:$B$74</c:f>
              <c:numCache>
                <c:formatCode>0.00</c:formatCode>
                <c:ptCount val="33"/>
                <c:pt idx="0">
                  <c:v>2.5127254497030962</c:v>
                </c:pt>
                <c:pt idx="1">
                  <c:v>1.9799673014298</c:v>
                </c:pt>
                <c:pt idx="2">
                  <c:v>2.1646211602150882</c:v>
                </c:pt>
                <c:pt idx="3">
                  <c:v>2.6250624500042101</c:v>
                </c:pt>
                <c:pt idx="4">
                  <c:v>2.3693178502459609</c:v>
                </c:pt>
                <c:pt idx="5">
                  <c:v>2.5875446441821679</c:v>
                </c:pt>
                <c:pt idx="6">
                  <c:v>2.734916326780632</c:v>
                </c:pt>
                <c:pt idx="7">
                  <c:v>2.0817586563465822</c:v>
                </c:pt>
                <c:pt idx="8">
                  <c:v>2.1707057342619889</c:v>
                </c:pt>
                <c:pt idx="9">
                  <c:v>2.4712855031590282</c:v>
                </c:pt>
                <c:pt idx="10">
                  <c:v>2.4002822189346729</c:v>
                </c:pt>
                <c:pt idx="11">
                  <c:v>2.4297195112745511</c:v>
                </c:pt>
                <c:pt idx="12">
                  <c:v>2.571099995111267</c:v>
                </c:pt>
                <c:pt idx="13">
                  <c:v>2.1368521596717369</c:v>
                </c:pt>
                <c:pt idx="14">
                  <c:v>2.173035845791579</c:v>
                </c:pt>
                <c:pt idx="15">
                  <c:v>2.5354075903036302</c:v>
                </c:pt>
                <c:pt idx="16">
                  <c:v>2.2281378581568578</c:v>
                </c:pt>
                <c:pt idx="17">
                  <c:v>0.95872845427360065</c:v>
                </c:pt>
                <c:pt idx="18">
                  <c:v>1.8180467015046511</c:v>
                </c:pt>
                <c:pt idx="19">
                  <c:v>2.3732304788153731</c:v>
                </c:pt>
                <c:pt idx="20">
                  <c:v>2.5807933505240679</c:v>
                </c:pt>
                <c:pt idx="21">
                  <c:v>2.72319136067029</c:v>
                </c:pt>
                <c:pt idx="22">
                  <c:v>2.0508018155420951</c:v>
                </c:pt>
                <c:pt idx="23">
                  <c:v>2.54535272355742</c:v>
                </c:pt>
                <c:pt idx="24">
                  <c:v>1.837732922801053</c:v>
                </c:pt>
                <c:pt idx="25">
                  <c:v>2.4912582054958579</c:v>
                </c:pt>
                <c:pt idx="26">
                  <c:v>2.641909892984208</c:v>
                </c:pt>
                <c:pt idx="27">
                  <c:v>2.406706544743078</c:v>
                </c:pt>
                <c:pt idx="28">
                  <c:v>2.39111773731149</c:v>
                </c:pt>
                <c:pt idx="29">
                  <c:v>2.5619866179225061</c:v>
                </c:pt>
                <c:pt idx="30">
                  <c:v>2.248333795663731</c:v>
                </c:pt>
                <c:pt idx="31">
                  <c:v>2.7103229201233989</c:v>
                </c:pt>
                <c:pt idx="32">
                  <c:v>1.990204450089589</c:v>
                </c:pt>
              </c:numCache>
            </c:numRef>
          </c:val>
          <c:smooth val="0"/>
          <c:extLst>
            <c:ext xmlns:c16="http://schemas.microsoft.com/office/drawing/2014/chart" uri="{C3380CC4-5D6E-409C-BE32-E72D297353CC}">
              <c16:uniqueId val="{00000000-C909-42FE-AAA6-69AC15E4B3A8}"/>
            </c:ext>
          </c:extLst>
        </c:ser>
        <c:ser>
          <c:idx val="1"/>
          <c:order val="1"/>
          <c:tx>
            <c:strRef>
              <c:f>mi1_std!$C$4</c:f>
              <c:strCache>
                <c:ptCount val="1"/>
                <c:pt idx="0">
                  <c:v>Interview</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mi1_std!$C$42:$C$74</c:f>
              <c:numCache>
                <c:formatCode>0.00</c:formatCode>
                <c:ptCount val="33"/>
                <c:pt idx="0">
                  <c:v>2.3739443893683911</c:v>
                </c:pt>
                <c:pt idx="1">
                  <c:v>2.2786433539565172</c:v>
                </c:pt>
                <c:pt idx="2">
                  <c:v>2.2144267387363392</c:v>
                </c:pt>
                <c:pt idx="3">
                  <c:v>2.239203214147877</c:v>
                </c:pt>
                <c:pt idx="4">
                  <c:v>2.2407024207334372</c:v>
                </c:pt>
                <c:pt idx="5">
                  <c:v>2.6629603411367291</c:v>
                </c:pt>
                <c:pt idx="6">
                  <c:v>2.4801444124440821</c:v>
                </c:pt>
                <c:pt idx="7">
                  <c:v>2.2195676528417709</c:v>
                </c:pt>
                <c:pt idx="8">
                  <c:v>2.0724341313165939</c:v>
                </c:pt>
                <c:pt idx="9">
                  <c:v>2.4708477229436339</c:v>
                </c:pt>
                <c:pt idx="10">
                  <c:v>2.2559138997746682</c:v>
                </c:pt>
                <c:pt idx="11">
                  <c:v>2.3145968819705329</c:v>
                </c:pt>
                <c:pt idx="12">
                  <c:v>2.486155293944686</c:v>
                </c:pt>
                <c:pt idx="13">
                  <c:v>2.5922695379758078</c:v>
                </c:pt>
                <c:pt idx="14">
                  <c:v>2.204530496281675</c:v>
                </c:pt>
                <c:pt idx="15">
                  <c:v>2.4339991724340901</c:v>
                </c:pt>
                <c:pt idx="16">
                  <c:v>2.1574528053514359</c:v>
                </c:pt>
                <c:pt idx="17">
                  <c:v>1.3589075316734121</c:v>
                </c:pt>
                <c:pt idx="18">
                  <c:v>2.031598990148034</c:v>
                </c:pt>
                <c:pt idx="19">
                  <c:v>2.4269915991238871</c:v>
                </c:pt>
                <c:pt idx="20">
                  <c:v>2.2887132140958428</c:v>
                </c:pt>
                <c:pt idx="21">
                  <c:v>2.5194346082278778</c:v>
                </c:pt>
                <c:pt idx="22">
                  <c:v>2.1010645868738571</c:v>
                </c:pt>
                <c:pt idx="23">
                  <c:v>2.4008657062151562</c:v>
                </c:pt>
                <c:pt idx="24">
                  <c:v>2.0021039695344571</c:v>
                </c:pt>
                <c:pt idx="25">
                  <c:v>2.339392808644952</c:v>
                </c:pt>
                <c:pt idx="26">
                  <c:v>2.3603201844621808</c:v>
                </c:pt>
                <c:pt idx="27">
                  <c:v>2.3990108181768188</c:v>
                </c:pt>
                <c:pt idx="28">
                  <c:v>2.4137281918164359</c:v>
                </c:pt>
                <c:pt idx="29">
                  <c:v>2.4809836050161991</c:v>
                </c:pt>
                <c:pt idx="30">
                  <c:v>2.1816405443347899</c:v>
                </c:pt>
                <c:pt idx="31">
                  <c:v>2.3665760053818068</c:v>
                </c:pt>
                <c:pt idx="32">
                  <c:v>2.194566517855725</c:v>
                </c:pt>
              </c:numCache>
            </c:numRef>
          </c:val>
          <c:smooth val="0"/>
          <c:extLst>
            <c:ext xmlns:c16="http://schemas.microsoft.com/office/drawing/2014/chart" uri="{C3380CC4-5D6E-409C-BE32-E72D297353CC}">
              <c16:uniqueId val="{00000001-C909-42FE-AAA6-69AC15E4B3A8}"/>
            </c:ext>
          </c:extLst>
        </c:ser>
        <c:ser>
          <c:idx val="2"/>
          <c:order val="2"/>
          <c:tx>
            <c:strRef>
              <c:f>mi1_std!$D$4</c:f>
              <c:strCache>
                <c:ptCount val="1"/>
                <c:pt idx="0">
                  <c:v>Diary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mi1_std!$D$42:$D$74</c:f>
              <c:numCache>
                <c:formatCode>0.00</c:formatCode>
                <c:ptCount val="33"/>
                <c:pt idx="0">
                  <c:v>2.3701384090523261</c:v>
                </c:pt>
                <c:pt idx="1">
                  <c:v>2.4009681839767492</c:v>
                </c:pt>
                <c:pt idx="2">
                  <c:v>2.2741536388168599</c:v>
                </c:pt>
                <c:pt idx="3">
                  <c:v>2.385494120008135</c:v>
                </c:pt>
                <c:pt idx="4">
                  <c:v>2.2505346486029829</c:v>
                </c:pt>
                <c:pt idx="5">
                  <c:v>2.7938228360873172</c:v>
                </c:pt>
                <c:pt idx="6">
                  <c:v>2.4604468254425411</c:v>
                </c:pt>
                <c:pt idx="7">
                  <c:v>2.1132034710282279</c:v>
                </c:pt>
                <c:pt idx="8">
                  <c:v>2.104212280299353</c:v>
                </c:pt>
                <c:pt idx="9">
                  <c:v>2.5793563139036682</c:v>
                </c:pt>
                <c:pt idx="10">
                  <c:v>2.2607450486648788</c:v>
                </c:pt>
                <c:pt idx="11">
                  <c:v>2.3612246424325178</c:v>
                </c:pt>
                <c:pt idx="12">
                  <c:v>2.4530197391712112</c:v>
                </c:pt>
                <c:pt idx="13">
                  <c:v>2.8219371437433809</c:v>
                </c:pt>
                <c:pt idx="14">
                  <c:v>2.2022372412837461</c:v>
                </c:pt>
                <c:pt idx="15">
                  <c:v>2.502231740527427</c:v>
                </c:pt>
                <c:pt idx="16">
                  <c:v>2.1213521953279408</c:v>
                </c:pt>
                <c:pt idx="17">
                  <c:v>1.3803715616672361</c:v>
                </c:pt>
                <c:pt idx="18">
                  <c:v>2.1167465232877558</c:v>
                </c:pt>
                <c:pt idx="19">
                  <c:v>2.5012073861040189</c:v>
                </c:pt>
                <c:pt idx="20">
                  <c:v>2.323345294459497</c:v>
                </c:pt>
                <c:pt idx="21">
                  <c:v>2.4735788176421969</c:v>
                </c:pt>
                <c:pt idx="22">
                  <c:v>2.0844341853125519</c:v>
                </c:pt>
                <c:pt idx="23">
                  <c:v>2.445166207773013</c:v>
                </c:pt>
                <c:pt idx="24">
                  <c:v>2.1008639468086612</c:v>
                </c:pt>
                <c:pt idx="25">
                  <c:v>2.4460305158558628</c:v>
                </c:pt>
                <c:pt idx="26">
                  <c:v>2.3198686693541908</c:v>
                </c:pt>
                <c:pt idx="27">
                  <c:v>2.3940373500279399</c:v>
                </c:pt>
                <c:pt idx="28">
                  <c:v>2.366370092357982</c:v>
                </c:pt>
                <c:pt idx="29">
                  <c:v>2.5692081094449661</c:v>
                </c:pt>
                <c:pt idx="30">
                  <c:v>2.2344955052095772</c:v>
                </c:pt>
                <c:pt idx="31">
                  <c:v>2.4296877231714009</c:v>
                </c:pt>
                <c:pt idx="32">
                  <c:v>2.1537394643084951</c:v>
                </c:pt>
              </c:numCache>
            </c:numRef>
          </c:val>
          <c:smooth val="0"/>
          <c:extLst>
            <c:ext xmlns:c16="http://schemas.microsoft.com/office/drawing/2014/chart" uri="{C3380CC4-5D6E-409C-BE32-E72D297353CC}">
              <c16:uniqueId val="{00000002-C909-42FE-AAA6-69AC15E4B3A8}"/>
            </c:ext>
          </c:extLst>
        </c:ser>
        <c:dLbls>
          <c:showLegendKey val="0"/>
          <c:showVal val="0"/>
          <c:showCatName val="0"/>
          <c:showSerName val="0"/>
          <c:showPercent val="0"/>
          <c:showBubbleSize val="0"/>
        </c:dLbls>
        <c:marker val="1"/>
        <c:smooth val="0"/>
        <c:axId val="311422336"/>
        <c:axId val="314447744"/>
      </c:lineChart>
      <c:catAx>
        <c:axId val="3114223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447744"/>
        <c:crosses val="autoZero"/>
        <c:auto val="1"/>
        <c:lblAlgn val="ctr"/>
        <c:lblOffset val="100"/>
        <c:noMultiLvlLbl val="0"/>
      </c:catAx>
      <c:valAx>
        <c:axId val="31444774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11422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Women</a:t>
            </a:r>
          </a:p>
        </c:rich>
      </c:tx>
      <c:overlay val="0"/>
      <c:spPr>
        <a:noFill/>
        <a:ln>
          <a:noFill/>
        </a:ln>
        <a:effectLst/>
      </c:spPr>
    </c:title>
    <c:autoTitleDeleted val="0"/>
    <c:plotArea>
      <c:layout/>
      <c:lineChart>
        <c:grouping val="standard"/>
        <c:varyColors val="0"/>
        <c:ser>
          <c:idx val="0"/>
          <c:order val="0"/>
          <c:tx>
            <c:strRef>
              <c:f>mi1_std!$E$41</c:f>
              <c:strCache>
                <c:ptCount val="1"/>
                <c:pt idx="0">
                  <c:v>ATUS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mi1_std!$E$42:$E$74</c:f>
              <c:numCache>
                <c:formatCode>0.00</c:formatCode>
                <c:ptCount val="33"/>
                <c:pt idx="0">
                  <c:v>3.0067298010758372</c:v>
                </c:pt>
                <c:pt idx="1">
                  <c:v>2.9152122517240908</c:v>
                </c:pt>
                <c:pt idx="2">
                  <c:v>3.730802299652598</c:v>
                </c:pt>
                <c:pt idx="3">
                  <c:v>3.358584337173792</c:v>
                </c:pt>
                <c:pt idx="4">
                  <c:v>2.9205400763477591</c:v>
                </c:pt>
                <c:pt idx="5">
                  <c:v>3.6538450883457569</c:v>
                </c:pt>
                <c:pt idx="6">
                  <c:v>2.9527392711985581</c:v>
                </c:pt>
                <c:pt idx="7">
                  <c:v>4.3112605953141756</c:v>
                </c:pt>
                <c:pt idx="8">
                  <c:v>2.6532650098059509</c:v>
                </c:pt>
                <c:pt idx="9">
                  <c:v>2.9562024788811878</c:v>
                </c:pt>
                <c:pt idx="10">
                  <c:v>2.851006569486275</c:v>
                </c:pt>
                <c:pt idx="11">
                  <c:v>3.0547586264898698</c:v>
                </c:pt>
                <c:pt idx="12">
                  <c:v>3.43004867742094</c:v>
                </c:pt>
                <c:pt idx="13">
                  <c:v>4.0091426968139379</c:v>
                </c:pt>
                <c:pt idx="14">
                  <c:v>2.8854773743396551</c:v>
                </c:pt>
                <c:pt idx="15">
                  <c:v>3.297845647634384</c:v>
                </c:pt>
                <c:pt idx="16">
                  <c:v>2.9685174905201741</c:v>
                </c:pt>
                <c:pt idx="17">
                  <c:v>1.196653949131937</c:v>
                </c:pt>
                <c:pt idx="18">
                  <c:v>3.3217476776615662</c:v>
                </c:pt>
                <c:pt idx="19">
                  <c:v>3.3702092038063731</c:v>
                </c:pt>
                <c:pt idx="20">
                  <c:v>2.8996009746387199</c:v>
                </c:pt>
                <c:pt idx="21">
                  <c:v>2.9956052452797368</c:v>
                </c:pt>
                <c:pt idx="22">
                  <c:v>2.8427277642952808</c:v>
                </c:pt>
                <c:pt idx="23">
                  <c:v>3.2834345853294682</c:v>
                </c:pt>
                <c:pt idx="24">
                  <c:v>2.968914527501632</c:v>
                </c:pt>
                <c:pt idx="25">
                  <c:v>3.3568689983172919</c:v>
                </c:pt>
                <c:pt idx="26">
                  <c:v>3.2655918839999338</c:v>
                </c:pt>
                <c:pt idx="27">
                  <c:v>3.01686115230439</c:v>
                </c:pt>
                <c:pt idx="28">
                  <c:v>3.2656973877832192</c:v>
                </c:pt>
                <c:pt idx="29">
                  <c:v>3.2488252259663368</c:v>
                </c:pt>
                <c:pt idx="30">
                  <c:v>3.1059753524032598</c:v>
                </c:pt>
                <c:pt idx="31">
                  <c:v>3.009701581001901</c:v>
                </c:pt>
                <c:pt idx="32">
                  <c:v>3.040419784732777</c:v>
                </c:pt>
              </c:numCache>
            </c:numRef>
          </c:val>
          <c:smooth val="0"/>
          <c:extLst>
            <c:ext xmlns:c16="http://schemas.microsoft.com/office/drawing/2014/chart" uri="{C3380CC4-5D6E-409C-BE32-E72D297353CC}">
              <c16:uniqueId val="{00000000-58BE-4D0E-804A-6219DDCB0744}"/>
            </c:ext>
          </c:extLst>
        </c:ser>
        <c:ser>
          <c:idx val="1"/>
          <c:order val="1"/>
          <c:tx>
            <c:strRef>
              <c:f>mi1_std!$F$41</c:f>
              <c:strCache>
                <c:ptCount val="1"/>
                <c:pt idx="0">
                  <c:v>Interview</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mi1_std!$F$42:$F$74</c:f>
              <c:numCache>
                <c:formatCode>0.00</c:formatCode>
                <c:ptCount val="33"/>
                <c:pt idx="0">
                  <c:v>2.9481932360642169</c:v>
                </c:pt>
                <c:pt idx="1">
                  <c:v>2.751238770004401</c:v>
                </c:pt>
                <c:pt idx="2">
                  <c:v>3.395168664352116</c:v>
                </c:pt>
                <c:pt idx="3">
                  <c:v>2.7768771712779481</c:v>
                </c:pt>
                <c:pt idx="4">
                  <c:v>2.7699717318369621</c:v>
                </c:pt>
                <c:pt idx="5">
                  <c:v>3.56287219333676</c:v>
                </c:pt>
                <c:pt idx="6">
                  <c:v>2.7039238881854599</c:v>
                </c:pt>
                <c:pt idx="7">
                  <c:v>3.5894577141330122</c:v>
                </c:pt>
                <c:pt idx="8">
                  <c:v>2.354287750172309</c:v>
                </c:pt>
                <c:pt idx="9">
                  <c:v>3.284174315424242</c:v>
                </c:pt>
                <c:pt idx="10">
                  <c:v>2.5760963832221448</c:v>
                </c:pt>
                <c:pt idx="11">
                  <c:v>3.2522371796768792</c:v>
                </c:pt>
                <c:pt idx="12">
                  <c:v>3.3802942419687878</c:v>
                </c:pt>
                <c:pt idx="13">
                  <c:v>3.631612455980695</c:v>
                </c:pt>
                <c:pt idx="14">
                  <c:v>2.7343850062919239</c:v>
                </c:pt>
                <c:pt idx="15">
                  <c:v>3.14702905992154</c:v>
                </c:pt>
                <c:pt idx="16">
                  <c:v>2.8560090145858879</c:v>
                </c:pt>
                <c:pt idx="17">
                  <c:v>1.964963569761528</c:v>
                </c:pt>
                <c:pt idx="18">
                  <c:v>2.8256576774425821</c:v>
                </c:pt>
                <c:pt idx="19">
                  <c:v>3.4045692484825349</c:v>
                </c:pt>
                <c:pt idx="20">
                  <c:v>2.82104911925863</c:v>
                </c:pt>
                <c:pt idx="21">
                  <c:v>2.8014526218806308</c:v>
                </c:pt>
                <c:pt idx="22">
                  <c:v>2.680867324436865</c:v>
                </c:pt>
                <c:pt idx="23">
                  <c:v>3.128775294969083</c:v>
                </c:pt>
                <c:pt idx="24">
                  <c:v>2.905367096444881</c:v>
                </c:pt>
                <c:pt idx="25">
                  <c:v>2.993061173455787</c:v>
                </c:pt>
                <c:pt idx="26">
                  <c:v>2.9368575024921308</c:v>
                </c:pt>
                <c:pt idx="27">
                  <c:v>3.0590415105973499</c:v>
                </c:pt>
                <c:pt idx="28">
                  <c:v>2.9347324345447099</c:v>
                </c:pt>
                <c:pt idx="29">
                  <c:v>3.1832750574817519</c:v>
                </c:pt>
                <c:pt idx="30">
                  <c:v>2.9248745790612718</c:v>
                </c:pt>
                <c:pt idx="31">
                  <c:v>3.0452935675428958</c:v>
                </c:pt>
                <c:pt idx="32">
                  <c:v>2.9391582826666589</c:v>
                </c:pt>
              </c:numCache>
            </c:numRef>
          </c:val>
          <c:smooth val="0"/>
          <c:extLst>
            <c:ext xmlns:c16="http://schemas.microsoft.com/office/drawing/2014/chart" uri="{C3380CC4-5D6E-409C-BE32-E72D297353CC}">
              <c16:uniqueId val="{00000001-58BE-4D0E-804A-6219DDCB0744}"/>
            </c:ext>
          </c:extLst>
        </c:ser>
        <c:ser>
          <c:idx val="2"/>
          <c:order val="2"/>
          <c:tx>
            <c:strRef>
              <c:f>mi1_std!$G$41</c:f>
              <c:strCache>
                <c:ptCount val="1"/>
                <c:pt idx="0">
                  <c:v>Diary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mi1_std!$G$42:$G$74</c:f>
              <c:numCache>
                <c:formatCode>0.00</c:formatCode>
                <c:ptCount val="33"/>
                <c:pt idx="0">
                  <c:v>3.0053311770861919</c:v>
                </c:pt>
                <c:pt idx="1">
                  <c:v>2.8417407137180999</c:v>
                </c:pt>
                <c:pt idx="2">
                  <c:v>3.320611869162347</c:v>
                </c:pt>
                <c:pt idx="3">
                  <c:v>2.8709478738179022</c:v>
                </c:pt>
                <c:pt idx="4">
                  <c:v>2.7918672270094809</c:v>
                </c:pt>
                <c:pt idx="5">
                  <c:v>3.651998007514091</c:v>
                </c:pt>
                <c:pt idx="6">
                  <c:v>2.756042197515526</c:v>
                </c:pt>
                <c:pt idx="7">
                  <c:v>3.741445739399516</c:v>
                </c:pt>
                <c:pt idx="8">
                  <c:v>2.4230341247581042</c:v>
                </c:pt>
                <c:pt idx="9">
                  <c:v>3.2312725673865912</c:v>
                </c:pt>
                <c:pt idx="10">
                  <c:v>2.6307718805724232</c:v>
                </c:pt>
                <c:pt idx="11">
                  <c:v>3.1949326662565478</c:v>
                </c:pt>
                <c:pt idx="12">
                  <c:v>3.4256829536160271</c:v>
                </c:pt>
                <c:pt idx="13">
                  <c:v>3.7343088829301312</c:v>
                </c:pt>
                <c:pt idx="14">
                  <c:v>2.6369937505958152</c:v>
                </c:pt>
                <c:pt idx="15">
                  <c:v>3.2238736219983282</c:v>
                </c:pt>
                <c:pt idx="16">
                  <c:v>2.8506688466608221</c:v>
                </c:pt>
                <c:pt idx="17">
                  <c:v>1.882166228176712</c:v>
                </c:pt>
                <c:pt idx="18">
                  <c:v>3.0235312856878851</c:v>
                </c:pt>
                <c:pt idx="19">
                  <c:v>3.3612571505918321</c:v>
                </c:pt>
                <c:pt idx="20">
                  <c:v>2.836086216611132</c:v>
                </c:pt>
                <c:pt idx="21">
                  <c:v>2.8635817759346991</c:v>
                </c:pt>
                <c:pt idx="22">
                  <c:v>2.650908574846933</c:v>
                </c:pt>
                <c:pt idx="23">
                  <c:v>3.189010504050481</c:v>
                </c:pt>
                <c:pt idx="24">
                  <c:v>2.9729686709595131</c:v>
                </c:pt>
                <c:pt idx="25">
                  <c:v>3.070505559139125</c:v>
                </c:pt>
                <c:pt idx="26">
                  <c:v>3.0521332133200021</c:v>
                </c:pt>
                <c:pt idx="27">
                  <c:v>3.0243265985710228</c:v>
                </c:pt>
                <c:pt idx="28">
                  <c:v>2.9455712034974399</c:v>
                </c:pt>
                <c:pt idx="29">
                  <c:v>3.2283768116684901</c:v>
                </c:pt>
                <c:pt idx="30">
                  <c:v>2.9459023437232128</c:v>
                </c:pt>
                <c:pt idx="31">
                  <c:v>3.1064338358310759</c:v>
                </c:pt>
                <c:pt idx="32">
                  <c:v>2.947836741253584</c:v>
                </c:pt>
              </c:numCache>
            </c:numRef>
          </c:val>
          <c:smooth val="0"/>
          <c:extLst>
            <c:ext xmlns:c16="http://schemas.microsoft.com/office/drawing/2014/chart" uri="{C3380CC4-5D6E-409C-BE32-E72D297353CC}">
              <c16:uniqueId val="{00000002-58BE-4D0E-804A-6219DDCB0744}"/>
            </c:ext>
          </c:extLst>
        </c:ser>
        <c:dLbls>
          <c:showLegendKey val="0"/>
          <c:showVal val="0"/>
          <c:showCatName val="0"/>
          <c:showSerName val="0"/>
          <c:showPercent val="0"/>
          <c:showBubbleSize val="0"/>
        </c:dLbls>
        <c:marker val="1"/>
        <c:smooth val="0"/>
        <c:axId val="314491264"/>
        <c:axId val="314493568"/>
      </c:lineChart>
      <c:catAx>
        <c:axId val="314491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493568"/>
        <c:crosses val="autoZero"/>
        <c:auto val="1"/>
        <c:lblAlgn val="ctr"/>
        <c:lblOffset val="100"/>
        <c:noMultiLvlLbl val="0"/>
      </c:catAx>
      <c:valAx>
        <c:axId val="3144935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14491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Sheet2!$D$25</c:f>
              <c:strCache>
                <c:ptCount val="1"/>
                <c:pt idx="0">
                  <c:v>Expenditures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Sheet2!$D$26:$D$35</c:f>
              <c:numCache>
                <c:formatCode>#,##0</c:formatCode>
                <c:ptCount val="10"/>
                <c:pt idx="0">
                  <c:v>1217.31</c:v>
                </c:pt>
                <c:pt idx="1">
                  <c:v>2033.82</c:v>
                </c:pt>
                <c:pt idx="2">
                  <c:v>2533.5500000000002</c:v>
                </c:pt>
                <c:pt idx="3">
                  <c:v>3024.27</c:v>
                </c:pt>
                <c:pt idx="4">
                  <c:v>3517.85</c:v>
                </c:pt>
                <c:pt idx="5">
                  <c:v>4086.47</c:v>
                </c:pt>
                <c:pt idx="6">
                  <c:v>4769.3900000000003</c:v>
                </c:pt>
                <c:pt idx="7">
                  <c:v>5696.98</c:v>
                </c:pt>
                <c:pt idx="8">
                  <c:v>7297.91</c:v>
                </c:pt>
                <c:pt idx="9">
                  <c:v>13073.89</c:v>
                </c:pt>
              </c:numCache>
            </c:numRef>
          </c:val>
          <c:smooth val="0"/>
          <c:extLst>
            <c:ext xmlns:c16="http://schemas.microsoft.com/office/drawing/2014/chart" uri="{C3380CC4-5D6E-409C-BE32-E72D297353CC}">
              <c16:uniqueId val="{00000000-CE04-4FA9-B2FA-5A49BA060E3A}"/>
            </c:ext>
          </c:extLst>
        </c:ser>
        <c:ser>
          <c:idx val="1"/>
          <c:order val="1"/>
          <c:tx>
            <c:strRef>
              <c:f>Sheet2!$E$25</c:f>
              <c:strCache>
                <c:ptCount val="1"/>
                <c:pt idx="0">
                  <c:v>Home production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Sheet2!$E$26:$E$35</c:f>
              <c:numCache>
                <c:formatCode>#,##0</c:formatCode>
                <c:ptCount val="10"/>
                <c:pt idx="0">
                  <c:v>1734.08</c:v>
                </c:pt>
                <c:pt idx="1">
                  <c:v>2009.39</c:v>
                </c:pt>
                <c:pt idx="2">
                  <c:v>2544.11</c:v>
                </c:pt>
                <c:pt idx="3">
                  <c:v>2726.5</c:v>
                </c:pt>
                <c:pt idx="4">
                  <c:v>3058.76</c:v>
                </c:pt>
                <c:pt idx="5">
                  <c:v>3147.53</c:v>
                </c:pt>
                <c:pt idx="6">
                  <c:v>3323.06</c:v>
                </c:pt>
                <c:pt idx="7">
                  <c:v>3531.04</c:v>
                </c:pt>
                <c:pt idx="8">
                  <c:v>4102.6099999999997</c:v>
                </c:pt>
                <c:pt idx="9">
                  <c:v>3708.55</c:v>
                </c:pt>
              </c:numCache>
            </c:numRef>
          </c:val>
          <c:smooth val="0"/>
          <c:extLst>
            <c:ext xmlns:c16="http://schemas.microsoft.com/office/drawing/2014/chart" uri="{C3380CC4-5D6E-409C-BE32-E72D297353CC}">
              <c16:uniqueId val="{00000001-CE04-4FA9-B2FA-5A49BA060E3A}"/>
            </c:ext>
          </c:extLst>
        </c:ser>
        <c:dLbls>
          <c:showLegendKey val="0"/>
          <c:showVal val="0"/>
          <c:showCatName val="0"/>
          <c:showSerName val="0"/>
          <c:showPercent val="0"/>
          <c:showBubbleSize val="0"/>
        </c:dLbls>
        <c:marker val="1"/>
        <c:smooth val="0"/>
        <c:axId val="314683776"/>
        <c:axId val="314686080"/>
      </c:lineChart>
      <c:catAx>
        <c:axId val="3146837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Expenditure decile</a:t>
                </a:r>
              </a:p>
            </c:rich>
          </c:tx>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686080"/>
        <c:crosses val="autoZero"/>
        <c:auto val="1"/>
        <c:lblAlgn val="ctr"/>
        <c:lblOffset val="100"/>
        <c:noMultiLvlLbl val="0"/>
      </c:catAx>
      <c:valAx>
        <c:axId val="314686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Monthly values (2019$)</a:t>
                </a:r>
              </a:p>
            </c:rich>
          </c:tx>
          <c:overlay val="0"/>
          <c:spPr>
            <a:noFill/>
            <a:ln>
              <a:noFill/>
            </a:ln>
            <a:effectLst/>
          </c:sp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683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Sheet2!$D$39</c:f>
              <c:strCache>
                <c:ptCount val="1"/>
                <c:pt idx="0">
                  <c:v>Cooking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Sheet2!$D$40:$D$49</c:f>
              <c:numCache>
                <c:formatCode>#,##0</c:formatCode>
                <c:ptCount val="10"/>
                <c:pt idx="0">
                  <c:v>308.71100000000001</c:v>
                </c:pt>
                <c:pt idx="1">
                  <c:v>370.63</c:v>
                </c:pt>
                <c:pt idx="2">
                  <c:v>424.05599999999998</c:v>
                </c:pt>
                <c:pt idx="3">
                  <c:v>459.44900000000001</c:v>
                </c:pt>
                <c:pt idx="4">
                  <c:v>485.28399999999999</c:v>
                </c:pt>
                <c:pt idx="5">
                  <c:v>515.98</c:v>
                </c:pt>
                <c:pt idx="6">
                  <c:v>542.55200000000002</c:v>
                </c:pt>
                <c:pt idx="7">
                  <c:v>570.53700000000003</c:v>
                </c:pt>
                <c:pt idx="8">
                  <c:v>692.79200000000003</c:v>
                </c:pt>
                <c:pt idx="9">
                  <c:v>569.94100000000003</c:v>
                </c:pt>
              </c:numCache>
            </c:numRef>
          </c:val>
          <c:smooth val="0"/>
          <c:extLst>
            <c:ext xmlns:c16="http://schemas.microsoft.com/office/drawing/2014/chart" uri="{C3380CC4-5D6E-409C-BE32-E72D297353CC}">
              <c16:uniqueId val="{00000000-7701-4273-858B-9F2270BCA55F}"/>
            </c:ext>
          </c:extLst>
        </c:ser>
        <c:ser>
          <c:idx val="1"/>
          <c:order val="1"/>
          <c:tx>
            <c:strRef>
              <c:f>Sheet2!$E$39</c:f>
              <c:strCache>
                <c:ptCount val="1"/>
                <c:pt idx="0">
                  <c:v>Housework</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Sheet2!$E$40:$E$49</c:f>
              <c:numCache>
                <c:formatCode>#,##0</c:formatCode>
                <c:ptCount val="10"/>
                <c:pt idx="0">
                  <c:v>913.45</c:v>
                </c:pt>
                <c:pt idx="1">
                  <c:v>1045.7</c:v>
                </c:pt>
                <c:pt idx="2">
                  <c:v>1236.96</c:v>
                </c:pt>
                <c:pt idx="3">
                  <c:v>1390.11</c:v>
                </c:pt>
                <c:pt idx="4">
                  <c:v>1467.41</c:v>
                </c:pt>
                <c:pt idx="5">
                  <c:v>1571.79</c:v>
                </c:pt>
                <c:pt idx="6">
                  <c:v>1528.82</c:v>
                </c:pt>
                <c:pt idx="7">
                  <c:v>1716.13</c:v>
                </c:pt>
                <c:pt idx="8">
                  <c:v>1900.97</c:v>
                </c:pt>
                <c:pt idx="9">
                  <c:v>1802.15</c:v>
                </c:pt>
              </c:numCache>
            </c:numRef>
          </c:val>
          <c:smooth val="0"/>
          <c:extLst>
            <c:ext xmlns:c16="http://schemas.microsoft.com/office/drawing/2014/chart" uri="{C3380CC4-5D6E-409C-BE32-E72D297353CC}">
              <c16:uniqueId val="{00000001-7701-4273-858B-9F2270BCA55F}"/>
            </c:ext>
          </c:extLst>
        </c:ser>
        <c:ser>
          <c:idx val="2"/>
          <c:order val="2"/>
          <c:tx>
            <c:strRef>
              <c:f>Sheet2!$F$39</c:f>
              <c:strCache>
                <c:ptCount val="1"/>
                <c:pt idx="0">
                  <c:v>Childcare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Sheet2!$F$40:$F$49</c:f>
              <c:numCache>
                <c:formatCode>#,##0</c:formatCode>
                <c:ptCount val="10"/>
                <c:pt idx="0">
                  <c:v>420.37</c:v>
                </c:pt>
                <c:pt idx="1">
                  <c:v>488.64</c:v>
                </c:pt>
                <c:pt idx="2">
                  <c:v>765.21</c:v>
                </c:pt>
                <c:pt idx="3">
                  <c:v>759.65</c:v>
                </c:pt>
                <c:pt idx="4">
                  <c:v>997.36</c:v>
                </c:pt>
                <c:pt idx="5">
                  <c:v>915.21</c:v>
                </c:pt>
                <c:pt idx="6">
                  <c:v>1122.94</c:v>
                </c:pt>
                <c:pt idx="7">
                  <c:v>1127</c:v>
                </c:pt>
                <c:pt idx="8">
                  <c:v>1323.85</c:v>
                </c:pt>
                <c:pt idx="9">
                  <c:v>1219.95</c:v>
                </c:pt>
              </c:numCache>
            </c:numRef>
          </c:val>
          <c:smooth val="0"/>
          <c:extLst>
            <c:ext xmlns:c16="http://schemas.microsoft.com/office/drawing/2014/chart" uri="{C3380CC4-5D6E-409C-BE32-E72D297353CC}">
              <c16:uniqueId val="{00000002-7701-4273-858B-9F2270BCA55F}"/>
            </c:ext>
          </c:extLst>
        </c:ser>
        <c:ser>
          <c:idx val="3"/>
          <c:order val="3"/>
          <c:tx>
            <c:strRef>
              <c:f>Sheet2!$G$39</c:f>
              <c:strCache>
                <c:ptCount val="1"/>
                <c:pt idx="0">
                  <c:v>Supervisory care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Sheet2!$G$40:$G$49</c:f>
              <c:numCache>
                <c:formatCode>#,##0</c:formatCode>
                <c:ptCount val="10"/>
                <c:pt idx="0">
                  <c:v>209.96100000000001</c:v>
                </c:pt>
                <c:pt idx="1">
                  <c:v>268.83300000000003</c:v>
                </c:pt>
                <c:pt idx="2">
                  <c:v>391.315</c:v>
                </c:pt>
                <c:pt idx="3">
                  <c:v>389.59699999999998</c:v>
                </c:pt>
                <c:pt idx="4">
                  <c:v>499.25900000000001</c:v>
                </c:pt>
                <c:pt idx="5">
                  <c:v>482.81900000000002</c:v>
                </c:pt>
                <c:pt idx="6">
                  <c:v>547.48900000000003</c:v>
                </c:pt>
                <c:pt idx="7">
                  <c:v>566.69799999999998</c:v>
                </c:pt>
                <c:pt idx="8">
                  <c:v>661.74699999999996</c:v>
                </c:pt>
                <c:pt idx="9">
                  <c:v>596.32600000000002</c:v>
                </c:pt>
              </c:numCache>
            </c:numRef>
          </c:val>
          <c:smooth val="0"/>
          <c:extLst>
            <c:ext xmlns:c16="http://schemas.microsoft.com/office/drawing/2014/chart" uri="{C3380CC4-5D6E-409C-BE32-E72D297353CC}">
              <c16:uniqueId val="{00000003-7701-4273-858B-9F2270BCA55F}"/>
            </c:ext>
          </c:extLst>
        </c:ser>
        <c:dLbls>
          <c:showLegendKey val="0"/>
          <c:showVal val="0"/>
          <c:showCatName val="0"/>
          <c:showSerName val="0"/>
          <c:showPercent val="0"/>
          <c:showBubbleSize val="0"/>
        </c:dLbls>
        <c:marker val="1"/>
        <c:smooth val="0"/>
        <c:axId val="255510784"/>
        <c:axId val="255521536"/>
      </c:lineChart>
      <c:catAx>
        <c:axId val="255510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Expenditure decile</a:t>
                </a:r>
              </a:p>
            </c:rich>
          </c:tx>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5521536"/>
        <c:crosses val="autoZero"/>
        <c:auto val="1"/>
        <c:lblAlgn val="ctr"/>
        <c:lblOffset val="100"/>
        <c:noMultiLvlLbl val="0"/>
      </c:catAx>
      <c:valAx>
        <c:axId val="255521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Monthly values (2019$)</a:t>
                </a:r>
              </a:p>
            </c:rich>
          </c:tx>
          <c:overlay val="0"/>
          <c:spPr>
            <a:noFill/>
            <a:ln>
              <a:noFill/>
            </a:ln>
            <a:effectLst/>
          </c:sp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5510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04464618941986"/>
          <c:y val="4.9943246311010214E-2"/>
          <c:w val="0.84345993139778608"/>
          <c:h val="0.67183461885652485"/>
        </c:manualLayout>
      </c:layout>
      <c:lineChart>
        <c:grouping val="standard"/>
        <c:varyColors val="0"/>
        <c:ser>
          <c:idx val="0"/>
          <c:order val="0"/>
          <c:tx>
            <c:strRef>
              <c:f>Sheet2!$E$56</c:f>
              <c:strCache>
                <c:ptCount val="1"/>
                <c:pt idx="0">
                  <c:v>No children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Sheet2!$E$57:$E$66</c:f>
              <c:numCache>
                <c:formatCode>#,##0</c:formatCode>
                <c:ptCount val="10"/>
                <c:pt idx="0">
                  <c:v>1267.5999999999999</c:v>
                </c:pt>
                <c:pt idx="1">
                  <c:v>1443.22</c:v>
                </c:pt>
                <c:pt idx="2">
                  <c:v>1670.19</c:v>
                </c:pt>
                <c:pt idx="3">
                  <c:v>1899.82</c:v>
                </c:pt>
                <c:pt idx="4">
                  <c:v>1917.76</c:v>
                </c:pt>
                <c:pt idx="5">
                  <c:v>2131.58</c:v>
                </c:pt>
                <c:pt idx="6">
                  <c:v>2107.06</c:v>
                </c:pt>
                <c:pt idx="7">
                  <c:v>2326.06</c:v>
                </c:pt>
                <c:pt idx="8">
                  <c:v>2712.99</c:v>
                </c:pt>
                <c:pt idx="9">
                  <c:v>2532.63</c:v>
                </c:pt>
              </c:numCache>
            </c:numRef>
          </c:val>
          <c:smooth val="0"/>
          <c:extLst>
            <c:ext xmlns:c16="http://schemas.microsoft.com/office/drawing/2014/chart" uri="{C3380CC4-5D6E-409C-BE32-E72D297353CC}">
              <c16:uniqueId val="{00000000-CC11-44AD-B0C8-A6225F018FE2}"/>
            </c:ext>
          </c:extLst>
        </c:ser>
        <c:ser>
          <c:idx val="1"/>
          <c:order val="1"/>
          <c:tx>
            <c:strRef>
              <c:f>Sheet2!$F$56</c:f>
              <c:strCache>
                <c:ptCount val="1"/>
                <c:pt idx="0">
                  <c:v>With children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Sheet2!$F$57:$F$66</c:f>
              <c:numCache>
                <c:formatCode>#,##0</c:formatCode>
                <c:ptCount val="10"/>
                <c:pt idx="0">
                  <c:v>4466.43</c:v>
                </c:pt>
                <c:pt idx="1">
                  <c:v>4459.16</c:v>
                </c:pt>
                <c:pt idx="2">
                  <c:v>5280.44</c:v>
                </c:pt>
                <c:pt idx="3">
                  <c:v>5159.6899999999996</c:v>
                </c:pt>
                <c:pt idx="4">
                  <c:v>5422.49</c:v>
                </c:pt>
                <c:pt idx="5">
                  <c:v>5250.82</c:v>
                </c:pt>
                <c:pt idx="6">
                  <c:v>5801.67</c:v>
                </c:pt>
                <c:pt idx="7">
                  <c:v>5733.66</c:v>
                </c:pt>
                <c:pt idx="8">
                  <c:v>5966.39</c:v>
                </c:pt>
                <c:pt idx="9">
                  <c:v>5526.43</c:v>
                </c:pt>
              </c:numCache>
            </c:numRef>
          </c:val>
          <c:smooth val="0"/>
          <c:extLst>
            <c:ext xmlns:c16="http://schemas.microsoft.com/office/drawing/2014/chart" uri="{C3380CC4-5D6E-409C-BE32-E72D297353CC}">
              <c16:uniqueId val="{00000001-CC11-44AD-B0C8-A6225F018FE2}"/>
            </c:ext>
          </c:extLst>
        </c:ser>
        <c:dLbls>
          <c:showLegendKey val="0"/>
          <c:showVal val="0"/>
          <c:showCatName val="0"/>
          <c:showSerName val="0"/>
          <c:showPercent val="0"/>
          <c:showBubbleSize val="0"/>
        </c:dLbls>
        <c:marker val="1"/>
        <c:smooth val="0"/>
        <c:axId val="254580992"/>
        <c:axId val="254587648"/>
      </c:lineChart>
      <c:catAx>
        <c:axId val="254580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Expenditure decile</a:t>
                </a:r>
              </a:p>
            </c:rich>
          </c:tx>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587648"/>
        <c:crosses val="autoZero"/>
        <c:auto val="1"/>
        <c:lblAlgn val="ctr"/>
        <c:lblOffset val="100"/>
        <c:noMultiLvlLbl val="0"/>
      </c:catAx>
      <c:valAx>
        <c:axId val="254587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Monthly values (2019$)</a:t>
                </a:r>
              </a:p>
            </c:rich>
          </c:tx>
          <c:overlay val="0"/>
          <c:spPr>
            <a:noFill/>
            <a:ln>
              <a:noFill/>
            </a:ln>
            <a:effectLst/>
          </c:spPr>
        </c:title>
        <c:numFmt formatCode="#,##0" sourceLinked="1"/>
        <c:majorTickMark val="out"/>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580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Concentraion coefficient</c:v>
          </c:tx>
          <c:spPr>
            <a:solidFill>
              <a:schemeClr val="accent1"/>
            </a:solidFill>
            <a:ln>
              <a:noFill/>
            </a:ln>
            <a:effectLst/>
          </c:spPr>
          <c:invertIfNegative val="0"/>
          <c:cat>
            <c:multiLvlStrRef>
              <c:f>Sheet5!$J$32:$O$33</c:f>
              <c:multiLvlStrCache>
                <c:ptCount val="6"/>
                <c:lvl>
                  <c:pt idx="0">
                    <c:v>No children</c:v>
                  </c:pt>
                  <c:pt idx="1">
                    <c:v>With children</c:v>
                  </c:pt>
                  <c:pt idx="2">
                    <c:v>All</c:v>
                  </c:pt>
                  <c:pt idx="3">
                    <c:v>No children</c:v>
                  </c:pt>
                  <c:pt idx="4">
                    <c:v>With children</c:v>
                  </c:pt>
                  <c:pt idx="5">
                    <c:v>All</c:v>
                  </c:pt>
                </c:lvl>
                <c:lvl>
                  <c:pt idx="0">
                    <c:v>Preferred</c:v>
                  </c:pt>
                  <c:pt idx="3">
                    <c:v>BEA</c:v>
                  </c:pt>
                </c:lvl>
              </c:multiLvlStrCache>
            </c:multiLvlStrRef>
          </c:cat>
          <c:val>
            <c:numRef>
              <c:f>Sheet5!$J$34:$O$34</c:f>
              <c:numCache>
                <c:formatCode>0.000</c:formatCode>
                <c:ptCount val="6"/>
                <c:pt idx="0">
                  <c:v>0.28843999999999997</c:v>
                </c:pt>
                <c:pt idx="1">
                  <c:v>0.19395999999999999</c:v>
                </c:pt>
                <c:pt idx="2">
                  <c:v>0.34866999999999998</c:v>
                </c:pt>
                <c:pt idx="3">
                  <c:v>0.28154000000000001</c:v>
                </c:pt>
                <c:pt idx="4">
                  <c:v>0.18742</c:v>
                </c:pt>
                <c:pt idx="5">
                  <c:v>0.28975000000000001</c:v>
                </c:pt>
              </c:numCache>
            </c:numRef>
          </c:val>
          <c:extLst>
            <c:ext xmlns:c16="http://schemas.microsoft.com/office/drawing/2014/chart" uri="{C3380CC4-5D6E-409C-BE32-E72D297353CC}">
              <c16:uniqueId val="{00000000-AD1A-4FB6-936D-0E24DD6D287D}"/>
            </c:ext>
          </c:extLst>
        </c:ser>
        <c:ser>
          <c:idx val="1"/>
          <c:order val="1"/>
          <c:tx>
            <c:v>Share in expenditures</c:v>
          </c:tx>
          <c:spPr>
            <a:solidFill>
              <a:schemeClr val="accent2"/>
            </a:solidFill>
            <a:ln>
              <a:noFill/>
            </a:ln>
            <a:effectLst/>
          </c:spPr>
          <c:invertIfNegative val="0"/>
          <c:cat>
            <c:multiLvlStrRef>
              <c:f>Sheet5!$J$32:$O$33</c:f>
              <c:multiLvlStrCache>
                <c:ptCount val="6"/>
                <c:lvl>
                  <c:pt idx="0">
                    <c:v>No children</c:v>
                  </c:pt>
                  <c:pt idx="1">
                    <c:v>With children</c:v>
                  </c:pt>
                  <c:pt idx="2">
                    <c:v>All</c:v>
                  </c:pt>
                  <c:pt idx="3">
                    <c:v>No children</c:v>
                  </c:pt>
                  <c:pt idx="4">
                    <c:v>With children</c:v>
                  </c:pt>
                  <c:pt idx="5">
                    <c:v>All</c:v>
                  </c:pt>
                </c:lvl>
                <c:lvl>
                  <c:pt idx="0">
                    <c:v>Preferred</c:v>
                  </c:pt>
                  <c:pt idx="3">
                    <c:v>BEA</c:v>
                  </c:pt>
                </c:lvl>
              </c:multiLvlStrCache>
            </c:multiLvlStrRef>
          </c:cat>
          <c:val>
            <c:numRef>
              <c:f>Sheet5!$J$35:$O$35</c:f>
              <c:numCache>
                <c:formatCode>0.000</c:formatCode>
                <c:ptCount val="6"/>
                <c:pt idx="0">
                  <c:v>0.30697000000000002</c:v>
                </c:pt>
                <c:pt idx="1">
                  <c:v>0.49736999999999998</c:v>
                </c:pt>
                <c:pt idx="2">
                  <c:v>0.38740000000000002</c:v>
                </c:pt>
                <c:pt idx="3">
                  <c:v>0.29702000000000001</c:v>
                </c:pt>
                <c:pt idx="4">
                  <c:v>0.39363999999999999</c:v>
                </c:pt>
                <c:pt idx="5">
                  <c:v>0.33381</c:v>
                </c:pt>
              </c:numCache>
            </c:numRef>
          </c:val>
          <c:extLst>
            <c:ext xmlns:c16="http://schemas.microsoft.com/office/drawing/2014/chart" uri="{C3380CC4-5D6E-409C-BE32-E72D297353CC}">
              <c16:uniqueId val="{00000001-AD1A-4FB6-936D-0E24DD6D287D}"/>
            </c:ext>
          </c:extLst>
        </c:ser>
        <c:dLbls>
          <c:showLegendKey val="0"/>
          <c:showVal val="0"/>
          <c:showCatName val="0"/>
          <c:showSerName val="0"/>
          <c:showPercent val="0"/>
          <c:showBubbleSize val="0"/>
        </c:dLbls>
        <c:gapWidth val="219"/>
        <c:overlap val="-27"/>
        <c:axId val="254679296"/>
        <c:axId val="254689280"/>
      </c:barChart>
      <c:catAx>
        <c:axId val="254679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689280"/>
        <c:crosses val="autoZero"/>
        <c:auto val="1"/>
        <c:lblAlgn val="ctr"/>
        <c:lblOffset val="100"/>
        <c:noMultiLvlLbl val="0"/>
      </c:catAx>
      <c:valAx>
        <c:axId val="254689280"/>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out"/>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679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accent1"/>
      </a:solidFill>
      <a:round/>
    </a:ln>
    <a:effectLst/>
  </c:spPr>
  <c:txPr>
    <a:bodyPr/>
    <a:lstStyle/>
    <a:p>
      <a:pPr>
        <a:defRPr/>
      </a:pPr>
      <a:endParaRPr lang="en-US"/>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spPr>
            <a:ln w="28575" cap="rnd">
              <a:solidFill>
                <a:schemeClr val="accent1"/>
              </a:solidFill>
              <a:round/>
            </a:ln>
            <a:effectLst/>
          </c:spPr>
          <c:marker>
            <c:symbol val="none"/>
          </c:marker>
          <c:cat>
            <c:strRef>
              <c:f>Sheet2!$B$3:$B$14</c:f>
              <c:strCache>
                <c:ptCount val="12"/>
                <c:pt idx="0">
                  <c:v>No controls</c:v>
                </c:pt>
                <c:pt idx="1">
                  <c:v>Gender X AnyChild</c:v>
                </c:pt>
                <c:pt idx="2">
                  <c:v>GC * Cluster 10</c:v>
                </c:pt>
                <c:pt idx="3">
                  <c:v>GC * Cluster 20</c:v>
                </c:pt>
                <c:pt idx="4">
                  <c:v>GC * Cluster 30</c:v>
                </c:pt>
                <c:pt idx="5">
                  <c:v>GC * Cluster 40</c:v>
                </c:pt>
                <c:pt idx="6">
                  <c:v>GC * Cluster 50</c:v>
                </c:pt>
                <c:pt idx="7">
                  <c:v>GC * Cluster 60</c:v>
                </c:pt>
                <c:pt idx="8">
                  <c:v>GC * Cluster 70</c:v>
                </c:pt>
                <c:pt idx="9">
                  <c:v>GC * Cluster 80</c:v>
                </c:pt>
                <c:pt idx="10">
                  <c:v>GC * Cluster 90</c:v>
                </c:pt>
                <c:pt idx="11">
                  <c:v>GC * Cluster 100</c:v>
                </c:pt>
              </c:strCache>
            </c:strRef>
          </c:cat>
          <c:val>
            <c:numRef>
              <c:f>clust!$B$3:$B$14</c:f>
              <c:numCache>
                <c:formatCode>General</c:formatCode>
                <c:ptCount val="12"/>
                <c:pt idx="0">
                  <c:v>0.123</c:v>
                </c:pt>
                <c:pt idx="1">
                  <c:v>3.7999999999999999E-2</c:v>
                </c:pt>
                <c:pt idx="2">
                  <c:v>3.7999999999999999E-2</c:v>
                </c:pt>
                <c:pt idx="3">
                  <c:v>4.5999999999999999E-2</c:v>
                </c:pt>
                <c:pt idx="4">
                  <c:v>0.05</c:v>
                </c:pt>
                <c:pt idx="5">
                  <c:v>5.0999999999999997E-2</c:v>
                </c:pt>
                <c:pt idx="6">
                  <c:v>5.3999999999999999E-2</c:v>
                </c:pt>
                <c:pt idx="7">
                  <c:v>5.0999999999999997E-2</c:v>
                </c:pt>
                <c:pt idx="8">
                  <c:v>5.2999999999999999E-2</c:v>
                </c:pt>
                <c:pt idx="9">
                  <c:v>5.3999999999999999E-2</c:v>
                </c:pt>
                <c:pt idx="10">
                  <c:v>0.05</c:v>
                </c:pt>
                <c:pt idx="11">
                  <c:v>4.3999999999999997E-2</c:v>
                </c:pt>
              </c:numCache>
            </c:numRef>
          </c:val>
          <c:smooth val="0"/>
          <c:extLst>
            <c:ext xmlns:c16="http://schemas.microsoft.com/office/drawing/2014/chart" uri="{C3380CC4-5D6E-409C-BE32-E72D297353CC}">
              <c16:uniqueId val="{00000000-6ABF-4913-B83C-FAC39D6651F7}"/>
            </c:ext>
          </c:extLst>
        </c:ser>
        <c:dLbls>
          <c:showLegendKey val="0"/>
          <c:showVal val="0"/>
          <c:showCatName val="0"/>
          <c:showSerName val="0"/>
          <c:showPercent val="0"/>
          <c:showBubbleSize val="0"/>
        </c:dLbls>
        <c:smooth val="0"/>
        <c:axId val="254718336"/>
        <c:axId val="254719872"/>
      </c:lineChart>
      <c:catAx>
        <c:axId val="254718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54719872"/>
        <c:crosses val="autoZero"/>
        <c:auto val="1"/>
        <c:lblAlgn val="ctr"/>
        <c:lblOffset val="100"/>
        <c:noMultiLvlLbl val="0"/>
      </c:catAx>
      <c:valAx>
        <c:axId val="254719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547183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8107630163250872E-2"/>
          <c:y val="5.5752660922453116E-2"/>
          <c:w val="0.91065386652587188"/>
          <c:h val="0.8245898368127198"/>
        </c:manualLayout>
      </c:layout>
      <c:lineChart>
        <c:grouping val="standard"/>
        <c:varyColors val="0"/>
        <c:ser>
          <c:idx val="0"/>
          <c:order val="0"/>
          <c:tx>
            <c:v>T. Core</c:v>
          </c:tx>
          <c:spPr>
            <a:ln w="28575" cap="rnd">
              <a:solidFill>
                <a:schemeClr val="accent1"/>
              </a:solidFill>
              <a:round/>
            </a:ln>
            <a:effectLst/>
          </c:spPr>
          <c:marker>
            <c:symbol val="none"/>
          </c:marker>
          <c:cat>
            <c:strRef>
              <c:f>Sheet2!$B$3:$B$14</c:f>
              <c:strCache>
                <c:ptCount val="12"/>
                <c:pt idx="0">
                  <c:v>No controls</c:v>
                </c:pt>
                <c:pt idx="1">
                  <c:v>Gender X AnyChild</c:v>
                </c:pt>
                <c:pt idx="2">
                  <c:v>GC * Cluster 10</c:v>
                </c:pt>
                <c:pt idx="3">
                  <c:v>GC * Cluster 20</c:v>
                </c:pt>
                <c:pt idx="4">
                  <c:v>GC * Cluster 30</c:v>
                </c:pt>
                <c:pt idx="5">
                  <c:v>GC * Cluster 40</c:v>
                </c:pt>
                <c:pt idx="6">
                  <c:v>GC * Cluster 50</c:v>
                </c:pt>
                <c:pt idx="7">
                  <c:v>GC * Cluster 60</c:v>
                </c:pt>
                <c:pt idx="8">
                  <c:v>GC * Cluster 70</c:v>
                </c:pt>
                <c:pt idx="9">
                  <c:v>GC * Cluster 80</c:v>
                </c:pt>
                <c:pt idx="10">
                  <c:v>GC * Cluster 90</c:v>
                </c:pt>
                <c:pt idx="11">
                  <c:v>GC * Cluster 100</c:v>
                </c:pt>
              </c:strCache>
            </c:strRef>
          </c:cat>
          <c:val>
            <c:numRef>
              <c:f>clust!$C$3:$C$14</c:f>
              <c:numCache>
                <c:formatCode>General</c:formatCode>
                <c:ptCount val="12"/>
                <c:pt idx="0">
                  <c:v>6.6000000000000003E-2</c:v>
                </c:pt>
                <c:pt idx="1">
                  <c:v>4.5999999999999999E-2</c:v>
                </c:pt>
                <c:pt idx="2">
                  <c:v>4.5999999999999999E-2</c:v>
                </c:pt>
                <c:pt idx="3">
                  <c:v>5.8000000000000003E-2</c:v>
                </c:pt>
                <c:pt idx="4">
                  <c:v>5.3999999999999999E-2</c:v>
                </c:pt>
                <c:pt idx="5">
                  <c:v>5.1999999999999998E-2</c:v>
                </c:pt>
                <c:pt idx="6">
                  <c:v>5.3999999999999999E-2</c:v>
                </c:pt>
                <c:pt idx="7">
                  <c:v>4.8000000000000001E-2</c:v>
                </c:pt>
                <c:pt idx="8">
                  <c:v>4.9000000000000002E-2</c:v>
                </c:pt>
                <c:pt idx="9">
                  <c:v>5.1999999999999998E-2</c:v>
                </c:pt>
                <c:pt idx="10">
                  <c:v>4.5999999999999999E-2</c:v>
                </c:pt>
                <c:pt idx="11">
                  <c:v>4.5999999999999999E-2</c:v>
                </c:pt>
              </c:numCache>
            </c:numRef>
          </c:val>
          <c:smooth val="0"/>
          <c:extLst>
            <c:ext xmlns:c16="http://schemas.microsoft.com/office/drawing/2014/chart" uri="{C3380CC4-5D6E-409C-BE32-E72D297353CC}">
              <c16:uniqueId val="{00000000-75A6-4AC4-95C0-496E5C8FDD0F}"/>
            </c:ext>
          </c:extLst>
        </c:ser>
        <c:ser>
          <c:idx val="1"/>
          <c:order val="1"/>
          <c:tx>
            <c:strRef>
              <c:f>clust!$D$2</c:f>
              <c:strCache>
                <c:ptCount val="1"/>
                <c:pt idx="0">
                  <c:v>T. Procurement</c:v>
                </c:pt>
              </c:strCache>
            </c:strRef>
          </c:tx>
          <c:spPr>
            <a:ln w="28575" cap="rnd">
              <a:solidFill>
                <a:schemeClr val="accent2"/>
              </a:solidFill>
              <a:round/>
            </a:ln>
            <a:effectLst/>
          </c:spPr>
          <c:marker>
            <c:symbol val="none"/>
          </c:marker>
          <c:cat>
            <c:strRef>
              <c:f>Sheet2!$B$3:$B$14</c:f>
              <c:strCache>
                <c:ptCount val="12"/>
                <c:pt idx="0">
                  <c:v>No controls</c:v>
                </c:pt>
                <c:pt idx="1">
                  <c:v>Gender X AnyChild</c:v>
                </c:pt>
                <c:pt idx="2">
                  <c:v>GC * Cluster 10</c:v>
                </c:pt>
                <c:pt idx="3">
                  <c:v>GC * Cluster 20</c:v>
                </c:pt>
                <c:pt idx="4">
                  <c:v>GC * Cluster 30</c:v>
                </c:pt>
                <c:pt idx="5">
                  <c:v>GC * Cluster 40</c:v>
                </c:pt>
                <c:pt idx="6">
                  <c:v>GC * Cluster 50</c:v>
                </c:pt>
                <c:pt idx="7">
                  <c:v>GC * Cluster 60</c:v>
                </c:pt>
                <c:pt idx="8">
                  <c:v>GC * Cluster 70</c:v>
                </c:pt>
                <c:pt idx="9">
                  <c:v>GC * Cluster 80</c:v>
                </c:pt>
                <c:pt idx="10">
                  <c:v>GC * Cluster 90</c:v>
                </c:pt>
                <c:pt idx="11">
                  <c:v>GC * Cluster 100</c:v>
                </c:pt>
              </c:strCache>
            </c:strRef>
          </c:cat>
          <c:val>
            <c:numRef>
              <c:f>clust!$D$3:$D$14</c:f>
              <c:numCache>
                <c:formatCode>General</c:formatCode>
                <c:ptCount val="12"/>
                <c:pt idx="0">
                  <c:v>0.107</c:v>
                </c:pt>
                <c:pt idx="1">
                  <c:v>0.106</c:v>
                </c:pt>
                <c:pt idx="2">
                  <c:v>0.106</c:v>
                </c:pt>
                <c:pt idx="3">
                  <c:v>0.109</c:v>
                </c:pt>
                <c:pt idx="4">
                  <c:v>0.106</c:v>
                </c:pt>
                <c:pt idx="5">
                  <c:v>0.109</c:v>
                </c:pt>
                <c:pt idx="6">
                  <c:v>0.105</c:v>
                </c:pt>
                <c:pt idx="7">
                  <c:v>0.106</c:v>
                </c:pt>
                <c:pt idx="8">
                  <c:v>0.106</c:v>
                </c:pt>
                <c:pt idx="9">
                  <c:v>0.104</c:v>
                </c:pt>
                <c:pt idx="10">
                  <c:v>9.8000000000000004E-2</c:v>
                </c:pt>
                <c:pt idx="11">
                  <c:v>0.10100000000000001</c:v>
                </c:pt>
              </c:numCache>
            </c:numRef>
          </c:val>
          <c:smooth val="0"/>
          <c:extLst>
            <c:ext xmlns:c16="http://schemas.microsoft.com/office/drawing/2014/chart" uri="{C3380CC4-5D6E-409C-BE32-E72D297353CC}">
              <c16:uniqueId val="{00000001-75A6-4AC4-95C0-496E5C8FDD0F}"/>
            </c:ext>
          </c:extLst>
        </c:ser>
        <c:ser>
          <c:idx val="2"/>
          <c:order val="2"/>
          <c:tx>
            <c:strRef>
              <c:f>clust!$E$2</c:f>
              <c:strCache>
                <c:ptCount val="1"/>
                <c:pt idx="0">
                  <c:v>T. Child Care</c:v>
                </c:pt>
              </c:strCache>
            </c:strRef>
          </c:tx>
          <c:spPr>
            <a:ln w="28575" cap="rnd">
              <a:solidFill>
                <a:schemeClr val="accent3"/>
              </a:solidFill>
              <a:round/>
            </a:ln>
            <a:effectLst/>
          </c:spPr>
          <c:marker>
            <c:symbol val="none"/>
          </c:marker>
          <c:cat>
            <c:strRef>
              <c:f>Sheet2!$B$3:$B$14</c:f>
              <c:strCache>
                <c:ptCount val="12"/>
                <c:pt idx="0">
                  <c:v>No controls</c:v>
                </c:pt>
                <c:pt idx="1">
                  <c:v>Gender X AnyChild</c:v>
                </c:pt>
                <c:pt idx="2">
                  <c:v>GC * Cluster 10</c:v>
                </c:pt>
                <c:pt idx="3">
                  <c:v>GC * Cluster 20</c:v>
                </c:pt>
                <c:pt idx="4">
                  <c:v>GC * Cluster 30</c:v>
                </c:pt>
                <c:pt idx="5">
                  <c:v>GC * Cluster 40</c:v>
                </c:pt>
                <c:pt idx="6">
                  <c:v>GC * Cluster 50</c:v>
                </c:pt>
                <c:pt idx="7">
                  <c:v>GC * Cluster 60</c:v>
                </c:pt>
                <c:pt idx="8">
                  <c:v>GC * Cluster 70</c:v>
                </c:pt>
                <c:pt idx="9">
                  <c:v>GC * Cluster 80</c:v>
                </c:pt>
                <c:pt idx="10">
                  <c:v>GC * Cluster 90</c:v>
                </c:pt>
                <c:pt idx="11">
                  <c:v>GC * Cluster 100</c:v>
                </c:pt>
              </c:strCache>
            </c:strRef>
          </c:cat>
          <c:val>
            <c:numRef>
              <c:f>clust!$E$3:$E$14</c:f>
              <c:numCache>
                <c:formatCode>General</c:formatCode>
                <c:ptCount val="12"/>
                <c:pt idx="0">
                  <c:v>0.19500000000000001</c:v>
                </c:pt>
                <c:pt idx="1">
                  <c:v>1.2E-2</c:v>
                </c:pt>
                <c:pt idx="2">
                  <c:v>1.9E-2</c:v>
                </c:pt>
                <c:pt idx="3">
                  <c:v>1.7999999999999999E-2</c:v>
                </c:pt>
                <c:pt idx="4">
                  <c:v>2.5000000000000001E-2</c:v>
                </c:pt>
                <c:pt idx="5">
                  <c:v>2.7E-2</c:v>
                </c:pt>
                <c:pt idx="6">
                  <c:v>0.02</c:v>
                </c:pt>
                <c:pt idx="7">
                  <c:v>2.1000000000000001E-2</c:v>
                </c:pt>
                <c:pt idx="8">
                  <c:v>2.1000000000000001E-2</c:v>
                </c:pt>
                <c:pt idx="9">
                  <c:v>2.1000000000000001E-2</c:v>
                </c:pt>
                <c:pt idx="10">
                  <c:v>2.1000000000000001E-2</c:v>
                </c:pt>
                <c:pt idx="11">
                  <c:v>1.4999999999999999E-2</c:v>
                </c:pt>
              </c:numCache>
            </c:numRef>
          </c:val>
          <c:smooth val="0"/>
          <c:extLst>
            <c:ext xmlns:c16="http://schemas.microsoft.com/office/drawing/2014/chart" uri="{C3380CC4-5D6E-409C-BE32-E72D297353CC}">
              <c16:uniqueId val="{00000002-75A6-4AC4-95C0-496E5C8FDD0F}"/>
            </c:ext>
          </c:extLst>
        </c:ser>
        <c:ser>
          <c:idx val="3"/>
          <c:order val="3"/>
          <c:tx>
            <c:strRef>
              <c:f>clust!$F$2</c:f>
              <c:strCache>
                <c:ptCount val="1"/>
                <c:pt idx="0">
                  <c:v>T. Adult Care</c:v>
                </c:pt>
              </c:strCache>
            </c:strRef>
          </c:tx>
          <c:spPr>
            <a:ln w="28575" cap="rnd">
              <a:solidFill>
                <a:schemeClr val="accent4"/>
              </a:solidFill>
              <a:round/>
            </a:ln>
            <a:effectLst/>
          </c:spPr>
          <c:marker>
            <c:symbol val="none"/>
          </c:marker>
          <c:cat>
            <c:strRef>
              <c:f>Sheet2!$B$3:$B$14</c:f>
              <c:strCache>
                <c:ptCount val="12"/>
                <c:pt idx="0">
                  <c:v>No controls</c:v>
                </c:pt>
                <c:pt idx="1">
                  <c:v>Gender X AnyChild</c:v>
                </c:pt>
                <c:pt idx="2">
                  <c:v>GC * Cluster 10</c:v>
                </c:pt>
                <c:pt idx="3">
                  <c:v>GC * Cluster 20</c:v>
                </c:pt>
                <c:pt idx="4">
                  <c:v>GC * Cluster 30</c:v>
                </c:pt>
                <c:pt idx="5">
                  <c:v>GC * Cluster 40</c:v>
                </c:pt>
                <c:pt idx="6">
                  <c:v>GC * Cluster 50</c:v>
                </c:pt>
                <c:pt idx="7">
                  <c:v>GC * Cluster 60</c:v>
                </c:pt>
                <c:pt idx="8">
                  <c:v>GC * Cluster 70</c:v>
                </c:pt>
                <c:pt idx="9">
                  <c:v>GC * Cluster 80</c:v>
                </c:pt>
                <c:pt idx="10">
                  <c:v>GC * Cluster 90</c:v>
                </c:pt>
                <c:pt idx="11">
                  <c:v>GC * Cluster 100</c:v>
                </c:pt>
              </c:strCache>
            </c:strRef>
          </c:cat>
          <c:val>
            <c:numRef>
              <c:f>clust!$F$3:$F$14</c:f>
              <c:numCache>
                <c:formatCode>General</c:formatCode>
                <c:ptCount val="12"/>
                <c:pt idx="0">
                  <c:v>-1.6E-2</c:v>
                </c:pt>
                <c:pt idx="1">
                  <c:v>-4.0000000000000001E-3</c:v>
                </c:pt>
                <c:pt idx="2">
                  <c:v>-5.0000000000000001E-3</c:v>
                </c:pt>
                <c:pt idx="3">
                  <c:v>-3.0000000000000001E-3</c:v>
                </c:pt>
                <c:pt idx="4">
                  <c:v>5.0000000000000001E-3</c:v>
                </c:pt>
                <c:pt idx="5">
                  <c:v>1E-3</c:v>
                </c:pt>
                <c:pt idx="6">
                  <c:v>3.0000000000000001E-3</c:v>
                </c:pt>
                <c:pt idx="7">
                  <c:v>7.0000000000000001E-3</c:v>
                </c:pt>
                <c:pt idx="8">
                  <c:v>6.0000000000000001E-3</c:v>
                </c:pt>
                <c:pt idx="9">
                  <c:v>8.0000000000000002E-3</c:v>
                </c:pt>
                <c:pt idx="10">
                  <c:v>1.2E-2</c:v>
                </c:pt>
                <c:pt idx="11">
                  <c:v>4.0000000000000001E-3</c:v>
                </c:pt>
              </c:numCache>
            </c:numRef>
          </c:val>
          <c:smooth val="0"/>
          <c:extLst>
            <c:ext xmlns:c16="http://schemas.microsoft.com/office/drawing/2014/chart" uri="{C3380CC4-5D6E-409C-BE32-E72D297353CC}">
              <c16:uniqueId val="{00000003-75A6-4AC4-95C0-496E5C8FDD0F}"/>
            </c:ext>
          </c:extLst>
        </c:ser>
        <c:dLbls>
          <c:showLegendKey val="0"/>
          <c:showVal val="0"/>
          <c:showCatName val="0"/>
          <c:showSerName val="0"/>
          <c:showPercent val="0"/>
          <c:showBubbleSize val="0"/>
        </c:dLbls>
        <c:smooth val="0"/>
        <c:axId val="254817792"/>
        <c:axId val="254819328"/>
      </c:lineChart>
      <c:catAx>
        <c:axId val="254817792"/>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54819328"/>
        <c:crosses val="autoZero"/>
        <c:auto val="1"/>
        <c:lblAlgn val="ctr"/>
        <c:lblOffset val="100"/>
        <c:noMultiLvlLbl val="0"/>
      </c:catAx>
      <c:valAx>
        <c:axId val="25481932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54817792"/>
        <c:crosses val="autoZero"/>
        <c:crossBetween val="between"/>
      </c:valAx>
      <c:spPr>
        <a:noFill/>
        <a:ln>
          <a:noFill/>
        </a:ln>
        <a:effectLst/>
      </c:spPr>
    </c:plotArea>
    <c:legend>
      <c:legendPos val="r"/>
      <c:layout>
        <c:manualLayout>
          <c:xMode val="edge"/>
          <c:yMode val="edge"/>
          <c:x val="0.5625719415633974"/>
          <c:y val="0.133274401267505"/>
          <c:w val="0.15803841734483384"/>
          <c:h val="0.27729306264491899"/>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Share of Matches by Quality</a:t>
            </a:r>
          </a:p>
        </c:rich>
      </c:tx>
      <c:overlay val="0"/>
      <c:spPr>
        <a:noFill/>
        <a:ln>
          <a:noFill/>
        </a:ln>
        <a:effectLst/>
      </c:spPr>
    </c:title>
    <c:autoTitleDeleted val="0"/>
    <c:plotArea>
      <c:layout>
        <c:manualLayout>
          <c:layoutTarget val="inner"/>
          <c:xMode val="edge"/>
          <c:yMode val="edge"/>
          <c:x val="0.12470441194850644"/>
          <c:y val="0.12613760132190771"/>
          <c:w val="0.76537411084484008"/>
          <c:h val="0.84571140699543079"/>
        </c:manualLayout>
      </c:layout>
      <c:barChart>
        <c:barDir val="bar"/>
        <c:grouping val="percentStacked"/>
        <c:varyColors val="0"/>
        <c:ser>
          <c:idx val="0"/>
          <c:order val="0"/>
          <c:tx>
            <c:strRef>
              <c:f>'figure '!$C$3</c:f>
              <c:strCache>
                <c:ptCount val="1"/>
                <c:pt idx="0">
                  <c:v>0-1</c:v>
                </c:pt>
              </c:strCache>
            </c:strRef>
          </c:tx>
          <c:spPr>
            <a:solidFill>
              <a:schemeClr val="accent2">
                <a:tint val="54000"/>
              </a:schemeClr>
            </a:solidFill>
            <a:ln>
              <a:noFill/>
            </a:ln>
            <a:effectLst/>
          </c:spPr>
          <c:invertIfNegative val="0"/>
          <c:val>
            <c:numRef>
              <c:f>'figure '!$C$4:$C$26</c:f>
              <c:numCache>
                <c:formatCode>General</c:formatCode>
                <c:ptCount val="23"/>
                <c:pt idx="0">
                  <c:v>71.835300480000001</c:v>
                </c:pt>
                <c:pt idx="1">
                  <c:v>61.074458059999998</c:v>
                </c:pt>
                <c:pt idx="2">
                  <c:v>56.836004090000003</c:v>
                </c:pt>
                <c:pt idx="3">
                  <c:v>50.353068980000003</c:v>
                </c:pt>
                <c:pt idx="4">
                  <c:v>50.319284799999998</c:v>
                </c:pt>
                <c:pt idx="5">
                  <c:v>48.588863459999999</c:v>
                </c:pt>
                <c:pt idx="6">
                  <c:v>41.349480970000002</c:v>
                </c:pt>
                <c:pt idx="7">
                  <c:v>41.068814060000001</c:v>
                </c:pt>
                <c:pt idx="8">
                  <c:v>32.191780819999998</c:v>
                </c:pt>
                <c:pt idx="9">
                  <c:v>33.95995096</c:v>
                </c:pt>
                <c:pt idx="10">
                  <c:v>59.62343096</c:v>
                </c:pt>
                <c:pt idx="11">
                  <c:v>55.474452550000002</c:v>
                </c:pt>
                <c:pt idx="12">
                  <c:v>40.136054420000001</c:v>
                </c:pt>
                <c:pt idx="13">
                  <c:v>48.05194805</c:v>
                </c:pt>
                <c:pt idx="14">
                  <c:v>46.15384615</c:v>
                </c:pt>
                <c:pt idx="15">
                  <c:v>40.19607843</c:v>
                </c:pt>
                <c:pt idx="16">
                  <c:v>37.301587300000001</c:v>
                </c:pt>
                <c:pt idx="17">
                  <c:v>31.707317069999998</c:v>
                </c:pt>
                <c:pt idx="18">
                  <c:v>30.3030303</c:v>
                </c:pt>
                <c:pt idx="19">
                  <c:v>33.086419749999997</c:v>
                </c:pt>
                <c:pt idx="20">
                  <c:v>5.0420168070000004</c:v>
                </c:pt>
                <c:pt idx="21">
                  <c:v>6.896551724</c:v>
                </c:pt>
                <c:pt idx="22">
                  <c:v>10.845175770000001</c:v>
                </c:pt>
              </c:numCache>
            </c:numRef>
          </c:val>
          <c:extLst>
            <c:ext xmlns:c16="http://schemas.microsoft.com/office/drawing/2014/chart" uri="{C3380CC4-5D6E-409C-BE32-E72D297353CC}">
              <c16:uniqueId val="{00000000-67D2-4397-AEBF-49F866DD1360}"/>
            </c:ext>
          </c:extLst>
        </c:ser>
        <c:ser>
          <c:idx val="1"/>
          <c:order val="1"/>
          <c:tx>
            <c:strRef>
              <c:f>'figure '!$D$3</c:f>
              <c:strCache>
                <c:ptCount val="1"/>
                <c:pt idx="0">
                  <c:v>1-2</c:v>
                </c:pt>
              </c:strCache>
            </c:strRef>
          </c:tx>
          <c:spPr>
            <a:solidFill>
              <a:schemeClr val="accent2">
                <a:tint val="77000"/>
              </a:schemeClr>
            </a:solidFill>
            <a:ln>
              <a:noFill/>
            </a:ln>
            <a:effectLst/>
          </c:spPr>
          <c:invertIfNegative val="0"/>
          <c:val>
            <c:numRef>
              <c:f>'figure '!$D$4:$D$26</c:f>
              <c:numCache>
                <c:formatCode>General</c:formatCode>
                <c:ptCount val="23"/>
                <c:pt idx="0">
                  <c:v>21.696935369999998</c:v>
                </c:pt>
                <c:pt idx="1">
                  <c:v>27.672007539999999</c:v>
                </c:pt>
                <c:pt idx="2">
                  <c:v>29.15103989</c:v>
                </c:pt>
                <c:pt idx="3">
                  <c:v>31.124388920000001</c:v>
                </c:pt>
                <c:pt idx="4">
                  <c:v>30.012771390000001</c:v>
                </c:pt>
                <c:pt idx="5">
                  <c:v>31.807780319999999</c:v>
                </c:pt>
                <c:pt idx="6">
                  <c:v>34.515570930000003</c:v>
                </c:pt>
                <c:pt idx="7">
                  <c:v>31.625183020000001</c:v>
                </c:pt>
                <c:pt idx="8">
                  <c:v>29.241306640000001</c:v>
                </c:pt>
                <c:pt idx="9">
                  <c:v>29.30118512</c:v>
                </c:pt>
                <c:pt idx="10">
                  <c:v>24.546722450000001</c:v>
                </c:pt>
                <c:pt idx="11">
                  <c:v>33.576642339999999</c:v>
                </c:pt>
                <c:pt idx="12">
                  <c:v>33.333333330000002</c:v>
                </c:pt>
                <c:pt idx="13">
                  <c:v>26.623376619999998</c:v>
                </c:pt>
                <c:pt idx="14">
                  <c:v>24.358974360000001</c:v>
                </c:pt>
                <c:pt idx="15">
                  <c:v>27.450980390000002</c:v>
                </c:pt>
                <c:pt idx="16">
                  <c:v>23.015873020000001</c:v>
                </c:pt>
                <c:pt idx="17">
                  <c:v>29.268292679999998</c:v>
                </c:pt>
                <c:pt idx="18">
                  <c:v>21.212121209999999</c:v>
                </c:pt>
                <c:pt idx="19">
                  <c:v>32.09876543</c:v>
                </c:pt>
                <c:pt idx="20">
                  <c:v>7.3829531810000004</c:v>
                </c:pt>
                <c:pt idx="21">
                  <c:v>8</c:v>
                </c:pt>
                <c:pt idx="22">
                  <c:v>8.6761406129999994</c:v>
                </c:pt>
              </c:numCache>
            </c:numRef>
          </c:val>
          <c:extLst>
            <c:ext xmlns:c16="http://schemas.microsoft.com/office/drawing/2014/chart" uri="{C3380CC4-5D6E-409C-BE32-E72D297353CC}">
              <c16:uniqueId val="{00000001-67D2-4397-AEBF-49F866DD1360}"/>
            </c:ext>
          </c:extLst>
        </c:ser>
        <c:ser>
          <c:idx val="2"/>
          <c:order val="2"/>
          <c:tx>
            <c:strRef>
              <c:f>'figure '!$E$3</c:f>
              <c:strCache>
                <c:ptCount val="1"/>
                <c:pt idx="0">
                  <c:v>2-3</c:v>
                </c:pt>
              </c:strCache>
            </c:strRef>
          </c:tx>
          <c:spPr>
            <a:solidFill>
              <a:schemeClr val="accent2"/>
            </a:solidFill>
            <a:ln>
              <a:noFill/>
            </a:ln>
            <a:effectLst/>
          </c:spPr>
          <c:invertIfNegative val="0"/>
          <c:val>
            <c:numRef>
              <c:f>'figure '!$E$4:$E$26</c:f>
              <c:numCache>
                <c:formatCode>General</c:formatCode>
                <c:ptCount val="23"/>
                <c:pt idx="0">
                  <c:v>4.9245105740000001</c:v>
                </c:pt>
                <c:pt idx="1">
                  <c:v>7.7097078229999996</c:v>
                </c:pt>
                <c:pt idx="2">
                  <c:v>8.5918854420000006</c:v>
                </c:pt>
                <c:pt idx="3">
                  <c:v>12.27593699</c:v>
                </c:pt>
                <c:pt idx="4">
                  <c:v>13.72924649</c:v>
                </c:pt>
                <c:pt idx="5">
                  <c:v>12.58581236</c:v>
                </c:pt>
                <c:pt idx="6">
                  <c:v>14.965397919999999</c:v>
                </c:pt>
                <c:pt idx="7">
                  <c:v>18.374816979999999</c:v>
                </c:pt>
                <c:pt idx="8">
                  <c:v>19.125395149999999</c:v>
                </c:pt>
                <c:pt idx="9">
                  <c:v>17.85860237</c:v>
                </c:pt>
                <c:pt idx="10">
                  <c:v>10.251046029999999</c:v>
                </c:pt>
                <c:pt idx="11">
                  <c:v>8.0291970799999994</c:v>
                </c:pt>
                <c:pt idx="12">
                  <c:v>13.605442180000001</c:v>
                </c:pt>
                <c:pt idx="13">
                  <c:v>13.636363640000001</c:v>
                </c:pt>
                <c:pt idx="14">
                  <c:v>21.794871789999998</c:v>
                </c:pt>
                <c:pt idx="15">
                  <c:v>22.549019609999998</c:v>
                </c:pt>
                <c:pt idx="16">
                  <c:v>19.841269839999999</c:v>
                </c:pt>
                <c:pt idx="17">
                  <c:v>22.56097561</c:v>
                </c:pt>
                <c:pt idx="18">
                  <c:v>23.48484848</c:v>
                </c:pt>
                <c:pt idx="19">
                  <c:v>19.25925926</c:v>
                </c:pt>
                <c:pt idx="20">
                  <c:v>7.7430972389999999</c:v>
                </c:pt>
                <c:pt idx="21">
                  <c:v>9.3793103450000004</c:v>
                </c:pt>
                <c:pt idx="22">
                  <c:v>8.1525804040000001</c:v>
                </c:pt>
              </c:numCache>
            </c:numRef>
          </c:val>
          <c:extLst>
            <c:ext xmlns:c16="http://schemas.microsoft.com/office/drawing/2014/chart" uri="{C3380CC4-5D6E-409C-BE32-E72D297353CC}">
              <c16:uniqueId val="{00000002-67D2-4397-AEBF-49F866DD1360}"/>
            </c:ext>
          </c:extLst>
        </c:ser>
        <c:ser>
          <c:idx val="3"/>
          <c:order val="3"/>
          <c:tx>
            <c:strRef>
              <c:f>'figure '!$F$3</c:f>
              <c:strCache>
                <c:ptCount val="1"/>
                <c:pt idx="0">
                  <c:v>3-4</c:v>
                </c:pt>
              </c:strCache>
            </c:strRef>
          </c:tx>
          <c:spPr>
            <a:solidFill>
              <a:schemeClr val="accent2">
                <a:shade val="76000"/>
              </a:schemeClr>
            </a:solidFill>
            <a:ln>
              <a:noFill/>
            </a:ln>
            <a:effectLst/>
          </c:spPr>
          <c:invertIfNegative val="0"/>
          <c:val>
            <c:numRef>
              <c:f>'figure '!$F$4:$F$26</c:f>
              <c:numCache>
                <c:formatCode>General</c:formatCode>
                <c:ptCount val="23"/>
                <c:pt idx="0">
                  <c:v>1.1699895739999999</c:v>
                </c:pt>
                <c:pt idx="1">
                  <c:v>2.1866164000000001</c:v>
                </c:pt>
                <c:pt idx="2">
                  <c:v>2.9321513810000002</c:v>
                </c:pt>
                <c:pt idx="3">
                  <c:v>3.1504617060000002</c:v>
                </c:pt>
                <c:pt idx="4">
                  <c:v>3.448275862</c:v>
                </c:pt>
                <c:pt idx="5">
                  <c:v>3.8901601829999999</c:v>
                </c:pt>
                <c:pt idx="6">
                  <c:v>6.0553633219999998</c:v>
                </c:pt>
                <c:pt idx="7">
                  <c:v>5.5636896050000004</c:v>
                </c:pt>
                <c:pt idx="8">
                  <c:v>9.1675447840000004</c:v>
                </c:pt>
                <c:pt idx="9">
                  <c:v>9.1540662039999994</c:v>
                </c:pt>
                <c:pt idx="10">
                  <c:v>4.2538354250000001</c:v>
                </c:pt>
                <c:pt idx="11">
                  <c:v>1.4598540149999999</c:v>
                </c:pt>
                <c:pt idx="12">
                  <c:v>5.442176871</c:v>
                </c:pt>
                <c:pt idx="13">
                  <c:v>2.5974025969999999</c:v>
                </c:pt>
                <c:pt idx="14">
                  <c:v>5.1282051280000003</c:v>
                </c:pt>
                <c:pt idx="15">
                  <c:v>5.8823529409999997</c:v>
                </c:pt>
                <c:pt idx="16">
                  <c:v>7.936507937</c:v>
                </c:pt>
                <c:pt idx="17">
                  <c:v>9.1463414630000006</c:v>
                </c:pt>
                <c:pt idx="18">
                  <c:v>11.363636359999999</c:v>
                </c:pt>
                <c:pt idx="19">
                  <c:v>8.3950617279999999</c:v>
                </c:pt>
                <c:pt idx="20">
                  <c:v>7.262905162</c:v>
                </c:pt>
                <c:pt idx="21">
                  <c:v>8.4137931029999997</c:v>
                </c:pt>
                <c:pt idx="22">
                  <c:v>7.0306656690000002</c:v>
                </c:pt>
              </c:numCache>
            </c:numRef>
          </c:val>
          <c:extLst>
            <c:ext xmlns:c16="http://schemas.microsoft.com/office/drawing/2014/chart" uri="{C3380CC4-5D6E-409C-BE32-E72D297353CC}">
              <c16:uniqueId val="{00000003-67D2-4397-AEBF-49F866DD1360}"/>
            </c:ext>
          </c:extLst>
        </c:ser>
        <c:ser>
          <c:idx val="4"/>
          <c:order val="4"/>
          <c:tx>
            <c:strRef>
              <c:f>'figure '!$G$3</c:f>
              <c:strCache>
                <c:ptCount val="1"/>
                <c:pt idx="0">
                  <c:v>4+</c:v>
                </c:pt>
              </c:strCache>
            </c:strRef>
          </c:tx>
          <c:spPr>
            <a:solidFill>
              <a:schemeClr val="accent2">
                <a:shade val="53000"/>
              </a:schemeClr>
            </a:solidFill>
            <a:ln>
              <a:noFill/>
            </a:ln>
            <a:effectLst/>
          </c:spPr>
          <c:invertIfNegative val="0"/>
          <c:val>
            <c:numRef>
              <c:f>'figure '!$G$4:$G$26</c:f>
              <c:numCache>
                <c:formatCode>General</c:formatCode>
                <c:ptCount val="23"/>
                <c:pt idx="0">
                  <c:v>0.37326400059999998</c:v>
                </c:pt>
                <c:pt idx="1">
                  <c:v>1.3572101790999997</c:v>
                </c:pt>
                <c:pt idx="2">
                  <c:v>2.4889191949999998</c:v>
                </c:pt>
                <c:pt idx="3">
                  <c:v>3.0961434006999999</c:v>
                </c:pt>
                <c:pt idx="4">
                  <c:v>2.4904214559</c:v>
                </c:pt>
                <c:pt idx="5">
                  <c:v>3.1273836764</c:v>
                </c:pt>
                <c:pt idx="6">
                  <c:v>3.1141868510000004</c:v>
                </c:pt>
                <c:pt idx="7">
                  <c:v>3.3674963395000006</c:v>
                </c:pt>
                <c:pt idx="8">
                  <c:v>10.273972603300001</c:v>
                </c:pt>
                <c:pt idx="9">
                  <c:v>9.7261953403999986</c:v>
                </c:pt>
                <c:pt idx="10">
                  <c:v>1.3249651329000001</c:v>
                </c:pt>
                <c:pt idx="11">
                  <c:v>1.4598540146000001</c:v>
                </c:pt>
                <c:pt idx="12">
                  <c:v>7.4829931967999999</c:v>
                </c:pt>
                <c:pt idx="13">
                  <c:v>9.0909090911999986</c:v>
                </c:pt>
                <c:pt idx="14">
                  <c:v>2.5641025640000001</c:v>
                </c:pt>
                <c:pt idx="15">
                  <c:v>3.9215686279000002</c:v>
                </c:pt>
                <c:pt idx="16">
                  <c:v>11.904761905100001</c:v>
                </c:pt>
                <c:pt idx="17">
                  <c:v>7.3170731710000005</c:v>
                </c:pt>
                <c:pt idx="18">
                  <c:v>13.636363636199997</c:v>
                </c:pt>
                <c:pt idx="19">
                  <c:v>7.1604938269000007</c:v>
                </c:pt>
                <c:pt idx="20">
                  <c:v>72.569027616</c:v>
                </c:pt>
                <c:pt idx="21">
                  <c:v>67.310344830999995</c:v>
                </c:pt>
                <c:pt idx="22">
                  <c:v>65.295437548999999</c:v>
                </c:pt>
              </c:numCache>
            </c:numRef>
          </c:val>
          <c:extLst>
            <c:ext xmlns:c16="http://schemas.microsoft.com/office/drawing/2014/chart" uri="{C3380CC4-5D6E-409C-BE32-E72D297353CC}">
              <c16:uniqueId val="{00000004-67D2-4397-AEBF-49F866DD1360}"/>
            </c:ext>
          </c:extLst>
        </c:ser>
        <c:dLbls>
          <c:showLegendKey val="0"/>
          <c:showVal val="0"/>
          <c:showCatName val="0"/>
          <c:showSerName val="0"/>
          <c:showPercent val="0"/>
          <c:showBubbleSize val="0"/>
        </c:dLbls>
        <c:gapWidth val="0"/>
        <c:overlap val="100"/>
        <c:axId val="254319616"/>
        <c:axId val="254321792"/>
      </c:barChart>
      <c:catAx>
        <c:axId val="254319616"/>
        <c:scaling>
          <c:orientation val="maxMin"/>
        </c:scaling>
        <c:delete val="0"/>
        <c:axPos val="l"/>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Round </a:t>
                </a:r>
              </a:p>
            </c:rich>
          </c:tx>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54321792"/>
        <c:crosses val="autoZero"/>
        <c:auto val="1"/>
        <c:lblAlgn val="ctr"/>
        <c:lblOffset val="100"/>
        <c:noMultiLvlLbl val="0"/>
      </c:catAx>
      <c:valAx>
        <c:axId val="254321792"/>
        <c:scaling>
          <c:orientation val="minMax"/>
        </c:scaling>
        <c:delete val="0"/>
        <c:axPos val="t"/>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54319616"/>
        <c:crosses val="autoZero"/>
        <c:crossBetween val="between"/>
      </c:valAx>
      <c:spPr>
        <a:noFill/>
        <a:ln>
          <a:noFill/>
        </a:ln>
        <a:effectLst/>
      </c:spPr>
    </c:plotArea>
    <c:legend>
      <c:legendPos val="r"/>
      <c:layout>
        <c:manualLayout>
          <c:xMode val="edge"/>
          <c:yMode val="edge"/>
          <c:x val="0.87516878098571016"/>
          <c:y val="0.41063769806551953"/>
          <c:w val="0.12483121901428988"/>
          <c:h val="0.2448357149800719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Share of Matches by Quality</a:t>
            </a:r>
          </a:p>
        </c:rich>
      </c:tx>
      <c:overlay val="0"/>
      <c:spPr>
        <a:noFill/>
        <a:ln>
          <a:noFill/>
        </a:ln>
        <a:effectLst/>
      </c:spPr>
    </c:title>
    <c:autoTitleDeleted val="0"/>
    <c:plotArea>
      <c:layout>
        <c:manualLayout>
          <c:layoutTarget val="inner"/>
          <c:xMode val="edge"/>
          <c:yMode val="edge"/>
          <c:x val="0.12470441194850644"/>
          <c:y val="0.12613760132190771"/>
          <c:w val="0.76537411084484008"/>
          <c:h val="0.84571140699543079"/>
        </c:manualLayout>
      </c:layout>
      <c:barChart>
        <c:barDir val="bar"/>
        <c:grouping val="percentStacked"/>
        <c:varyColors val="0"/>
        <c:ser>
          <c:idx val="0"/>
          <c:order val="0"/>
          <c:tx>
            <c:strRef>
              <c:f>'figure '!$C$3</c:f>
              <c:strCache>
                <c:ptCount val="1"/>
                <c:pt idx="0">
                  <c:v>0-1</c:v>
                </c:pt>
              </c:strCache>
            </c:strRef>
          </c:tx>
          <c:spPr>
            <a:solidFill>
              <a:schemeClr val="accent2">
                <a:tint val="54000"/>
              </a:schemeClr>
            </a:solidFill>
            <a:ln>
              <a:noFill/>
            </a:ln>
            <a:effectLst/>
          </c:spPr>
          <c:invertIfNegative val="0"/>
          <c:val>
            <c:numRef>
              <c:f>'figure '!$C$31:$C$53</c:f>
              <c:numCache>
                <c:formatCode>General</c:formatCode>
                <c:ptCount val="23"/>
                <c:pt idx="0">
                  <c:v>72.555108169999997</c:v>
                </c:pt>
                <c:pt idx="1">
                  <c:v>62.381329110000003</c:v>
                </c:pt>
                <c:pt idx="2">
                  <c:v>58.268275369999998</c:v>
                </c:pt>
                <c:pt idx="3">
                  <c:v>52.280701749999999</c:v>
                </c:pt>
                <c:pt idx="4">
                  <c:v>51.20320856</c:v>
                </c:pt>
                <c:pt idx="5">
                  <c:v>46.916890080000002</c:v>
                </c:pt>
                <c:pt idx="6">
                  <c:v>40</c:v>
                </c:pt>
                <c:pt idx="7">
                  <c:v>37.333333330000002</c:v>
                </c:pt>
                <c:pt idx="8">
                  <c:v>30.960451979999998</c:v>
                </c:pt>
                <c:pt idx="9">
                  <c:v>34.15384615</c:v>
                </c:pt>
                <c:pt idx="10">
                  <c:v>64.83180428</c:v>
                </c:pt>
                <c:pt idx="11">
                  <c:v>51.127819549999998</c:v>
                </c:pt>
                <c:pt idx="12">
                  <c:v>47.5</c:v>
                </c:pt>
                <c:pt idx="13">
                  <c:v>43.75</c:v>
                </c:pt>
                <c:pt idx="14">
                  <c:v>48.333333330000002</c:v>
                </c:pt>
                <c:pt idx="15">
                  <c:v>28</c:v>
                </c:pt>
                <c:pt idx="16">
                  <c:v>25</c:v>
                </c:pt>
                <c:pt idx="17">
                  <c:v>34.939759039999998</c:v>
                </c:pt>
                <c:pt idx="18">
                  <c:v>29.752066119999999</c:v>
                </c:pt>
                <c:pt idx="19">
                  <c:v>37.012987010000003</c:v>
                </c:pt>
                <c:pt idx="20">
                  <c:v>10.773480660000001</c:v>
                </c:pt>
                <c:pt idx="21">
                  <c:v>9.2465753419999999</c:v>
                </c:pt>
                <c:pt idx="22">
                  <c:v>11.58088235</c:v>
                </c:pt>
              </c:numCache>
            </c:numRef>
          </c:val>
          <c:extLst>
            <c:ext xmlns:c16="http://schemas.microsoft.com/office/drawing/2014/chart" uri="{C3380CC4-5D6E-409C-BE32-E72D297353CC}">
              <c16:uniqueId val="{00000000-F462-44B6-AB87-508F921B4853}"/>
            </c:ext>
          </c:extLst>
        </c:ser>
        <c:ser>
          <c:idx val="1"/>
          <c:order val="1"/>
          <c:tx>
            <c:strRef>
              <c:f>'figure '!$D$3</c:f>
              <c:strCache>
                <c:ptCount val="1"/>
                <c:pt idx="0">
                  <c:v>1-2</c:v>
                </c:pt>
              </c:strCache>
            </c:strRef>
          </c:tx>
          <c:spPr>
            <a:solidFill>
              <a:schemeClr val="accent2">
                <a:tint val="77000"/>
              </a:schemeClr>
            </a:solidFill>
            <a:ln>
              <a:noFill/>
            </a:ln>
            <a:effectLst/>
          </c:spPr>
          <c:invertIfNegative val="0"/>
          <c:val>
            <c:numRef>
              <c:f>'figure '!$D$31:$D$53</c:f>
              <c:numCache>
                <c:formatCode>General</c:formatCode>
                <c:ptCount val="23"/>
                <c:pt idx="0">
                  <c:v>21.313041699999999</c:v>
                </c:pt>
                <c:pt idx="1">
                  <c:v>27.21518987</c:v>
                </c:pt>
                <c:pt idx="2">
                  <c:v>28.388928320000002</c:v>
                </c:pt>
                <c:pt idx="3">
                  <c:v>30.760233920000001</c:v>
                </c:pt>
                <c:pt idx="4">
                  <c:v>31.550802139999998</c:v>
                </c:pt>
                <c:pt idx="5">
                  <c:v>30.96514745</c:v>
                </c:pt>
                <c:pt idx="6">
                  <c:v>32.037037040000001</c:v>
                </c:pt>
                <c:pt idx="7">
                  <c:v>33.185185189999999</c:v>
                </c:pt>
                <c:pt idx="8">
                  <c:v>30.39548023</c:v>
                </c:pt>
                <c:pt idx="9">
                  <c:v>28</c:v>
                </c:pt>
                <c:pt idx="10">
                  <c:v>22.17125382</c:v>
                </c:pt>
                <c:pt idx="11">
                  <c:v>30.827067670000002</c:v>
                </c:pt>
                <c:pt idx="12">
                  <c:v>36.25</c:v>
                </c:pt>
                <c:pt idx="13">
                  <c:v>40.625</c:v>
                </c:pt>
                <c:pt idx="14">
                  <c:v>35</c:v>
                </c:pt>
                <c:pt idx="15">
                  <c:v>30</c:v>
                </c:pt>
                <c:pt idx="16">
                  <c:v>25</c:v>
                </c:pt>
                <c:pt idx="17">
                  <c:v>37.349397590000002</c:v>
                </c:pt>
                <c:pt idx="18">
                  <c:v>38.842975209999999</c:v>
                </c:pt>
                <c:pt idx="19">
                  <c:v>24.675324679999999</c:v>
                </c:pt>
                <c:pt idx="20">
                  <c:v>8.7016574589999998</c:v>
                </c:pt>
                <c:pt idx="21">
                  <c:v>7.5342465750000001</c:v>
                </c:pt>
                <c:pt idx="22">
                  <c:v>10.47794118</c:v>
                </c:pt>
              </c:numCache>
            </c:numRef>
          </c:val>
          <c:extLst>
            <c:ext xmlns:c16="http://schemas.microsoft.com/office/drawing/2014/chart" uri="{C3380CC4-5D6E-409C-BE32-E72D297353CC}">
              <c16:uniqueId val="{00000001-F462-44B6-AB87-508F921B4853}"/>
            </c:ext>
          </c:extLst>
        </c:ser>
        <c:ser>
          <c:idx val="2"/>
          <c:order val="2"/>
          <c:tx>
            <c:strRef>
              <c:f>'figure '!$E$3</c:f>
              <c:strCache>
                <c:ptCount val="1"/>
                <c:pt idx="0">
                  <c:v>2-3</c:v>
                </c:pt>
              </c:strCache>
            </c:strRef>
          </c:tx>
          <c:spPr>
            <a:solidFill>
              <a:schemeClr val="accent2"/>
            </a:solidFill>
            <a:ln>
              <a:noFill/>
            </a:ln>
            <a:effectLst/>
          </c:spPr>
          <c:invertIfNegative val="0"/>
          <c:val>
            <c:numRef>
              <c:f>'figure '!$E$31:$E$53</c:f>
              <c:numCache>
                <c:formatCode>General</c:formatCode>
                <c:ptCount val="23"/>
                <c:pt idx="0">
                  <c:v>4.7498805710000003</c:v>
                </c:pt>
                <c:pt idx="1">
                  <c:v>7.713607595</c:v>
                </c:pt>
                <c:pt idx="2">
                  <c:v>8.3747338540000005</c:v>
                </c:pt>
                <c:pt idx="3">
                  <c:v>10.1754386</c:v>
                </c:pt>
                <c:pt idx="4">
                  <c:v>12.165775399999999</c:v>
                </c:pt>
                <c:pt idx="5">
                  <c:v>14.879356570000001</c:v>
                </c:pt>
                <c:pt idx="6">
                  <c:v>19.074074070000002</c:v>
                </c:pt>
                <c:pt idx="7">
                  <c:v>17.62962963</c:v>
                </c:pt>
                <c:pt idx="8">
                  <c:v>18.305084749999999</c:v>
                </c:pt>
                <c:pt idx="9">
                  <c:v>18.15384615</c:v>
                </c:pt>
                <c:pt idx="10">
                  <c:v>8.5626911309999993</c:v>
                </c:pt>
                <c:pt idx="11">
                  <c:v>12.78195489</c:v>
                </c:pt>
                <c:pt idx="12">
                  <c:v>8.75</c:v>
                </c:pt>
                <c:pt idx="13">
                  <c:v>9.375</c:v>
                </c:pt>
                <c:pt idx="14">
                  <c:v>15</c:v>
                </c:pt>
                <c:pt idx="15">
                  <c:v>34</c:v>
                </c:pt>
                <c:pt idx="16">
                  <c:v>25</c:v>
                </c:pt>
                <c:pt idx="17">
                  <c:v>14.457831329999999</c:v>
                </c:pt>
                <c:pt idx="18">
                  <c:v>15.70247934</c:v>
                </c:pt>
                <c:pt idx="19">
                  <c:v>18.831168829999999</c:v>
                </c:pt>
                <c:pt idx="20">
                  <c:v>8.5635359120000007</c:v>
                </c:pt>
                <c:pt idx="21">
                  <c:v>5.8219178080000002</c:v>
                </c:pt>
                <c:pt idx="22">
                  <c:v>10.110294120000001</c:v>
                </c:pt>
              </c:numCache>
            </c:numRef>
          </c:val>
          <c:extLst>
            <c:ext xmlns:c16="http://schemas.microsoft.com/office/drawing/2014/chart" uri="{C3380CC4-5D6E-409C-BE32-E72D297353CC}">
              <c16:uniqueId val="{00000002-F462-44B6-AB87-508F921B4853}"/>
            </c:ext>
          </c:extLst>
        </c:ser>
        <c:ser>
          <c:idx val="3"/>
          <c:order val="3"/>
          <c:tx>
            <c:strRef>
              <c:f>'figure '!$F$3</c:f>
              <c:strCache>
                <c:ptCount val="1"/>
                <c:pt idx="0">
                  <c:v>3-4</c:v>
                </c:pt>
              </c:strCache>
            </c:strRef>
          </c:tx>
          <c:spPr>
            <a:solidFill>
              <a:schemeClr val="accent2">
                <a:shade val="76000"/>
              </a:schemeClr>
            </a:solidFill>
            <a:ln>
              <a:noFill/>
            </a:ln>
            <a:effectLst/>
          </c:spPr>
          <c:invertIfNegative val="0"/>
          <c:val>
            <c:numRef>
              <c:f>'figure '!$F$31:$F$53</c:f>
              <c:numCache>
                <c:formatCode>General</c:formatCode>
                <c:ptCount val="23"/>
                <c:pt idx="0">
                  <c:v>1.0714529450000001</c:v>
                </c:pt>
                <c:pt idx="1">
                  <c:v>1.700949367</c:v>
                </c:pt>
                <c:pt idx="2">
                  <c:v>3.1227821150000001</c:v>
                </c:pt>
                <c:pt idx="3">
                  <c:v>4.2105263160000002</c:v>
                </c:pt>
                <c:pt idx="4">
                  <c:v>3.7433155079999998</c:v>
                </c:pt>
                <c:pt idx="5">
                  <c:v>4.9597855229999999</c:v>
                </c:pt>
                <c:pt idx="6">
                  <c:v>6.1111111109999996</c:v>
                </c:pt>
                <c:pt idx="7">
                  <c:v>7.407407407</c:v>
                </c:pt>
                <c:pt idx="8">
                  <c:v>7.2316384180000002</c:v>
                </c:pt>
                <c:pt idx="9">
                  <c:v>10.256410259999999</c:v>
                </c:pt>
                <c:pt idx="10">
                  <c:v>2.293577982</c:v>
                </c:pt>
                <c:pt idx="11">
                  <c:v>2.2556390980000001</c:v>
                </c:pt>
                <c:pt idx="12">
                  <c:v>3.75</c:v>
                </c:pt>
                <c:pt idx="13">
                  <c:v>3.125</c:v>
                </c:pt>
                <c:pt idx="14">
                  <c:v>1.6666666670000001</c:v>
                </c:pt>
                <c:pt idx="15">
                  <c:v>4</c:v>
                </c:pt>
                <c:pt idx="16">
                  <c:v>19.64285714</c:v>
                </c:pt>
                <c:pt idx="17">
                  <c:v>6.0240963860000001</c:v>
                </c:pt>
                <c:pt idx="18">
                  <c:v>4.9586776859999997</c:v>
                </c:pt>
                <c:pt idx="19">
                  <c:v>8.4415584419999998</c:v>
                </c:pt>
                <c:pt idx="20">
                  <c:v>7.7348066299999996</c:v>
                </c:pt>
                <c:pt idx="21">
                  <c:v>8.2191780820000009</c:v>
                </c:pt>
                <c:pt idx="22">
                  <c:v>6.4338235289999997</c:v>
                </c:pt>
              </c:numCache>
            </c:numRef>
          </c:val>
          <c:extLst>
            <c:ext xmlns:c16="http://schemas.microsoft.com/office/drawing/2014/chart" uri="{C3380CC4-5D6E-409C-BE32-E72D297353CC}">
              <c16:uniqueId val="{00000003-F462-44B6-AB87-508F921B4853}"/>
            </c:ext>
          </c:extLst>
        </c:ser>
        <c:ser>
          <c:idx val="4"/>
          <c:order val="4"/>
          <c:tx>
            <c:strRef>
              <c:f>'figure '!$G$3</c:f>
              <c:strCache>
                <c:ptCount val="1"/>
                <c:pt idx="0">
                  <c:v>4+</c:v>
                </c:pt>
              </c:strCache>
            </c:strRef>
          </c:tx>
          <c:spPr>
            <a:solidFill>
              <a:schemeClr val="accent2">
                <a:shade val="53000"/>
              </a:schemeClr>
            </a:solidFill>
            <a:ln>
              <a:noFill/>
            </a:ln>
            <a:effectLst/>
          </c:spPr>
          <c:invertIfNegative val="0"/>
          <c:val>
            <c:numRef>
              <c:f>'figure '!$G$31:$G$53</c:f>
              <c:numCache>
                <c:formatCode>General</c:formatCode>
                <c:ptCount val="23"/>
                <c:pt idx="0">
                  <c:v>0.31051661780000001</c:v>
                </c:pt>
                <c:pt idx="1">
                  <c:v>0.98892405059999999</c:v>
                </c:pt>
                <c:pt idx="2">
                  <c:v>1.845280341</c:v>
                </c:pt>
                <c:pt idx="3">
                  <c:v>2.5730994150000002</c:v>
                </c:pt>
                <c:pt idx="4">
                  <c:v>1.336898396</c:v>
                </c:pt>
                <c:pt idx="5">
                  <c:v>2.278820375</c:v>
                </c:pt>
                <c:pt idx="6">
                  <c:v>2.7777777779999999</c:v>
                </c:pt>
                <c:pt idx="7">
                  <c:v>4.4444444440000002</c:v>
                </c:pt>
                <c:pt idx="8">
                  <c:v>13.10734463</c:v>
                </c:pt>
                <c:pt idx="9">
                  <c:v>9.4358974359999994</c:v>
                </c:pt>
                <c:pt idx="10">
                  <c:v>2.1406727829999999</c:v>
                </c:pt>
                <c:pt idx="11">
                  <c:v>3.0075187969999999</c:v>
                </c:pt>
                <c:pt idx="12">
                  <c:v>3.75</c:v>
                </c:pt>
                <c:pt idx="13">
                  <c:v>3.125</c:v>
                </c:pt>
                <c:pt idx="14">
                  <c:v>0</c:v>
                </c:pt>
                <c:pt idx="15">
                  <c:v>4</c:v>
                </c:pt>
                <c:pt idx="16">
                  <c:v>5.3571428570000004</c:v>
                </c:pt>
                <c:pt idx="17">
                  <c:v>7.2289156630000004</c:v>
                </c:pt>
                <c:pt idx="18">
                  <c:v>10.74380165</c:v>
                </c:pt>
                <c:pt idx="19">
                  <c:v>11.03896104</c:v>
                </c:pt>
                <c:pt idx="20">
                  <c:v>64.226519339999996</c:v>
                </c:pt>
                <c:pt idx="21">
                  <c:v>69.178082189999998</c:v>
                </c:pt>
                <c:pt idx="22">
                  <c:v>61.397058819999998</c:v>
                </c:pt>
              </c:numCache>
            </c:numRef>
          </c:val>
          <c:extLst>
            <c:ext xmlns:c16="http://schemas.microsoft.com/office/drawing/2014/chart" uri="{C3380CC4-5D6E-409C-BE32-E72D297353CC}">
              <c16:uniqueId val="{00000004-F462-44B6-AB87-508F921B4853}"/>
            </c:ext>
          </c:extLst>
        </c:ser>
        <c:dLbls>
          <c:showLegendKey val="0"/>
          <c:showVal val="0"/>
          <c:showCatName val="0"/>
          <c:showSerName val="0"/>
          <c:showPercent val="0"/>
          <c:showBubbleSize val="0"/>
        </c:dLbls>
        <c:gapWidth val="0"/>
        <c:overlap val="100"/>
        <c:axId val="254413440"/>
        <c:axId val="254419712"/>
      </c:barChart>
      <c:catAx>
        <c:axId val="254413440"/>
        <c:scaling>
          <c:orientation val="maxMin"/>
        </c:scaling>
        <c:delete val="0"/>
        <c:axPos val="l"/>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Round </a:t>
                </a:r>
              </a:p>
            </c:rich>
          </c:tx>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54419712"/>
        <c:crosses val="autoZero"/>
        <c:auto val="1"/>
        <c:lblAlgn val="ctr"/>
        <c:lblOffset val="100"/>
        <c:noMultiLvlLbl val="0"/>
      </c:catAx>
      <c:valAx>
        <c:axId val="254419712"/>
        <c:scaling>
          <c:orientation val="minMax"/>
        </c:scaling>
        <c:delete val="0"/>
        <c:axPos val="t"/>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54413440"/>
        <c:crosses val="autoZero"/>
        <c:crossBetween val="between"/>
      </c:valAx>
      <c:spPr>
        <a:noFill/>
        <a:ln>
          <a:noFill/>
        </a:ln>
        <a:effectLst/>
      </c:spPr>
    </c:plotArea>
    <c:legend>
      <c:legendPos val="r"/>
      <c:layout>
        <c:manualLayout>
          <c:xMode val="edge"/>
          <c:yMode val="edge"/>
          <c:x val="0.88593066491688544"/>
          <c:y val="0.42003645377661125"/>
          <c:w val="0.11406933508311461"/>
          <c:h val="0.22795154077962476"/>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sz="900"/>
              <a:t>Weekend--Mean values</a:t>
            </a:r>
          </a:p>
        </c:rich>
      </c:tx>
      <c:overlay val="0"/>
      <c:spPr>
        <a:noFill/>
        <a:ln>
          <a:noFill/>
        </a:ln>
        <a:effectLst/>
      </c:spPr>
    </c:title>
    <c:autoTitleDeleted val="0"/>
    <c:plotArea>
      <c:layout/>
      <c:barChart>
        <c:barDir val="bar"/>
        <c:grouping val="clustered"/>
        <c:varyColors val="0"/>
        <c:ser>
          <c:idx val="0"/>
          <c:order val="0"/>
          <c:tx>
            <c:strRef>
              <c:f>race!$C$17</c:f>
              <c:strCache>
                <c:ptCount val="1"/>
              </c:strCache>
            </c:strRef>
          </c:tx>
          <c:spPr>
            <a:solidFill>
              <a:schemeClr val="accent1"/>
            </a:solidFill>
            <a:ln>
              <a:noFill/>
            </a:ln>
            <a:effectLst/>
          </c:spPr>
          <c:invertIfNegative val="0"/>
          <c:cat>
            <c:strRef>
              <c:f>race!$D$5:$I$5</c:f>
              <c:strCache>
                <c:ptCount val="6"/>
                <c:pt idx="0">
                  <c:v>TU-Men</c:v>
                </c:pt>
                <c:pt idx="1">
                  <c:v>TU-Women</c:v>
                </c:pt>
                <c:pt idx="2">
                  <c:v>Interview-Men</c:v>
                </c:pt>
                <c:pt idx="3">
                  <c:v>Interview-Women</c:v>
                </c:pt>
                <c:pt idx="4">
                  <c:v>Diary-Men</c:v>
                </c:pt>
                <c:pt idx="5">
                  <c:v>Diary-Women</c:v>
                </c:pt>
              </c:strCache>
            </c:strRef>
          </c:cat>
          <c:val>
            <c:numRef>
              <c:f>race!$D$17:$I$17</c:f>
              <c:numCache>
                <c:formatCode>General</c:formatCode>
                <c:ptCount val="6"/>
                <c:pt idx="0">
                  <c:v>0</c:v>
                </c:pt>
                <c:pt idx="2">
                  <c:v>0</c:v>
                </c:pt>
                <c:pt idx="4">
                  <c:v>0</c:v>
                </c:pt>
              </c:numCache>
            </c:numRef>
          </c:val>
          <c:extLst>
            <c:ext xmlns:c16="http://schemas.microsoft.com/office/drawing/2014/chart" uri="{C3380CC4-5D6E-409C-BE32-E72D297353CC}">
              <c16:uniqueId val="{00000000-7CEA-4669-9ADD-A31CC5033362}"/>
            </c:ext>
          </c:extLst>
        </c:ser>
        <c:ser>
          <c:idx val="1"/>
          <c:order val="1"/>
          <c:tx>
            <c:strRef>
              <c:f>race!$C$18</c:f>
              <c:strCache>
                <c:ptCount val="1"/>
              </c:strCache>
            </c:strRef>
          </c:tx>
          <c:spPr>
            <a:solidFill>
              <a:schemeClr val="accent2"/>
            </a:solidFill>
            <a:ln>
              <a:noFill/>
            </a:ln>
            <a:effectLst/>
          </c:spPr>
          <c:invertIfNegative val="0"/>
          <c:cat>
            <c:strRef>
              <c:f>race!$D$5:$I$5</c:f>
              <c:strCache>
                <c:ptCount val="6"/>
                <c:pt idx="0">
                  <c:v>TU-Men</c:v>
                </c:pt>
                <c:pt idx="1">
                  <c:v>TU-Women</c:v>
                </c:pt>
                <c:pt idx="2">
                  <c:v>Interview-Men</c:v>
                </c:pt>
                <c:pt idx="3">
                  <c:v>Interview-Women</c:v>
                </c:pt>
                <c:pt idx="4">
                  <c:v>Diary-Men</c:v>
                </c:pt>
                <c:pt idx="5">
                  <c:v>Diary-Women</c:v>
                </c:pt>
              </c:strCache>
            </c:strRef>
          </c:cat>
          <c:val>
            <c:numRef>
              <c:f>race!$D$18:$I$18</c:f>
              <c:numCache>
                <c:formatCode>General</c:formatCode>
                <c:ptCount val="6"/>
                <c:pt idx="0">
                  <c:v>0</c:v>
                </c:pt>
                <c:pt idx="1">
                  <c:v>0</c:v>
                </c:pt>
                <c:pt idx="2">
                  <c:v>0</c:v>
                </c:pt>
                <c:pt idx="3">
                  <c:v>0</c:v>
                </c:pt>
                <c:pt idx="4">
                  <c:v>0</c:v>
                </c:pt>
                <c:pt idx="5">
                  <c:v>0</c:v>
                </c:pt>
              </c:numCache>
            </c:numRef>
          </c:val>
          <c:extLst>
            <c:ext xmlns:c16="http://schemas.microsoft.com/office/drawing/2014/chart" uri="{C3380CC4-5D6E-409C-BE32-E72D297353CC}">
              <c16:uniqueId val="{00000001-7CEA-4669-9ADD-A31CC5033362}"/>
            </c:ext>
          </c:extLst>
        </c:ser>
        <c:ser>
          <c:idx val="2"/>
          <c:order val="2"/>
          <c:tx>
            <c:strRef>
              <c:f>race!$C$19</c:f>
              <c:strCache>
                <c:ptCount val="1"/>
                <c:pt idx="0">
                  <c:v>Non-Hispanic White</c:v>
                </c:pt>
              </c:strCache>
            </c:strRef>
          </c:tx>
          <c:spPr>
            <a:solidFill>
              <a:schemeClr val="accent3"/>
            </a:solidFill>
            <a:ln>
              <a:noFill/>
            </a:ln>
            <a:effectLst/>
          </c:spPr>
          <c:invertIfNegative val="0"/>
          <c:cat>
            <c:strRef>
              <c:f>race!$D$5:$I$5</c:f>
              <c:strCache>
                <c:ptCount val="6"/>
                <c:pt idx="0">
                  <c:v>TU-Men</c:v>
                </c:pt>
                <c:pt idx="1">
                  <c:v>TU-Women</c:v>
                </c:pt>
                <c:pt idx="2">
                  <c:v>Interview-Men</c:v>
                </c:pt>
                <c:pt idx="3">
                  <c:v>Interview-Women</c:v>
                </c:pt>
                <c:pt idx="4">
                  <c:v>Diary-Men</c:v>
                </c:pt>
                <c:pt idx="5">
                  <c:v>Diary-Women</c:v>
                </c:pt>
              </c:strCache>
            </c:strRef>
          </c:cat>
          <c:val>
            <c:numRef>
              <c:f>race!$D$19:$I$19</c:f>
              <c:numCache>
                <c:formatCode>0.00</c:formatCode>
                <c:ptCount val="6"/>
                <c:pt idx="0">
                  <c:v>3.0841203230074679</c:v>
                </c:pt>
                <c:pt idx="1">
                  <c:v>4.0282535248999851</c:v>
                </c:pt>
                <c:pt idx="2">
                  <c:v>3.0252971998492209</c:v>
                </c:pt>
                <c:pt idx="3">
                  <c:v>3.9998299148988332</c:v>
                </c:pt>
                <c:pt idx="4">
                  <c:v>2.989684361261479</c:v>
                </c:pt>
                <c:pt idx="5">
                  <c:v>4.0554565620730427</c:v>
                </c:pt>
              </c:numCache>
            </c:numRef>
          </c:val>
          <c:extLst>
            <c:ext xmlns:c16="http://schemas.microsoft.com/office/drawing/2014/chart" uri="{C3380CC4-5D6E-409C-BE32-E72D297353CC}">
              <c16:uniqueId val="{00000002-7CEA-4669-9ADD-A31CC5033362}"/>
            </c:ext>
          </c:extLst>
        </c:ser>
        <c:ser>
          <c:idx val="3"/>
          <c:order val="3"/>
          <c:tx>
            <c:strRef>
              <c:f>race!$C$20</c:f>
              <c:strCache>
                <c:ptCount val="1"/>
                <c:pt idx="0">
                  <c:v>Black</c:v>
                </c:pt>
              </c:strCache>
            </c:strRef>
          </c:tx>
          <c:spPr>
            <a:solidFill>
              <a:schemeClr val="accent4"/>
            </a:solidFill>
            <a:ln>
              <a:noFill/>
            </a:ln>
            <a:effectLst/>
          </c:spPr>
          <c:invertIfNegative val="0"/>
          <c:cat>
            <c:strRef>
              <c:f>race!$D$5:$I$5</c:f>
              <c:strCache>
                <c:ptCount val="6"/>
                <c:pt idx="0">
                  <c:v>TU-Men</c:v>
                </c:pt>
                <c:pt idx="1">
                  <c:v>TU-Women</c:v>
                </c:pt>
                <c:pt idx="2">
                  <c:v>Interview-Men</c:v>
                </c:pt>
                <c:pt idx="3">
                  <c:v>Interview-Women</c:v>
                </c:pt>
                <c:pt idx="4">
                  <c:v>Diary-Men</c:v>
                </c:pt>
                <c:pt idx="5">
                  <c:v>Diary-Women</c:v>
                </c:pt>
              </c:strCache>
            </c:strRef>
          </c:cat>
          <c:val>
            <c:numRef>
              <c:f>race!$D$20:$I$20</c:f>
              <c:numCache>
                <c:formatCode>0.00</c:formatCode>
                <c:ptCount val="6"/>
                <c:pt idx="0">
                  <c:v>2.2845303801542909</c:v>
                </c:pt>
                <c:pt idx="1">
                  <c:v>3.0545406495612251</c:v>
                </c:pt>
                <c:pt idx="2">
                  <c:v>2.5849808996600809</c:v>
                </c:pt>
                <c:pt idx="3">
                  <c:v>3.4295231864953259</c:v>
                </c:pt>
                <c:pt idx="4">
                  <c:v>2.5716902602284688</c:v>
                </c:pt>
                <c:pt idx="5">
                  <c:v>3.5447568718697</c:v>
                </c:pt>
              </c:numCache>
            </c:numRef>
          </c:val>
          <c:extLst>
            <c:ext xmlns:c16="http://schemas.microsoft.com/office/drawing/2014/chart" uri="{C3380CC4-5D6E-409C-BE32-E72D297353CC}">
              <c16:uniqueId val="{00000003-7CEA-4669-9ADD-A31CC5033362}"/>
            </c:ext>
          </c:extLst>
        </c:ser>
        <c:dLbls>
          <c:showLegendKey val="0"/>
          <c:showVal val="0"/>
          <c:showCatName val="0"/>
          <c:showSerName val="0"/>
          <c:showPercent val="0"/>
          <c:showBubbleSize val="0"/>
        </c:dLbls>
        <c:gapWidth val="219"/>
        <c:axId val="254450304"/>
        <c:axId val="254456192"/>
      </c:barChart>
      <c:catAx>
        <c:axId val="25445030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254456192"/>
        <c:crosses val="autoZero"/>
        <c:auto val="1"/>
        <c:lblAlgn val="ctr"/>
        <c:lblOffset val="100"/>
        <c:noMultiLvlLbl val="0"/>
      </c:catAx>
      <c:valAx>
        <c:axId val="254456192"/>
        <c:scaling>
          <c:orientation val="minMax"/>
        </c:scaling>
        <c:delete val="0"/>
        <c:axPos val="t"/>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254450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sz="900"/>
              <a:t>Weekend--Median values</a:t>
            </a:r>
          </a:p>
        </c:rich>
      </c:tx>
      <c:overlay val="0"/>
      <c:spPr>
        <a:noFill/>
        <a:ln>
          <a:noFill/>
        </a:ln>
        <a:effectLst/>
      </c:spPr>
    </c:title>
    <c:autoTitleDeleted val="0"/>
    <c:plotArea>
      <c:layout/>
      <c:barChart>
        <c:barDir val="bar"/>
        <c:grouping val="clustered"/>
        <c:varyColors val="0"/>
        <c:ser>
          <c:idx val="0"/>
          <c:order val="0"/>
          <c:tx>
            <c:strRef>
              <c:f>race!$C$17</c:f>
              <c:strCache>
                <c:ptCount val="1"/>
              </c:strCache>
            </c:strRef>
          </c:tx>
          <c:spPr>
            <a:solidFill>
              <a:schemeClr val="accent1"/>
            </a:solidFill>
            <a:ln>
              <a:noFill/>
            </a:ln>
            <a:effectLst/>
          </c:spPr>
          <c:invertIfNegative val="0"/>
          <c:cat>
            <c:strRef>
              <c:f>race!$J$5:$O$5</c:f>
              <c:strCache>
                <c:ptCount val="6"/>
                <c:pt idx="0">
                  <c:v>TU-Men</c:v>
                </c:pt>
                <c:pt idx="1">
                  <c:v>TU-Women</c:v>
                </c:pt>
                <c:pt idx="2">
                  <c:v>Interview-Men</c:v>
                </c:pt>
                <c:pt idx="3">
                  <c:v>Interview-Women</c:v>
                </c:pt>
                <c:pt idx="4">
                  <c:v>Diary-Men</c:v>
                </c:pt>
                <c:pt idx="5">
                  <c:v>Diary-Women</c:v>
                </c:pt>
              </c:strCache>
            </c:strRef>
          </c:cat>
          <c:val>
            <c:numRef>
              <c:f>race!$J$17:$O$17</c:f>
              <c:numCache>
                <c:formatCode>General</c:formatCode>
                <c:ptCount val="6"/>
                <c:pt idx="0">
                  <c:v>0</c:v>
                </c:pt>
                <c:pt idx="2">
                  <c:v>0</c:v>
                </c:pt>
                <c:pt idx="4">
                  <c:v>0</c:v>
                </c:pt>
              </c:numCache>
            </c:numRef>
          </c:val>
          <c:extLst>
            <c:ext xmlns:c16="http://schemas.microsoft.com/office/drawing/2014/chart" uri="{C3380CC4-5D6E-409C-BE32-E72D297353CC}">
              <c16:uniqueId val="{00000000-2EA2-4E49-8AF6-9E094B1A32C2}"/>
            </c:ext>
          </c:extLst>
        </c:ser>
        <c:ser>
          <c:idx val="1"/>
          <c:order val="1"/>
          <c:tx>
            <c:strRef>
              <c:f>race!$C$18</c:f>
              <c:strCache>
                <c:ptCount val="1"/>
              </c:strCache>
            </c:strRef>
          </c:tx>
          <c:spPr>
            <a:solidFill>
              <a:schemeClr val="accent2"/>
            </a:solidFill>
            <a:ln>
              <a:noFill/>
            </a:ln>
            <a:effectLst/>
          </c:spPr>
          <c:invertIfNegative val="0"/>
          <c:cat>
            <c:strRef>
              <c:f>race!$J$5:$O$5</c:f>
              <c:strCache>
                <c:ptCount val="6"/>
                <c:pt idx="0">
                  <c:v>TU-Men</c:v>
                </c:pt>
                <c:pt idx="1">
                  <c:v>TU-Women</c:v>
                </c:pt>
                <c:pt idx="2">
                  <c:v>Interview-Men</c:v>
                </c:pt>
                <c:pt idx="3">
                  <c:v>Interview-Women</c:v>
                </c:pt>
                <c:pt idx="4">
                  <c:v>Diary-Men</c:v>
                </c:pt>
                <c:pt idx="5">
                  <c:v>Diary-Women</c:v>
                </c:pt>
              </c:strCache>
            </c:strRef>
          </c:cat>
          <c:val>
            <c:numRef>
              <c:f>race!$J$18:$O$18</c:f>
              <c:numCache>
                <c:formatCode>General</c:formatCode>
                <c:ptCount val="6"/>
                <c:pt idx="0">
                  <c:v>0</c:v>
                </c:pt>
                <c:pt idx="1">
                  <c:v>0</c:v>
                </c:pt>
                <c:pt idx="2">
                  <c:v>0</c:v>
                </c:pt>
                <c:pt idx="3">
                  <c:v>0</c:v>
                </c:pt>
                <c:pt idx="4">
                  <c:v>0</c:v>
                </c:pt>
                <c:pt idx="5">
                  <c:v>0</c:v>
                </c:pt>
              </c:numCache>
            </c:numRef>
          </c:val>
          <c:extLst>
            <c:ext xmlns:c16="http://schemas.microsoft.com/office/drawing/2014/chart" uri="{C3380CC4-5D6E-409C-BE32-E72D297353CC}">
              <c16:uniqueId val="{00000001-2EA2-4E49-8AF6-9E094B1A32C2}"/>
            </c:ext>
          </c:extLst>
        </c:ser>
        <c:ser>
          <c:idx val="2"/>
          <c:order val="2"/>
          <c:tx>
            <c:strRef>
              <c:f>race!$C$19</c:f>
              <c:strCache>
                <c:ptCount val="1"/>
                <c:pt idx="0">
                  <c:v>Non-Hispanic White</c:v>
                </c:pt>
              </c:strCache>
            </c:strRef>
          </c:tx>
          <c:spPr>
            <a:solidFill>
              <a:schemeClr val="accent3"/>
            </a:solidFill>
            <a:ln>
              <a:noFill/>
            </a:ln>
            <a:effectLst/>
          </c:spPr>
          <c:invertIfNegative val="0"/>
          <c:cat>
            <c:strRef>
              <c:f>race!$J$5:$O$5</c:f>
              <c:strCache>
                <c:ptCount val="6"/>
                <c:pt idx="0">
                  <c:v>TU-Men</c:v>
                </c:pt>
                <c:pt idx="1">
                  <c:v>TU-Women</c:v>
                </c:pt>
                <c:pt idx="2">
                  <c:v>Interview-Men</c:v>
                </c:pt>
                <c:pt idx="3">
                  <c:v>Interview-Women</c:v>
                </c:pt>
                <c:pt idx="4">
                  <c:v>Diary-Men</c:v>
                </c:pt>
                <c:pt idx="5">
                  <c:v>Diary-Women</c:v>
                </c:pt>
              </c:strCache>
            </c:strRef>
          </c:cat>
          <c:val>
            <c:numRef>
              <c:f>race!$J$19:$O$19</c:f>
              <c:numCache>
                <c:formatCode>0.00</c:formatCode>
                <c:ptCount val="6"/>
                <c:pt idx="0">
                  <c:v>2.033333301544189</c:v>
                </c:pt>
                <c:pt idx="1">
                  <c:v>3.5</c:v>
                </c:pt>
                <c:pt idx="2">
                  <c:v>2</c:v>
                </c:pt>
                <c:pt idx="3">
                  <c:v>3.4166667461395259</c:v>
                </c:pt>
                <c:pt idx="4">
                  <c:v>2</c:v>
                </c:pt>
                <c:pt idx="5">
                  <c:v>3.5833332538604741</c:v>
                </c:pt>
              </c:numCache>
            </c:numRef>
          </c:val>
          <c:extLst>
            <c:ext xmlns:c16="http://schemas.microsoft.com/office/drawing/2014/chart" uri="{C3380CC4-5D6E-409C-BE32-E72D297353CC}">
              <c16:uniqueId val="{00000002-2EA2-4E49-8AF6-9E094B1A32C2}"/>
            </c:ext>
          </c:extLst>
        </c:ser>
        <c:ser>
          <c:idx val="3"/>
          <c:order val="3"/>
          <c:tx>
            <c:strRef>
              <c:f>race!$C$20</c:f>
              <c:strCache>
                <c:ptCount val="1"/>
                <c:pt idx="0">
                  <c:v>Black</c:v>
                </c:pt>
              </c:strCache>
            </c:strRef>
          </c:tx>
          <c:spPr>
            <a:solidFill>
              <a:schemeClr val="accent4"/>
            </a:solidFill>
            <a:ln>
              <a:noFill/>
            </a:ln>
            <a:effectLst/>
          </c:spPr>
          <c:invertIfNegative val="0"/>
          <c:cat>
            <c:strRef>
              <c:f>race!$J$5:$O$5</c:f>
              <c:strCache>
                <c:ptCount val="6"/>
                <c:pt idx="0">
                  <c:v>TU-Men</c:v>
                </c:pt>
                <c:pt idx="1">
                  <c:v>TU-Women</c:v>
                </c:pt>
                <c:pt idx="2">
                  <c:v>Interview-Men</c:v>
                </c:pt>
                <c:pt idx="3">
                  <c:v>Interview-Women</c:v>
                </c:pt>
                <c:pt idx="4">
                  <c:v>Diary-Men</c:v>
                </c:pt>
                <c:pt idx="5">
                  <c:v>Diary-Women</c:v>
                </c:pt>
              </c:strCache>
            </c:strRef>
          </c:cat>
          <c:val>
            <c:numRef>
              <c:f>race!$J$20:$O$20</c:f>
              <c:numCache>
                <c:formatCode>0.00</c:formatCode>
                <c:ptCount val="6"/>
                <c:pt idx="0">
                  <c:v>1.666666626930237</c:v>
                </c:pt>
                <c:pt idx="1">
                  <c:v>2.3333332538604741</c:v>
                </c:pt>
                <c:pt idx="2">
                  <c:v>1.7666666507720949</c:v>
                </c:pt>
                <c:pt idx="3">
                  <c:v>2.5</c:v>
                </c:pt>
                <c:pt idx="4">
                  <c:v>1.7666666507720949</c:v>
                </c:pt>
                <c:pt idx="5">
                  <c:v>2.6666667461395259</c:v>
                </c:pt>
              </c:numCache>
            </c:numRef>
          </c:val>
          <c:extLst>
            <c:ext xmlns:c16="http://schemas.microsoft.com/office/drawing/2014/chart" uri="{C3380CC4-5D6E-409C-BE32-E72D297353CC}">
              <c16:uniqueId val="{00000003-2EA2-4E49-8AF6-9E094B1A32C2}"/>
            </c:ext>
          </c:extLst>
        </c:ser>
        <c:dLbls>
          <c:showLegendKey val="0"/>
          <c:showVal val="0"/>
          <c:showCatName val="0"/>
          <c:showSerName val="0"/>
          <c:showPercent val="0"/>
          <c:showBubbleSize val="0"/>
        </c:dLbls>
        <c:gapWidth val="219"/>
        <c:axId val="255541632"/>
        <c:axId val="255543168"/>
      </c:barChart>
      <c:catAx>
        <c:axId val="25554163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255543168"/>
        <c:crosses val="autoZero"/>
        <c:auto val="1"/>
        <c:lblAlgn val="ctr"/>
        <c:lblOffset val="100"/>
        <c:noMultiLvlLbl val="0"/>
      </c:catAx>
      <c:valAx>
        <c:axId val="255543168"/>
        <c:scaling>
          <c:orientation val="minMax"/>
          <c:max val="5"/>
        </c:scaling>
        <c:delete val="0"/>
        <c:axPos val="t"/>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255541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sz="900"/>
              <a:t>Weekday-Mean values</a:t>
            </a:r>
          </a:p>
        </c:rich>
      </c:tx>
      <c:overlay val="0"/>
      <c:spPr>
        <a:noFill/>
        <a:ln>
          <a:noFill/>
        </a:ln>
        <a:effectLst/>
      </c:spPr>
    </c:title>
    <c:autoTitleDeleted val="0"/>
    <c:plotArea>
      <c:layout/>
      <c:barChart>
        <c:barDir val="bar"/>
        <c:grouping val="clustered"/>
        <c:varyColors val="0"/>
        <c:ser>
          <c:idx val="0"/>
          <c:order val="0"/>
          <c:tx>
            <c:strRef>
              <c:f>race!$C$6</c:f>
              <c:strCache>
                <c:ptCount val="1"/>
                <c:pt idx="0">
                  <c:v>Non-Hispanic White</c:v>
                </c:pt>
              </c:strCache>
            </c:strRef>
          </c:tx>
          <c:spPr>
            <a:solidFill>
              <a:schemeClr val="accent1"/>
            </a:solidFill>
            <a:ln>
              <a:noFill/>
            </a:ln>
            <a:effectLst/>
          </c:spPr>
          <c:invertIfNegative val="0"/>
          <c:cat>
            <c:strRef>
              <c:f>race!$D$5:$I$5</c:f>
              <c:strCache>
                <c:ptCount val="6"/>
                <c:pt idx="0">
                  <c:v>TU-Men</c:v>
                </c:pt>
                <c:pt idx="1">
                  <c:v>TU-Women</c:v>
                </c:pt>
                <c:pt idx="2">
                  <c:v>Interview-Men</c:v>
                </c:pt>
                <c:pt idx="3">
                  <c:v>Interview-Women</c:v>
                </c:pt>
                <c:pt idx="4">
                  <c:v>Diary-Men</c:v>
                </c:pt>
                <c:pt idx="5">
                  <c:v>Diary-Women</c:v>
                </c:pt>
              </c:strCache>
            </c:strRef>
          </c:cat>
          <c:val>
            <c:numRef>
              <c:f>race!$D$6:$I$6</c:f>
              <c:numCache>
                <c:formatCode>0.00</c:formatCode>
                <c:ptCount val="6"/>
                <c:pt idx="0">
                  <c:v>2.1452865448379841</c:v>
                </c:pt>
                <c:pt idx="1">
                  <c:v>3.4418608717447148</c:v>
                </c:pt>
                <c:pt idx="2">
                  <c:v>2.0760605401712331</c:v>
                </c:pt>
                <c:pt idx="3">
                  <c:v>3.460421220802349</c:v>
                </c:pt>
                <c:pt idx="4">
                  <c:v>2.1136036344275371</c:v>
                </c:pt>
                <c:pt idx="5">
                  <c:v>3.5046490748216859</c:v>
                </c:pt>
              </c:numCache>
            </c:numRef>
          </c:val>
          <c:extLst>
            <c:ext xmlns:c16="http://schemas.microsoft.com/office/drawing/2014/chart" uri="{C3380CC4-5D6E-409C-BE32-E72D297353CC}">
              <c16:uniqueId val="{00000000-C30D-4B47-B3BB-C8E85CFD75F5}"/>
            </c:ext>
          </c:extLst>
        </c:ser>
        <c:ser>
          <c:idx val="1"/>
          <c:order val="1"/>
          <c:tx>
            <c:strRef>
              <c:f>race!$C$7</c:f>
              <c:strCache>
                <c:ptCount val="1"/>
                <c:pt idx="0">
                  <c:v>Black</c:v>
                </c:pt>
              </c:strCache>
            </c:strRef>
          </c:tx>
          <c:spPr>
            <a:solidFill>
              <a:schemeClr val="accent2"/>
            </a:solidFill>
            <a:ln>
              <a:noFill/>
            </a:ln>
            <a:effectLst/>
          </c:spPr>
          <c:invertIfNegative val="0"/>
          <c:cat>
            <c:strRef>
              <c:f>race!$D$5:$I$5</c:f>
              <c:strCache>
                <c:ptCount val="6"/>
                <c:pt idx="0">
                  <c:v>TU-Men</c:v>
                </c:pt>
                <c:pt idx="1">
                  <c:v>TU-Women</c:v>
                </c:pt>
                <c:pt idx="2">
                  <c:v>Interview-Men</c:v>
                </c:pt>
                <c:pt idx="3">
                  <c:v>Interview-Women</c:v>
                </c:pt>
                <c:pt idx="4">
                  <c:v>Diary-Men</c:v>
                </c:pt>
                <c:pt idx="5">
                  <c:v>Diary-Women</c:v>
                </c:pt>
              </c:strCache>
            </c:strRef>
          </c:cat>
          <c:val>
            <c:numRef>
              <c:f>race!$D$7:$I$7</c:f>
              <c:numCache>
                <c:formatCode>0.00</c:formatCode>
                <c:ptCount val="6"/>
                <c:pt idx="0">
                  <c:v>1.705827515132466</c:v>
                </c:pt>
                <c:pt idx="1">
                  <c:v>2.833107276401035</c:v>
                </c:pt>
                <c:pt idx="2">
                  <c:v>1.726807503989694</c:v>
                </c:pt>
                <c:pt idx="3">
                  <c:v>3.1726210890656592</c:v>
                </c:pt>
                <c:pt idx="4">
                  <c:v>1.6592826993236449</c:v>
                </c:pt>
                <c:pt idx="5">
                  <c:v>3.2482429649351112</c:v>
                </c:pt>
              </c:numCache>
            </c:numRef>
          </c:val>
          <c:extLst>
            <c:ext xmlns:c16="http://schemas.microsoft.com/office/drawing/2014/chart" uri="{C3380CC4-5D6E-409C-BE32-E72D297353CC}">
              <c16:uniqueId val="{00000001-C30D-4B47-B3BB-C8E85CFD75F5}"/>
            </c:ext>
          </c:extLst>
        </c:ser>
        <c:ser>
          <c:idx val="2"/>
          <c:order val="2"/>
          <c:tx>
            <c:strRef>
              <c:f>race!$C$8</c:f>
              <c:strCache>
                <c:ptCount val="1"/>
                <c:pt idx="0">
                  <c:v>Hispanic</c:v>
                </c:pt>
              </c:strCache>
            </c:strRef>
          </c:tx>
          <c:spPr>
            <a:solidFill>
              <a:schemeClr val="accent3"/>
            </a:solidFill>
            <a:ln>
              <a:noFill/>
            </a:ln>
            <a:effectLst/>
          </c:spPr>
          <c:invertIfNegative val="0"/>
          <c:cat>
            <c:strRef>
              <c:f>race!$D$5:$I$5</c:f>
              <c:strCache>
                <c:ptCount val="6"/>
                <c:pt idx="0">
                  <c:v>TU-Men</c:v>
                </c:pt>
                <c:pt idx="1">
                  <c:v>TU-Women</c:v>
                </c:pt>
                <c:pt idx="2">
                  <c:v>Interview-Men</c:v>
                </c:pt>
                <c:pt idx="3">
                  <c:v>Interview-Women</c:v>
                </c:pt>
                <c:pt idx="4">
                  <c:v>Diary-Men</c:v>
                </c:pt>
                <c:pt idx="5">
                  <c:v>Diary-Women</c:v>
                </c:pt>
              </c:strCache>
            </c:strRef>
          </c:cat>
          <c:val>
            <c:numRef>
              <c:f>race!$D$8:$I$8</c:f>
              <c:numCache>
                <c:formatCode>0.00</c:formatCode>
                <c:ptCount val="6"/>
                <c:pt idx="0">
                  <c:v>1.7781223739706991</c:v>
                </c:pt>
                <c:pt idx="1">
                  <c:v>3.8755128932003431</c:v>
                </c:pt>
                <c:pt idx="2">
                  <c:v>1.862962683658963</c:v>
                </c:pt>
                <c:pt idx="3">
                  <c:v>3.8128003788152252</c:v>
                </c:pt>
                <c:pt idx="4">
                  <c:v>1.77616341311856</c:v>
                </c:pt>
                <c:pt idx="5">
                  <c:v>3.811859942353534</c:v>
                </c:pt>
              </c:numCache>
            </c:numRef>
          </c:val>
          <c:extLst>
            <c:ext xmlns:c16="http://schemas.microsoft.com/office/drawing/2014/chart" uri="{C3380CC4-5D6E-409C-BE32-E72D297353CC}">
              <c16:uniqueId val="{00000002-C30D-4B47-B3BB-C8E85CFD75F5}"/>
            </c:ext>
          </c:extLst>
        </c:ser>
        <c:ser>
          <c:idx val="3"/>
          <c:order val="3"/>
          <c:tx>
            <c:strRef>
              <c:f>race!$C$9</c:f>
              <c:strCache>
                <c:ptCount val="1"/>
                <c:pt idx="0">
                  <c:v>Other</c:v>
                </c:pt>
              </c:strCache>
            </c:strRef>
          </c:tx>
          <c:spPr>
            <a:solidFill>
              <a:schemeClr val="accent4"/>
            </a:solidFill>
            <a:ln>
              <a:noFill/>
            </a:ln>
            <a:effectLst/>
          </c:spPr>
          <c:invertIfNegative val="0"/>
          <c:cat>
            <c:strRef>
              <c:f>race!$D$5:$I$5</c:f>
              <c:strCache>
                <c:ptCount val="6"/>
                <c:pt idx="0">
                  <c:v>TU-Men</c:v>
                </c:pt>
                <c:pt idx="1">
                  <c:v>TU-Women</c:v>
                </c:pt>
                <c:pt idx="2">
                  <c:v>Interview-Men</c:v>
                </c:pt>
                <c:pt idx="3">
                  <c:v>Interview-Women</c:v>
                </c:pt>
                <c:pt idx="4">
                  <c:v>Diary-Men</c:v>
                </c:pt>
                <c:pt idx="5">
                  <c:v>Diary-Women</c:v>
                </c:pt>
              </c:strCache>
            </c:strRef>
          </c:cat>
          <c:val>
            <c:numRef>
              <c:f>race!$D$9:$I$9</c:f>
              <c:numCache>
                <c:formatCode>0.00</c:formatCode>
                <c:ptCount val="6"/>
                <c:pt idx="0">
                  <c:v>2.0682284082062758</c:v>
                </c:pt>
                <c:pt idx="1">
                  <c:v>3.1297564378983309</c:v>
                </c:pt>
                <c:pt idx="2">
                  <c:v>2.1688915085275138</c:v>
                </c:pt>
                <c:pt idx="3">
                  <c:v>3.4745089755448588</c:v>
                </c:pt>
                <c:pt idx="4">
                  <c:v>2.0707673968421081</c:v>
                </c:pt>
                <c:pt idx="5">
                  <c:v>3.5646437708387402</c:v>
                </c:pt>
              </c:numCache>
            </c:numRef>
          </c:val>
          <c:extLst>
            <c:ext xmlns:c16="http://schemas.microsoft.com/office/drawing/2014/chart" uri="{C3380CC4-5D6E-409C-BE32-E72D297353CC}">
              <c16:uniqueId val="{00000003-C30D-4B47-B3BB-C8E85CFD75F5}"/>
            </c:ext>
          </c:extLst>
        </c:ser>
        <c:dLbls>
          <c:showLegendKey val="0"/>
          <c:showVal val="0"/>
          <c:showCatName val="0"/>
          <c:showSerName val="0"/>
          <c:showPercent val="0"/>
          <c:showBubbleSize val="0"/>
        </c:dLbls>
        <c:gapWidth val="219"/>
        <c:axId val="255571840"/>
        <c:axId val="255573376"/>
      </c:barChart>
      <c:catAx>
        <c:axId val="255571840"/>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255573376"/>
        <c:crosses val="autoZero"/>
        <c:auto val="1"/>
        <c:lblAlgn val="ctr"/>
        <c:lblOffset val="100"/>
        <c:noMultiLvlLbl val="0"/>
      </c:catAx>
      <c:valAx>
        <c:axId val="255573376"/>
        <c:scaling>
          <c:orientation val="minMax"/>
          <c:max val="5"/>
        </c:scaling>
        <c:delete val="0"/>
        <c:axPos val="t"/>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255571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sz="900"/>
              <a:t>Weekday--Median values</a:t>
            </a:r>
          </a:p>
        </c:rich>
      </c:tx>
      <c:overlay val="0"/>
      <c:spPr>
        <a:noFill/>
        <a:ln>
          <a:noFill/>
        </a:ln>
        <a:effectLst/>
      </c:spPr>
    </c:title>
    <c:autoTitleDeleted val="0"/>
    <c:plotArea>
      <c:layout/>
      <c:barChart>
        <c:barDir val="bar"/>
        <c:grouping val="clustered"/>
        <c:varyColors val="0"/>
        <c:ser>
          <c:idx val="0"/>
          <c:order val="0"/>
          <c:tx>
            <c:strRef>
              <c:f>race!$C$6</c:f>
              <c:strCache>
                <c:ptCount val="1"/>
                <c:pt idx="0">
                  <c:v>Non-Hispanic White</c:v>
                </c:pt>
              </c:strCache>
            </c:strRef>
          </c:tx>
          <c:spPr>
            <a:solidFill>
              <a:schemeClr val="accent1"/>
            </a:solidFill>
            <a:ln>
              <a:noFill/>
            </a:ln>
            <a:effectLst/>
          </c:spPr>
          <c:invertIfNegative val="0"/>
          <c:cat>
            <c:strRef>
              <c:f>race!$J$5:$O$5</c:f>
              <c:strCache>
                <c:ptCount val="6"/>
                <c:pt idx="0">
                  <c:v>TU-Men</c:v>
                </c:pt>
                <c:pt idx="1">
                  <c:v>TU-Women</c:v>
                </c:pt>
                <c:pt idx="2">
                  <c:v>Interview-Men</c:v>
                </c:pt>
                <c:pt idx="3">
                  <c:v>Interview-Women</c:v>
                </c:pt>
                <c:pt idx="4">
                  <c:v>Diary-Men</c:v>
                </c:pt>
                <c:pt idx="5">
                  <c:v>Diary-Women</c:v>
                </c:pt>
              </c:strCache>
            </c:strRef>
          </c:cat>
          <c:val>
            <c:numRef>
              <c:f>race!$J$6:$O$6</c:f>
              <c:numCache>
                <c:formatCode>0.00</c:formatCode>
                <c:ptCount val="6"/>
                <c:pt idx="0">
                  <c:v>1.333333373069763</c:v>
                </c:pt>
                <c:pt idx="1">
                  <c:v>2.716666698455811</c:v>
                </c:pt>
                <c:pt idx="2">
                  <c:v>1.166666626930237</c:v>
                </c:pt>
                <c:pt idx="3">
                  <c:v>2.6833333969116211</c:v>
                </c:pt>
                <c:pt idx="4">
                  <c:v>1.299999952316284</c:v>
                </c:pt>
                <c:pt idx="5">
                  <c:v>2.75</c:v>
                </c:pt>
              </c:numCache>
            </c:numRef>
          </c:val>
          <c:extLst>
            <c:ext xmlns:c16="http://schemas.microsoft.com/office/drawing/2014/chart" uri="{C3380CC4-5D6E-409C-BE32-E72D297353CC}">
              <c16:uniqueId val="{00000000-4C60-4E7F-ADDD-2E41244E4B23}"/>
            </c:ext>
          </c:extLst>
        </c:ser>
        <c:ser>
          <c:idx val="1"/>
          <c:order val="1"/>
          <c:tx>
            <c:strRef>
              <c:f>race!$C$7</c:f>
              <c:strCache>
                <c:ptCount val="1"/>
                <c:pt idx="0">
                  <c:v>Black</c:v>
                </c:pt>
              </c:strCache>
            </c:strRef>
          </c:tx>
          <c:spPr>
            <a:solidFill>
              <a:schemeClr val="accent2"/>
            </a:solidFill>
            <a:ln>
              <a:noFill/>
            </a:ln>
            <a:effectLst/>
          </c:spPr>
          <c:invertIfNegative val="0"/>
          <c:cat>
            <c:strRef>
              <c:f>race!$J$5:$O$5</c:f>
              <c:strCache>
                <c:ptCount val="6"/>
                <c:pt idx="0">
                  <c:v>TU-Men</c:v>
                </c:pt>
                <c:pt idx="1">
                  <c:v>TU-Women</c:v>
                </c:pt>
                <c:pt idx="2">
                  <c:v>Interview-Men</c:v>
                </c:pt>
                <c:pt idx="3">
                  <c:v>Interview-Women</c:v>
                </c:pt>
                <c:pt idx="4">
                  <c:v>Diary-Men</c:v>
                </c:pt>
                <c:pt idx="5">
                  <c:v>Diary-Women</c:v>
                </c:pt>
              </c:strCache>
            </c:strRef>
          </c:cat>
          <c:val>
            <c:numRef>
              <c:f>race!$J$7:$O$7</c:f>
              <c:numCache>
                <c:formatCode>0.00</c:formatCode>
                <c:ptCount val="6"/>
                <c:pt idx="0">
                  <c:v>1</c:v>
                </c:pt>
                <c:pt idx="1">
                  <c:v>2</c:v>
                </c:pt>
                <c:pt idx="2">
                  <c:v>0.91666668653488159</c:v>
                </c:pt>
                <c:pt idx="3">
                  <c:v>2.25</c:v>
                </c:pt>
                <c:pt idx="4">
                  <c:v>0.91666668653488159</c:v>
                </c:pt>
                <c:pt idx="5">
                  <c:v>2.25</c:v>
                </c:pt>
              </c:numCache>
            </c:numRef>
          </c:val>
          <c:extLst>
            <c:ext xmlns:c16="http://schemas.microsoft.com/office/drawing/2014/chart" uri="{C3380CC4-5D6E-409C-BE32-E72D297353CC}">
              <c16:uniqueId val="{00000001-4C60-4E7F-ADDD-2E41244E4B23}"/>
            </c:ext>
          </c:extLst>
        </c:ser>
        <c:ser>
          <c:idx val="2"/>
          <c:order val="2"/>
          <c:tx>
            <c:strRef>
              <c:f>race!$C$8</c:f>
              <c:strCache>
                <c:ptCount val="1"/>
                <c:pt idx="0">
                  <c:v>Hispanic</c:v>
                </c:pt>
              </c:strCache>
            </c:strRef>
          </c:tx>
          <c:spPr>
            <a:solidFill>
              <a:schemeClr val="accent3"/>
            </a:solidFill>
            <a:ln>
              <a:noFill/>
            </a:ln>
            <a:effectLst/>
          </c:spPr>
          <c:invertIfNegative val="0"/>
          <c:cat>
            <c:strRef>
              <c:f>race!$J$5:$O$5</c:f>
              <c:strCache>
                <c:ptCount val="6"/>
                <c:pt idx="0">
                  <c:v>TU-Men</c:v>
                </c:pt>
                <c:pt idx="1">
                  <c:v>TU-Women</c:v>
                </c:pt>
                <c:pt idx="2">
                  <c:v>Interview-Men</c:v>
                </c:pt>
                <c:pt idx="3">
                  <c:v>Interview-Women</c:v>
                </c:pt>
                <c:pt idx="4">
                  <c:v>Diary-Men</c:v>
                </c:pt>
                <c:pt idx="5">
                  <c:v>Diary-Women</c:v>
                </c:pt>
              </c:strCache>
            </c:strRef>
          </c:cat>
          <c:val>
            <c:numRef>
              <c:f>race!$J$8:$O$8</c:f>
              <c:numCache>
                <c:formatCode>0.00</c:formatCode>
                <c:ptCount val="6"/>
                <c:pt idx="0">
                  <c:v>1</c:v>
                </c:pt>
                <c:pt idx="1">
                  <c:v>2.8333332538604741</c:v>
                </c:pt>
                <c:pt idx="2">
                  <c:v>1</c:v>
                </c:pt>
                <c:pt idx="3">
                  <c:v>2.8333332538604741</c:v>
                </c:pt>
                <c:pt idx="4">
                  <c:v>1</c:v>
                </c:pt>
                <c:pt idx="5">
                  <c:v>2.8666665554046631</c:v>
                </c:pt>
              </c:numCache>
            </c:numRef>
          </c:val>
          <c:extLst>
            <c:ext xmlns:c16="http://schemas.microsoft.com/office/drawing/2014/chart" uri="{C3380CC4-5D6E-409C-BE32-E72D297353CC}">
              <c16:uniqueId val="{00000002-4C60-4E7F-ADDD-2E41244E4B23}"/>
            </c:ext>
          </c:extLst>
        </c:ser>
        <c:ser>
          <c:idx val="3"/>
          <c:order val="3"/>
          <c:tx>
            <c:strRef>
              <c:f>race!$C$9</c:f>
              <c:strCache>
                <c:ptCount val="1"/>
                <c:pt idx="0">
                  <c:v>Other</c:v>
                </c:pt>
              </c:strCache>
            </c:strRef>
          </c:tx>
          <c:spPr>
            <a:solidFill>
              <a:schemeClr val="accent4"/>
            </a:solidFill>
            <a:ln>
              <a:noFill/>
            </a:ln>
            <a:effectLst/>
          </c:spPr>
          <c:invertIfNegative val="0"/>
          <c:cat>
            <c:strRef>
              <c:f>race!$J$5:$O$5</c:f>
              <c:strCache>
                <c:ptCount val="6"/>
                <c:pt idx="0">
                  <c:v>TU-Men</c:v>
                </c:pt>
                <c:pt idx="1">
                  <c:v>TU-Women</c:v>
                </c:pt>
                <c:pt idx="2">
                  <c:v>Interview-Men</c:v>
                </c:pt>
                <c:pt idx="3">
                  <c:v>Interview-Women</c:v>
                </c:pt>
                <c:pt idx="4">
                  <c:v>Diary-Men</c:v>
                </c:pt>
                <c:pt idx="5">
                  <c:v>Diary-Women</c:v>
                </c:pt>
              </c:strCache>
            </c:strRef>
          </c:cat>
          <c:val>
            <c:numRef>
              <c:f>race!$J$9:$O$9</c:f>
              <c:numCache>
                <c:formatCode>0.00</c:formatCode>
                <c:ptCount val="6"/>
                <c:pt idx="0">
                  <c:v>1.216666698455811</c:v>
                </c:pt>
                <c:pt idx="1">
                  <c:v>2.0833332538604741</c:v>
                </c:pt>
                <c:pt idx="2">
                  <c:v>1.166666626930237</c:v>
                </c:pt>
                <c:pt idx="3">
                  <c:v>2.5833332538604741</c:v>
                </c:pt>
                <c:pt idx="4">
                  <c:v>1.1333333253860469</c:v>
                </c:pt>
                <c:pt idx="5">
                  <c:v>2.5833332538604741</c:v>
                </c:pt>
              </c:numCache>
            </c:numRef>
          </c:val>
          <c:extLst>
            <c:ext xmlns:c16="http://schemas.microsoft.com/office/drawing/2014/chart" uri="{C3380CC4-5D6E-409C-BE32-E72D297353CC}">
              <c16:uniqueId val="{00000003-4C60-4E7F-ADDD-2E41244E4B23}"/>
            </c:ext>
          </c:extLst>
        </c:ser>
        <c:dLbls>
          <c:showLegendKey val="0"/>
          <c:showVal val="0"/>
          <c:showCatName val="0"/>
          <c:showSerName val="0"/>
          <c:showPercent val="0"/>
          <c:showBubbleSize val="0"/>
        </c:dLbls>
        <c:gapWidth val="219"/>
        <c:axId val="273243520"/>
        <c:axId val="273261696"/>
      </c:barChart>
      <c:catAx>
        <c:axId val="273243520"/>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273261696"/>
        <c:crosses val="autoZero"/>
        <c:auto val="1"/>
        <c:lblAlgn val="ctr"/>
        <c:lblOffset val="100"/>
        <c:noMultiLvlLbl val="0"/>
      </c:catAx>
      <c:valAx>
        <c:axId val="273261696"/>
        <c:scaling>
          <c:orientation val="minMax"/>
          <c:max val="5"/>
        </c:scaling>
        <c:delete val="0"/>
        <c:axPos val="t"/>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273243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0.57919</cdr:x>
      <cdr:y>0.50224</cdr:y>
    </cdr:from>
    <cdr:to>
      <cdr:x>0.78991</cdr:x>
      <cdr:y>0.68676</cdr:y>
    </cdr:to>
    <cdr:sp macro="" textlink="">
      <cdr:nvSpPr>
        <cdr:cNvPr id="2" name="TextBox 1">
          <a:extLst xmlns:a="http://schemas.openxmlformats.org/drawingml/2006/main">
            <a:ext uri="{FF2B5EF4-FFF2-40B4-BE49-F238E27FC236}">
              <a16:creationId xmlns:a16="http://schemas.microsoft.com/office/drawing/2014/main" id="{EA39736B-F749-4080-B548-1D050D61A166}"/>
            </a:ext>
          </a:extLst>
        </cdr:cNvPr>
        <cdr:cNvSpPr txBox="1"/>
      </cdr:nvSpPr>
      <cdr:spPr>
        <a:xfrm xmlns:a="http://schemas.openxmlformats.org/drawingml/2006/main">
          <a:off x="2204510" y="1148114"/>
          <a:ext cx="802040" cy="42181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900">
              <a:latin typeface="Times New Roman" panose="02020603050405020304" pitchFamily="18" charset="0"/>
              <a:cs typeface="Times New Roman" panose="02020603050405020304" pitchFamily="18" charset="0"/>
            </a:rPr>
            <a:t>Age group,</a:t>
          </a:r>
          <a:r>
            <a:rPr lang="en-US" sz="900" baseline="0">
              <a:latin typeface="Times New Roman" panose="02020603050405020304" pitchFamily="18" charset="0"/>
              <a:cs typeface="Times New Roman" panose="02020603050405020304" pitchFamily="18" charset="0"/>
            </a:rPr>
            <a:t> 15 to 24 years</a:t>
          </a:r>
          <a:endParaRPr lang="en-US" sz="900">
            <a:latin typeface="Times New Roman" panose="02020603050405020304" pitchFamily="18" charset="0"/>
            <a:cs typeface="Times New Roman" panose="02020603050405020304" pitchFamily="18"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283A6-66C8-42CD-A953-8321449EC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1</Pages>
  <Words>47102</Words>
  <Characters>268485</Characters>
  <Application>Microsoft Office Word</Application>
  <DocSecurity>0</DocSecurity>
  <Lines>2237</Lines>
  <Paragraphs>629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Ajit Zacharias</dc:creator>
  <cp:keywords/>
  <dc:description/>
  <cp:lastModifiedBy>Fernando Rios-Avila</cp:lastModifiedBy>
  <cp:revision>15</cp:revision>
  <dcterms:created xsi:type="dcterms:W3CDTF">2024-02-07T19:52:00Z</dcterms:created>
  <dcterms:modified xsi:type="dcterms:W3CDTF">2024-02-16T18:20:00Z</dcterms:modified>
</cp:coreProperties>
</file>